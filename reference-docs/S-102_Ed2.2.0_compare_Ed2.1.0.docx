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56C18" w14:textId="12C8BB84" w:rsidR="009D512D" w:rsidRPr="008C7844" w:rsidRDefault="00A15663" w:rsidP="00AC3760">
      <w:pPr>
        <w:spacing w:after="0" w:line="259" w:lineRule="auto"/>
        <w:jc w:val="left"/>
        <w:rPr>
          <w:lang w:val="en-GB"/>
        </w:rPr>
      </w:pPr>
      <w:r>
        <w:rPr>
          <w:lang w:val="de-DE"/>
          <w:rPrChange w:id="0" w:author="Daniel Rohde" w:date="2022-12-20T00:06:00Z">
            <w:rPr>
              <w:lang w:val="fr-FR"/>
            </w:rPr>
          </w:rPrChange>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8552B4" w:rsidRPr="00A275C8" w:rsidRDefault="008552B4"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8552B4" w:rsidRDefault="008552B4"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59DCE01B"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098E4DD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334C14E2" w14:textId="6CB95F16" w:rsidR="008552B4" w:rsidRPr="00FD27EE" w:rsidRDefault="008552B4"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del w:id="1" w:author="Daniel Rohde" w:date="2022-12-20T00:06:00Z">
                                <w:r w:rsidR="007542E0" w:rsidRPr="000E796C">
                                  <w:rPr>
                                    <w:rFonts w:ascii="Arial" w:hAnsi="Arial" w:cs="HelveticaNeueLT Std Med"/>
                                    <w:b/>
                                    <w:color w:val="00004C"/>
                                    <w:sz w:val="28"/>
                                    <w:szCs w:val="28"/>
                                  </w:rPr>
                                  <w:delText>1</w:delText>
                                </w:r>
                              </w:del>
                              <w:ins w:id="2" w:author="Daniel Rohde" w:date="2022-12-20T00:06:00Z">
                                <w:r>
                                  <w:rPr>
                                    <w:rFonts w:ascii="Arial" w:hAnsi="Arial" w:cs="HelveticaNeueLT Std Med"/>
                                    <w:b/>
                                    <w:color w:val="00004C"/>
                                    <w:sz w:val="28"/>
                                    <w:szCs w:val="28"/>
                                  </w:rPr>
                                  <w:t>2</w:t>
                                </w:r>
                              </w:ins>
                              <w:r w:rsidRPr="00194C42">
                                <w:rPr>
                                  <w:rFonts w:ascii="Arial" w:hAnsi="Arial" w:cs="HelveticaNeueLT Std Med"/>
                                  <w:b/>
                                  <w:color w:val="00004C"/>
                                  <w:sz w:val="28"/>
                                  <w:szCs w:val="28"/>
                                </w:rPr>
                                <w:t xml:space="preserve">.0 – </w:t>
                              </w:r>
                              <w:del w:id="3" w:author="Daniel Rohde" w:date="2022-12-20T00:06:00Z">
                                <w:r w:rsidR="000B0D1F">
                                  <w:rPr>
                                    <w:rFonts w:ascii="Arial" w:hAnsi="Arial" w:cs="HelveticaNeueLT Std Med"/>
                                    <w:b/>
                                    <w:color w:val="00004C"/>
                                    <w:sz w:val="28"/>
                                    <w:szCs w:val="28"/>
                                  </w:rPr>
                                  <w:delText>October</w:delText>
                                </w:r>
                              </w:del>
                              <w:ins w:id="4" w:author="Daniel Rohde" w:date="2022-12-20T00:06:00Z">
                                <w:r>
                                  <w:rPr>
                                    <w:rFonts w:ascii="Arial" w:hAnsi="Arial" w:cs="HelveticaNeueLT Std Med"/>
                                    <w:b/>
                                    <w:color w:val="00004C"/>
                                    <w:sz w:val="28"/>
                                    <w:szCs w:val="28"/>
                                  </w:rPr>
                                  <w:t>December</w:t>
                                </w:r>
                              </w:ins>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43AE6DF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15BCA872" w14:textId="77777777" w:rsidR="008552B4" w:rsidRPr="00FD27EE" w:rsidRDefault="008552B4"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&#13;&#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" fillcolor="#f1eaca" stroked="f" strokeweight=".5pt">
                  <v:textbox style="mso-fit-shape-to-text:t" inset="5mm,8mm,5mm,8mm">
                    <w:txbxContent>
                      <w:p w14:paraId="5395F0F4" w14:textId="77777777" w:rsidR="008552B4" w:rsidRPr="00A275C8" w:rsidRDefault="008552B4"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">
                  <v:imagedata r:id="rId12"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">
                  <v:imagedata r:id="rId13"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">
                  <v:imagedata r:id="rId14"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" fillcolor="#00ac9e" stroked="f" strokeweight=".5pt">
                  <v:textbox inset="5mm,5mm,5mm,5mm">
                    <w:txbxContent>
                      <w:p w14:paraId="37FF8C9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" fillcolor="window" strokecolor="#001532" strokeweight=".5pt">
                  <v:textbox inset="10mm,10mm,10mm,10mm">
                    <w:txbxContent>
                      <w:p w14:paraId="0C519CD2" w14:textId="77777777" w:rsidR="008552B4" w:rsidRDefault="008552B4"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59DCE01B"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098E4DD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334C14E2" w14:textId="6CB95F16" w:rsidR="008552B4" w:rsidRPr="00FD27EE" w:rsidRDefault="008552B4"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del w:id="5" w:author="Daniel Rohde" w:date="2022-12-20T00:06:00Z">
                          <w:r w:rsidR="007542E0" w:rsidRPr="000E796C">
                            <w:rPr>
                              <w:rFonts w:ascii="Arial" w:hAnsi="Arial" w:cs="HelveticaNeueLT Std Med"/>
                              <w:b/>
                              <w:color w:val="00004C"/>
                              <w:sz w:val="28"/>
                              <w:szCs w:val="28"/>
                            </w:rPr>
                            <w:delText>1</w:delText>
                          </w:r>
                        </w:del>
                        <w:ins w:id="6" w:author="Daniel Rohde" w:date="2022-12-20T00:06:00Z">
                          <w:r>
                            <w:rPr>
                              <w:rFonts w:ascii="Arial" w:hAnsi="Arial" w:cs="HelveticaNeueLT Std Med"/>
                              <w:b/>
                              <w:color w:val="00004C"/>
                              <w:sz w:val="28"/>
                              <w:szCs w:val="28"/>
                            </w:rPr>
                            <w:t>2</w:t>
                          </w:r>
                        </w:ins>
                        <w:r w:rsidRPr="00194C42">
                          <w:rPr>
                            <w:rFonts w:ascii="Arial" w:hAnsi="Arial" w:cs="HelveticaNeueLT Std Med"/>
                            <w:b/>
                            <w:color w:val="00004C"/>
                            <w:sz w:val="28"/>
                            <w:szCs w:val="28"/>
                          </w:rPr>
                          <w:t xml:space="preserve">.0 – </w:t>
                        </w:r>
                        <w:del w:id="7" w:author="Daniel Rohde" w:date="2022-12-20T00:06:00Z">
                          <w:r w:rsidR="000B0D1F">
                            <w:rPr>
                              <w:rFonts w:ascii="Arial" w:hAnsi="Arial" w:cs="HelveticaNeueLT Std Med"/>
                              <w:b/>
                              <w:color w:val="00004C"/>
                              <w:sz w:val="28"/>
                              <w:szCs w:val="28"/>
                            </w:rPr>
                            <w:delText>October</w:delText>
                          </w:r>
                        </w:del>
                        <w:ins w:id="8" w:author="Daniel Rohde" w:date="2022-12-20T00:06:00Z">
                          <w:r>
                            <w:rPr>
                              <w:rFonts w:ascii="Arial" w:hAnsi="Arial" w:cs="HelveticaNeueLT Std Med"/>
                              <w:b/>
                              <w:color w:val="00004C"/>
                              <w:sz w:val="28"/>
                              <w:szCs w:val="28"/>
                            </w:rPr>
                            <w:t>December</w:t>
                          </w:r>
                        </w:ins>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43AE6DF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15BCA872" w14:textId="77777777" w:rsidR="008552B4" w:rsidRPr="00FD27EE" w:rsidRDefault="008552B4"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52509049" w14:textId="77777777" w:rsidR="00AC3760" w:rsidRPr="008C7844" w:rsidRDefault="00AC3760">
      <w:pPr>
        <w:spacing w:after="160" w:line="259" w:lineRule="auto"/>
        <w:jc w:val="left"/>
        <w:rPr>
          <w:lang w:val="en-GB"/>
        </w:rPr>
      </w:pPr>
      <w:r w:rsidRPr="008C7844">
        <w:rPr>
          <w:lang w:val="en-GB"/>
        </w:rPr>
        <w:br w:type="page"/>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D30C6F">
        <w:trPr>
          <w:trHeight w:val="459"/>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6FB31C71" w:rsidR="009D512D" w:rsidRPr="00D30C6F" w:rsidRDefault="00AC251D" w:rsidP="000E796C">
            <w:pPr>
              <w:spacing w:after="0" w:line="259" w:lineRule="auto"/>
              <w:ind w:left="17"/>
              <w:jc w:val="center"/>
              <w:rPr>
                <w:szCs w:val="20"/>
                <w:lang w:val="en-GB"/>
              </w:rPr>
            </w:pPr>
            <w:r w:rsidRPr="00D30C6F">
              <w:rPr>
                <w:szCs w:val="20"/>
                <w:lang w:val="en-GB"/>
              </w:rPr>
              <w:lastRenderedPageBreak/>
              <w:t xml:space="preserve">© Copyright International Hydrographic Organization </w:t>
            </w:r>
            <w:r w:rsidR="00D70D7F" w:rsidRPr="00D30C6F">
              <w:rPr>
                <w:szCs w:val="20"/>
                <w:lang w:val="en-GB"/>
              </w:rPr>
              <w:t>202</w:t>
            </w:r>
            <w:r w:rsidR="000E796C" w:rsidRPr="00D30C6F">
              <w:rPr>
                <w:szCs w:val="20"/>
                <w:lang w:val="en-GB"/>
              </w:rPr>
              <w:t>2</w:t>
            </w:r>
            <w:r w:rsidR="00D70D7F" w:rsidRPr="00D30C6F">
              <w:rPr>
                <w:szCs w:val="20"/>
                <w:lang w:val="en-GB"/>
              </w:rPr>
              <w:t xml:space="preserve"> </w:t>
            </w:r>
          </w:p>
        </w:tc>
      </w:tr>
      <w:tr w:rsidR="009D512D" w:rsidRPr="008C7844" w14:paraId="73556714" w14:textId="77777777" w:rsidTr="00D30C6F">
        <w:trPr>
          <w:trHeight w:val="1717"/>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D30C6F" w:rsidRDefault="00AC251D" w:rsidP="002B2AC3">
            <w:pPr>
              <w:spacing w:after="0" w:line="259" w:lineRule="auto"/>
              <w:ind w:right="56"/>
              <w:rPr>
                <w:szCs w:val="20"/>
                <w:lang w:val="en-GB"/>
              </w:rPr>
            </w:pPr>
            <w:r w:rsidRPr="00D30C6F">
              <w:rPr>
                <w:szCs w:val="20"/>
                <w:lang w:val="en-GB"/>
              </w:rPr>
              <w:t xml:space="preserve">This work is copyright. Apart from any use permitted in accordance with the </w:t>
            </w:r>
            <w:hyperlink r:id="rId15">
              <w:r w:rsidRPr="00D30C6F">
                <w:rPr>
                  <w:szCs w:val="20"/>
                  <w:lang w:val="en-GB"/>
                </w:rPr>
                <w:t xml:space="preserve">Berne Convention </w:t>
              </w:r>
            </w:hyperlink>
            <w:hyperlink r:id="rId16">
              <w:r w:rsidRPr="00D30C6F">
                <w:rPr>
                  <w:szCs w:val="20"/>
                  <w:lang w:val="en-GB"/>
                </w:rPr>
                <w:t>for the Protection of Literary and Artistic Works</w:t>
              </w:r>
            </w:hyperlink>
            <w:hyperlink r:id="rId17">
              <w:r w:rsidRPr="00D30C6F">
                <w:rPr>
                  <w:szCs w:val="20"/>
                  <w:lang w:val="en-GB"/>
                </w:rPr>
                <w:t xml:space="preserve"> </w:t>
              </w:r>
            </w:hyperlink>
            <w:r w:rsidRPr="00D30C6F">
              <w:rPr>
                <w:szCs w:val="20"/>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D30C6F">
        <w:trPr>
          <w:trHeight w:val="979"/>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D30C6F" w:rsidRDefault="00AC251D" w:rsidP="002B2AC3">
            <w:pPr>
              <w:spacing w:after="0" w:line="259" w:lineRule="auto"/>
              <w:ind w:right="65"/>
              <w:rPr>
                <w:szCs w:val="20"/>
                <w:lang w:val="en-GB"/>
              </w:rPr>
            </w:pPr>
            <w:r w:rsidRPr="00D30C6F">
              <w:rPr>
                <w:szCs w:val="20"/>
                <w:lang w:val="en-GB"/>
              </w:rPr>
              <w:t xml:space="preserve">This document or partial material from this document may be translated, </w:t>
            </w:r>
            <w:proofErr w:type="gramStart"/>
            <w:r w:rsidRPr="00D30C6F">
              <w:rPr>
                <w:szCs w:val="20"/>
                <w:lang w:val="en-GB"/>
              </w:rPr>
              <w:t>reproduced</w:t>
            </w:r>
            <w:proofErr w:type="gramEnd"/>
            <w:r w:rsidRPr="00D30C6F">
              <w:rPr>
                <w:szCs w:val="20"/>
                <w:lang w:val="en-GB"/>
              </w:rPr>
              <w:t xml:space="preserve">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D30C6F">
        <w:trPr>
          <w:trHeight w:val="572"/>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D30C6F" w:rsidRDefault="00AC251D" w:rsidP="002B2AC3">
            <w:pPr>
              <w:spacing w:after="0" w:line="259" w:lineRule="auto"/>
              <w:jc w:val="left"/>
              <w:rPr>
                <w:szCs w:val="20"/>
                <w:lang w:val="en-GB"/>
              </w:rPr>
            </w:pPr>
            <w:proofErr w:type="gramStart"/>
            <w:r w:rsidRPr="00D30C6F">
              <w:rPr>
                <w:szCs w:val="20"/>
                <w:lang w:val="en-GB"/>
              </w:rPr>
              <w:t>In the event that</w:t>
            </w:r>
            <w:proofErr w:type="gramEnd"/>
            <w:r w:rsidRPr="00D30C6F">
              <w:rPr>
                <w:szCs w:val="20"/>
                <w:lang w:val="en-GB"/>
              </w:rPr>
              <w:t xml:space="preserve"> this document or partial material from this document is reproduced, translated or distributed under the terms described above, the following statements are to be included: </w:t>
            </w:r>
          </w:p>
        </w:tc>
      </w:tr>
      <w:tr w:rsidR="009D512D" w:rsidRPr="008C7844" w14:paraId="4892FB61" w14:textId="77777777" w:rsidTr="00D30C6F">
        <w:trPr>
          <w:trHeight w:val="1576"/>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01BF10F8" w:rsidR="009D512D" w:rsidRPr="00D30C6F" w:rsidRDefault="00AC251D" w:rsidP="002B2AC3">
            <w:pPr>
              <w:spacing w:after="0" w:line="259" w:lineRule="auto"/>
              <w:ind w:left="283" w:right="589"/>
              <w:rPr>
                <w:rFonts w:asciiTheme="minorHAnsi" w:hAnsiTheme="minorHAnsi" w:cstheme="minorHAnsi"/>
                <w:szCs w:val="20"/>
                <w:lang w:val="en-GB"/>
              </w:rPr>
            </w:pPr>
            <w:r w:rsidRPr="00D30C6F">
              <w:rPr>
                <w:rFonts w:asciiTheme="minorHAnsi" w:eastAsia="Calibri" w:hAnsiTheme="minorHAnsi" w:cstheme="minorHAnsi"/>
                <w:i/>
                <w:szCs w:val="20"/>
                <w:lang w:val="en-GB"/>
              </w:rPr>
              <w:t>“Material from IHO publication [reference to extract: Title, Edition] is reproduced with the permission of the IHO Secretariat (Permission No …</w:t>
            </w:r>
            <w:proofErr w:type="gramStart"/>
            <w:r w:rsidRPr="00D30C6F">
              <w:rPr>
                <w:rFonts w:asciiTheme="minorHAnsi" w:eastAsia="Calibri" w:hAnsiTheme="minorHAnsi" w:cstheme="minorHAnsi"/>
                <w:i/>
                <w:szCs w:val="20"/>
                <w:lang w:val="en-GB"/>
              </w:rPr>
              <w:t>…./</w:t>
            </w:r>
            <w:proofErr w:type="gramEnd"/>
            <w:r w:rsidRPr="00D30C6F">
              <w:rPr>
                <w:rFonts w:asciiTheme="minorHAnsi" w:eastAsia="Calibri" w:hAnsiTheme="minorHAnsi" w:cstheme="minorHAnsi"/>
                <w:i/>
                <w:szCs w:val="20"/>
                <w:lang w:val="en-GB"/>
              </w:rPr>
              <w:t>…) acting for the International Hydrographic Organization (IHO), which does not accept responsibility for the correctness of the material as reproduced: in case of doubt, the IHO’s authentic text shall prevail.</w:t>
            </w:r>
            <w:r w:rsidR="00695424" w:rsidRPr="00D30C6F">
              <w:rPr>
                <w:rFonts w:asciiTheme="minorHAnsi" w:eastAsia="Calibri" w:hAnsiTheme="minorHAnsi" w:cstheme="minorHAnsi"/>
                <w:i/>
                <w:szCs w:val="20"/>
                <w:lang w:val="en-GB"/>
              </w:rPr>
              <w:t xml:space="preserve">  </w:t>
            </w:r>
            <w:r w:rsidRPr="00D30C6F">
              <w:rPr>
                <w:rFonts w:asciiTheme="minorHAnsi" w:eastAsia="Calibri" w:hAnsiTheme="minorHAnsi" w:cstheme="minorHAnsi"/>
                <w:i/>
                <w:szCs w:val="20"/>
                <w:lang w:val="en-GB"/>
              </w:rPr>
              <w:t>The incorporation of material sourced from IHO shall not be construed as constituting an endorsement by IHO of this product.”</w:t>
            </w:r>
            <w:r w:rsidR="00695424" w:rsidRPr="00D30C6F">
              <w:rPr>
                <w:rFonts w:asciiTheme="minorHAnsi" w:eastAsia="Calibri" w:hAnsiTheme="minorHAnsi" w:cstheme="minorHAnsi"/>
                <w:i/>
                <w:szCs w:val="20"/>
                <w:lang w:val="en-GB"/>
              </w:rPr>
              <w:t xml:space="preserve"> </w:t>
            </w:r>
          </w:p>
        </w:tc>
      </w:tr>
      <w:tr w:rsidR="009D512D" w:rsidRPr="008C7844" w14:paraId="2AE64F14" w14:textId="77777777" w:rsidTr="00D30C6F">
        <w:trPr>
          <w:trHeight w:val="1432"/>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D30C6F" w:rsidRDefault="00AC251D" w:rsidP="002B2AC3">
            <w:pPr>
              <w:spacing w:after="116" w:line="242" w:lineRule="auto"/>
              <w:ind w:left="283" w:right="394"/>
              <w:jc w:val="left"/>
              <w:rPr>
                <w:rFonts w:asciiTheme="minorHAnsi" w:hAnsiTheme="minorHAnsi" w:cstheme="minorHAnsi"/>
                <w:szCs w:val="20"/>
                <w:lang w:val="en-GB"/>
              </w:rPr>
            </w:pPr>
            <w:r w:rsidRPr="00D30C6F">
              <w:rPr>
                <w:rFonts w:asciiTheme="minorHAnsi" w:eastAsia="Calibri" w:hAnsiTheme="minorHAnsi" w:cstheme="minorHAnsi"/>
                <w:i/>
                <w:szCs w:val="20"/>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D30C6F" w:rsidRDefault="00AC251D" w:rsidP="002B2AC3">
            <w:pPr>
              <w:spacing w:after="122" w:line="239" w:lineRule="auto"/>
              <w:ind w:left="50"/>
              <w:rPr>
                <w:szCs w:val="20"/>
                <w:lang w:val="en-GB"/>
              </w:rPr>
            </w:pPr>
            <w:r w:rsidRPr="00D30C6F">
              <w:rPr>
                <w:szCs w:val="20"/>
                <w:lang w:val="en-GB"/>
              </w:rPr>
              <w:t xml:space="preserve">The IHO Logo or other identifiers shall not be used in any derived product without prior written permission from the IHO Secretariat. </w:t>
            </w:r>
          </w:p>
          <w:p w14:paraId="194944EF" w14:textId="77777777" w:rsidR="009D512D" w:rsidRPr="00D30C6F" w:rsidRDefault="00AC251D" w:rsidP="002B2AC3">
            <w:pPr>
              <w:spacing w:after="0" w:line="259" w:lineRule="auto"/>
              <w:ind w:left="283"/>
              <w:jc w:val="left"/>
              <w:rPr>
                <w:szCs w:val="20"/>
                <w:lang w:val="en-GB"/>
              </w:rPr>
            </w:pPr>
            <w:r w:rsidRPr="00D30C6F">
              <w:rPr>
                <w:szCs w:val="20"/>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627AD61D" w14:textId="77777777"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lastRenderedPageBreak/>
        <w:t>Contents</w:t>
      </w:r>
    </w:p>
    <w:p w14:paraId="04B7B88C" w14:textId="77777777" w:rsidR="00FC754C" w:rsidRPr="004F1F81" w:rsidRDefault="00F57CB1" w:rsidP="004F1F81">
      <w:pPr>
        <w:pStyle w:val="TOC1"/>
        <w:rPr>
          <w:rFonts w:eastAsiaTheme="minorEastAsia"/>
          <w:b w:val="0"/>
          <w:color w:val="auto"/>
          <w:lang w:val="fr-FR" w:eastAsia="fr-FR"/>
        </w:rPr>
      </w:pPr>
      <w:r w:rsidRPr="004F1F81">
        <w:rPr>
          <w:b w:val="0"/>
          <w:bCs/>
          <w:lang w:val="en-GB"/>
        </w:rPr>
        <w:fldChar w:fldCharType="begin"/>
      </w:r>
      <w:r w:rsidRPr="004F1F81">
        <w:rPr>
          <w:b w:val="0"/>
          <w:bCs/>
          <w:lang w:val="en-GB"/>
        </w:rPr>
        <w:instrText xml:space="preserve"> TOC \o "1-3" \h \z \u </w:instrText>
      </w:r>
      <w:r w:rsidRPr="004F1F81">
        <w:rPr>
          <w:b w:val="0"/>
          <w:bCs/>
          <w:lang w:val="en-GB"/>
        </w:rPr>
        <w:fldChar w:fldCharType="separate"/>
      </w:r>
      <w:hyperlink w:anchor="_Toc105509172" w:history="1">
        <w:r w:rsidR="00FC754C" w:rsidRPr="004F1F81">
          <w:rPr>
            <w:rStyle w:val="Hyperlink"/>
            <w:b w:val="0"/>
            <w:szCs w:val="20"/>
            <w:lang w:val="en-GB"/>
          </w:rPr>
          <w:t>1</w:t>
        </w:r>
        <w:r w:rsidR="00FC754C" w:rsidRPr="004F1F81">
          <w:rPr>
            <w:rFonts w:eastAsiaTheme="minorEastAsia"/>
            <w:b w:val="0"/>
            <w:color w:val="auto"/>
            <w:lang w:val="fr-FR" w:eastAsia="fr-FR"/>
          </w:rPr>
          <w:tab/>
        </w:r>
        <w:r w:rsidR="00FC754C" w:rsidRPr="004F1F81">
          <w:rPr>
            <w:rStyle w:val="Hyperlink"/>
            <w:b w:val="0"/>
            <w:szCs w:val="20"/>
            <w:lang w:val="en-GB"/>
          </w:rPr>
          <w:t>Overview</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_Toc105509172 \h </w:instrText>
        </w:r>
        <w:r w:rsidR="00FC754C" w:rsidRPr="004F1F81">
          <w:rPr>
            <w:b w:val="0"/>
            <w:webHidden/>
          </w:rPr>
        </w:r>
        <w:r w:rsidR="00FC754C" w:rsidRPr="004F1F81">
          <w:rPr>
            <w:b w:val="0"/>
            <w:webHidden/>
          </w:rPr>
          <w:fldChar w:fldCharType="separate"/>
        </w:r>
        <w:r w:rsidR="00D55292">
          <w:rPr>
            <w:b w:val="0"/>
            <w:webHidden/>
          </w:rPr>
          <w:t>1</w:t>
        </w:r>
        <w:r w:rsidR="00FC754C" w:rsidRPr="004F1F81">
          <w:rPr>
            <w:b w:val="0"/>
            <w:webHidden/>
          </w:rPr>
          <w:fldChar w:fldCharType="end"/>
        </w:r>
      </w:hyperlink>
    </w:p>
    <w:p w14:paraId="172F7C73" w14:textId="687A2EB4" w:rsidR="00FC754C" w:rsidRPr="004F1F81" w:rsidRDefault="00000000" w:rsidP="00FC754C">
      <w:pPr>
        <w:pStyle w:val="TOC2"/>
        <w:rPr>
          <w:rFonts w:eastAsiaTheme="minorEastAsia"/>
          <w:noProof/>
          <w:color w:val="auto"/>
          <w:szCs w:val="20"/>
          <w:lang w:val="fr-FR" w:eastAsia="fr-FR"/>
        </w:rPr>
      </w:pPr>
      <w:hyperlink w:anchor="_Toc105509173" w:history="1">
        <w:r w:rsidR="00FC754C" w:rsidRPr="004F1F81">
          <w:rPr>
            <w:rStyle w:val="Hyperlink"/>
            <w:noProof/>
            <w:szCs w:val="20"/>
            <w:lang w:val="en-GB"/>
          </w:rPr>
          <w:t>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_Toc105509173 \h </w:instrText>
        </w:r>
        <w:r w:rsidR="00FC754C" w:rsidRPr="004F1F81">
          <w:rPr>
            <w:noProof/>
            <w:webHidden/>
            <w:szCs w:val="20"/>
          </w:rPr>
        </w:r>
        <w:r w:rsidR="00FC754C" w:rsidRPr="004F1F81">
          <w:rPr>
            <w:noProof/>
            <w:webHidden/>
            <w:szCs w:val="20"/>
          </w:rPr>
          <w:fldChar w:fldCharType="separate"/>
        </w:r>
        <w:r w:rsidR="00D55292">
          <w:rPr>
            <w:noProof/>
            <w:webHidden/>
            <w:szCs w:val="20"/>
          </w:rPr>
          <w:t>1</w:t>
        </w:r>
        <w:r w:rsidR="00FC754C" w:rsidRPr="004F1F81">
          <w:rPr>
            <w:noProof/>
            <w:webHidden/>
            <w:szCs w:val="20"/>
          </w:rPr>
          <w:fldChar w:fldCharType="end"/>
        </w:r>
      </w:hyperlink>
    </w:p>
    <w:p w14:paraId="13C5F3FD" w14:textId="77777777" w:rsidR="00FC754C" w:rsidRPr="004F1F81" w:rsidRDefault="00000000" w:rsidP="00FC754C">
      <w:pPr>
        <w:pStyle w:val="TOC2"/>
        <w:rPr>
          <w:rFonts w:eastAsiaTheme="minorEastAsia"/>
          <w:noProof/>
          <w:color w:val="auto"/>
          <w:szCs w:val="20"/>
          <w:lang w:val="fr-FR" w:eastAsia="fr-FR"/>
        </w:rPr>
      </w:pPr>
      <w:hyperlink w:anchor="_Toc105509174" w:history="1">
        <w:r w:rsidR="00FC754C" w:rsidRPr="004F1F81">
          <w:rPr>
            <w:rStyle w:val="Hyperlink"/>
            <w:noProof/>
            <w:szCs w:val="20"/>
            <w:lang w:val="en-GB"/>
          </w:rPr>
          <w:t>1.2</w:t>
        </w:r>
        <w:r w:rsidR="00FC754C" w:rsidRPr="004F1F81">
          <w:rPr>
            <w:rFonts w:eastAsiaTheme="minorEastAsia"/>
            <w:noProof/>
            <w:color w:val="auto"/>
            <w:szCs w:val="20"/>
            <w:lang w:val="fr-FR" w:eastAsia="fr-FR"/>
          </w:rPr>
          <w:tab/>
        </w:r>
        <w:r w:rsidR="00FC754C" w:rsidRPr="004F1F81">
          <w:rPr>
            <w:rStyle w:val="Hyperlink"/>
            <w:noProof/>
            <w:szCs w:val="20"/>
            <w:lang w:val="en-GB"/>
          </w:rPr>
          <w:t>References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_Toc105509174 \h </w:instrText>
        </w:r>
        <w:r w:rsidR="00FC754C" w:rsidRPr="004F1F81">
          <w:rPr>
            <w:noProof/>
            <w:webHidden/>
            <w:szCs w:val="20"/>
          </w:rPr>
        </w:r>
        <w:r w:rsidR="00FC754C" w:rsidRPr="004F1F81">
          <w:rPr>
            <w:noProof/>
            <w:webHidden/>
            <w:szCs w:val="20"/>
          </w:rPr>
          <w:fldChar w:fldCharType="separate"/>
        </w:r>
        <w:r w:rsidR="00D55292">
          <w:rPr>
            <w:noProof/>
            <w:webHidden/>
            <w:szCs w:val="20"/>
          </w:rPr>
          <w:t>1</w:t>
        </w:r>
        <w:r w:rsidR="00FC754C" w:rsidRPr="004F1F81">
          <w:rPr>
            <w:noProof/>
            <w:webHidden/>
            <w:szCs w:val="20"/>
          </w:rPr>
          <w:fldChar w:fldCharType="end"/>
        </w:r>
      </w:hyperlink>
    </w:p>
    <w:p w14:paraId="2C2DEAD5" w14:textId="77777777" w:rsidR="00FC754C" w:rsidRPr="004F1F81" w:rsidRDefault="00000000" w:rsidP="00FC754C">
      <w:pPr>
        <w:pStyle w:val="TOC2"/>
        <w:rPr>
          <w:rFonts w:eastAsiaTheme="minorEastAsia"/>
          <w:noProof/>
          <w:color w:val="auto"/>
          <w:szCs w:val="20"/>
          <w:lang w:val="fr-FR" w:eastAsia="fr-FR"/>
        </w:rPr>
      </w:pPr>
      <w:hyperlink w:anchor="_Toc105509175" w:history="1">
        <w:r w:rsidR="00FC754C" w:rsidRPr="004F1F81">
          <w:rPr>
            <w:rStyle w:val="Hyperlink"/>
            <w:noProof/>
            <w:szCs w:val="20"/>
            <w:lang w:val="en-GB"/>
          </w:rPr>
          <w:t>1.3</w:t>
        </w:r>
        <w:r w:rsidR="00FC754C" w:rsidRPr="004F1F81">
          <w:rPr>
            <w:rFonts w:eastAsiaTheme="minorEastAsia"/>
            <w:noProof/>
            <w:color w:val="auto"/>
            <w:szCs w:val="20"/>
            <w:lang w:val="fr-FR" w:eastAsia="fr-FR"/>
          </w:rPr>
          <w:tab/>
        </w:r>
        <w:r w:rsidR="00FC754C" w:rsidRPr="004F1F81">
          <w:rPr>
            <w:rStyle w:val="Hyperlink"/>
            <w:noProof/>
            <w:szCs w:val="20"/>
            <w:lang w:val="en-GB"/>
          </w:rPr>
          <w:t>Terms, definitions and 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_Toc105509175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7896B083" w14:textId="77777777" w:rsidR="00FC754C" w:rsidRPr="004F1F81" w:rsidRDefault="00000000" w:rsidP="00FC754C">
      <w:pPr>
        <w:pStyle w:val="TOC3"/>
        <w:rPr>
          <w:rFonts w:eastAsiaTheme="minorEastAsia"/>
          <w:noProof/>
          <w:color w:val="auto"/>
          <w:szCs w:val="20"/>
          <w:lang w:val="fr-FR" w:eastAsia="fr-FR"/>
        </w:rPr>
      </w:pPr>
      <w:hyperlink w:anchor="_Toc105509179" w:history="1">
        <w:r w:rsidR="00FC754C" w:rsidRPr="004F1F81">
          <w:rPr>
            <w:rStyle w:val="Hyperlink"/>
            <w:noProof/>
            <w:szCs w:val="20"/>
            <w:lang w:val="en-GB"/>
          </w:rPr>
          <w:t>1.3.1</w:t>
        </w:r>
        <w:r w:rsidR="00FC754C" w:rsidRPr="004F1F81">
          <w:rPr>
            <w:rFonts w:eastAsiaTheme="minorEastAsia"/>
            <w:noProof/>
            <w:color w:val="auto"/>
            <w:szCs w:val="20"/>
            <w:lang w:val="fr-FR" w:eastAsia="fr-FR"/>
          </w:rPr>
          <w:tab/>
        </w:r>
        <w:r w:rsidR="00FC754C" w:rsidRPr="004F1F81">
          <w:rPr>
            <w:rStyle w:val="Hyperlink"/>
            <w:noProof/>
            <w:szCs w:val="20"/>
            <w:lang w:val="en-GB"/>
          </w:rPr>
          <w:t>Use of 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_Toc105509179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47FE8834" w14:textId="77777777" w:rsidR="00FC754C" w:rsidRPr="004F1F81" w:rsidRDefault="00000000" w:rsidP="00FC754C">
      <w:pPr>
        <w:pStyle w:val="TOC3"/>
        <w:rPr>
          <w:rFonts w:eastAsiaTheme="minorEastAsia"/>
          <w:noProof/>
          <w:color w:val="auto"/>
          <w:szCs w:val="20"/>
          <w:lang w:val="fr-FR" w:eastAsia="fr-FR"/>
        </w:rPr>
      </w:pPr>
      <w:hyperlink w:anchor="_Toc105509180" w:history="1">
        <w:r w:rsidR="00FC754C" w:rsidRPr="004F1F81">
          <w:rPr>
            <w:rStyle w:val="Hyperlink"/>
            <w:noProof/>
            <w:szCs w:val="20"/>
            <w:lang w:val="en-GB"/>
          </w:rPr>
          <w:t>1.3.2</w:t>
        </w:r>
        <w:r w:rsidR="00FC754C" w:rsidRPr="004F1F81">
          <w:rPr>
            <w:rFonts w:eastAsiaTheme="minorEastAsia"/>
            <w:noProof/>
            <w:color w:val="auto"/>
            <w:szCs w:val="20"/>
            <w:lang w:val="fr-FR" w:eastAsia="fr-FR"/>
          </w:rPr>
          <w:tab/>
        </w:r>
        <w:r w:rsidR="00FC754C" w:rsidRPr="004F1F81">
          <w:rPr>
            <w:rStyle w:val="Hyperlink"/>
            <w:noProof/>
            <w:szCs w:val="20"/>
            <w:lang w:val="en-GB"/>
          </w:rPr>
          <w:t>Terms and definitions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_Toc105509180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0ABBFB0D" w14:textId="77777777" w:rsidR="00FC754C" w:rsidRPr="004F1F81" w:rsidRDefault="00000000" w:rsidP="00FC754C">
      <w:pPr>
        <w:pStyle w:val="TOC3"/>
        <w:rPr>
          <w:rFonts w:eastAsiaTheme="minorEastAsia"/>
          <w:noProof/>
          <w:color w:val="auto"/>
          <w:szCs w:val="20"/>
          <w:lang w:val="fr-FR" w:eastAsia="fr-FR"/>
        </w:rPr>
      </w:pPr>
      <w:hyperlink w:anchor="_Toc105509181" w:history="1">
        <w:r w:rsidR="00FC754C" w:rsidRPr="004F1F81">
          <w:rPr>
            <w:rStyle w:val="Hyperlink"/>
            <w:noProof/>
            <w:szCs w:val="20"/>
            <w:lang w:val="en-GB"/>
          </w:rPr>
          <w:t>1.3.3</w:t>
        </w:r>
        <w:r w:rsidR="00FC754C" w:rsidRPr="004F1F81">
          <w:rPr>
            <w:rFonts w:eastAsiaTheme="minorEastAsia"/>
            <w:noProof/>
            <w:color w:val="auto"/>
            <w:szCs w:val="20"/>
            <w:lang w:val="fr-FR" w:eastAsia="fr-FR"/>
          </w:rPr>
          <w:tab/>
        </w:r>
        <w:r w:rsidR="00FC754C" w:rsidRPr="004F1F81">
          <w:rPr>
            <w:rStyle w:val="Hyperlink"/>
            <w:noProof/>
            <w:szCs w:val="20"/>
            <w:lang w:val="en-GB"/>
          </w:rPr>
          <w:t>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_Toc105509181 \h </w:instrText>
        </w:r>
        <w:r w:rsidR="00FC754C" w:rsidRPr="004F1F81">
          <w:rPr>
            <w:noProof/>
            <w:webHidden/>
            <w:szCs w:val="20"/>
          </w:rPr>
        </w:r>
        <w:r w:rsidR="00FC754C" w:rsidRPr="004F1F81">
          <w:rPr>
            <w:noProof/>
            <w:webHidden/>
            <w:szCs w:val="20"/>
          </w:rPr>
          <w:fldChar w:fldCharType="separate"/>
        </w:r>
        <w:r w:rsidR="00D55292">
          <w:rPr>
            <w:noProof/>
            <w:webHidden/>
            <w:szCs w:val="20"/>
          </w:rPr>
          <w:t>3</w:t>
        </w:r>
        <w:r w:rsidR="00FC754C" w:rsidRPr="004F1F81">
          <w:rPr>
            <w:noProof/>
            <w:webHidden/>
            <w:szCs w:val="20"/>
          </w:rPr>
          <w:fldChar w:fldCharType="end"/>
        </w:r>
      </w:hyperlink>
    </w:p>
    <w:p w14:paraId="689AD220" w14:textId="77777777" w:rsidR="00FC754C" w:rsidRPr="004F1F81" w:rsidRDefault="00000000" w:rsidP="00FC754C">
      <w:pPr>
        <w:pStyle w:val="TOC2"/>
        <w:rPr>
          <w:rFonts w:eastAsiaTheme="minorEastAsia"/>
          <w:noProof/>
          <w:color w:val="auto"/>
          <w:szCs w:val="20"/>
          <w:lang w:val="fr-FR" w:eastAsia="fr-FR"/>
        </w:rPr>
      </w:pPr>
      <w:hyperlink w:anchor="_Toc105509182" w:history="1">
        <w:r w:rsidR="00FC754C" w:rsidRPr="004F1F81">
          <w:rPr>
            <w:rStyle w:val="Hyperlink"/>
            <w:noProof/>
            <w:szCs w:val="20"/>
            <w:lang w:val="en-GB"/>
          </w:rPr>
          <w:t>1.4</w:t>
        </w:r>
        <w:r w:rsidR="00FC754C" w:rsidRPr="004F1F81">
          <w:rPr>
            <w:rFonts w:eastAsiaTheme="minorEastAsia"/>
            <w:noProof/>
            <w:color w:val="auto"/>
            <w:szCs w:val="20"/>
            <w:lang w:val="fr-FR" w:eastAsia="fr-FR"/>
          </w:rPr>
          <w:tab/>
        </w:r>
        <w:r w:rsidR="00FC754C" w:rsidRPr="004F1F81">
          <w:rPr>
            <w:rStyle w:val="Hyperlink"/>
            <w:noProof/>
            <w:szCs w:val="20"/>
          </w:rPr>
          <w:t>General S-102 data product description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_Toc105509182 \h </w:instrText>
        </w:r>
        <w:r w:rsidR="00FC754C" w:rsidRPr="004F1F81">
          <w:rPr>
            <w:noProof/>
            <w:webHidden/>
            <w:szCs w:val="20"/>
          </w:rPr>
        </w:r>
        <w:r w:rsidR="00FC754C" w:rsidRPr="004F1F81">
          <w:rPr>
            <w:noProof/>
            <w:webHidden/>
            <w:szCs w:val="20"/>
          </w:rPr>
          <w:fldChar w:fldCharType="separate"/>
        </w:r>
        <w:r w:rsidR="00D55292">
          <w:rPr>
            <w:noProof/>
            <w:webHidden/>
            <w:szCs w:val="20"/>
          </w:rPr>
          <w:t>4</w:t>
        </w:r>
        <w:r w:rsidR="00FC754C" w:rsidRPr="004F1F81">
          <w:rPr>
            <w:noProof/>
            <w:webHidden/>
            <w:szCs w:val="20"/>
          </w:rPr>
          <w:fldChar w:fldCharType="end"/>
        </w:r>
      </w:hyperlink>
    </w:p>
    <w:p w14:paraId="167BFC81" w14:textId="77777777" w:rsidR="00FC754C" w:rsidRPr="004F1F81" w:rsidRDefault="00000000" w:rsidP="00FC754C">
      <w:pPr>
        <w:pStyle w:val="TOC2"/>
        <w:rPr>
          <w:rFonts w:eastAsiaTheme="minorEastAsia"/>
          <w:noProof/>
          <w:color w:val="auto"/>
          <w:szCs w:val="20"/>
          <w:lang w:val="fr-FR" w:eastAsia="fr-FR"/>
        </w:rPr>
      </w:pPr>
      <w:hyperlink w:anchor="_Toc105509183" w:history="1">
        <w:r w:rsidR="00FC754C" w:rsidRPr="004F1F81">
          <w:rPr>
            <w:rStyle w:val="Hyperlink"/>
            <w:noProof/>
            <w:szCs w:val="20"/>
            <w:lang w:val="en-GB"/>
          </w:rPr>
          <w:t>1.5</w:t>
        </w:r>
        <w:r w:rsidR="00FC754C" w:rsidRPr="004F1F81">
          <w:rPr>
            <w:rFonts w:eastAsiaTheme="minorEastAsia"/>
            <w:noProof/>
            <w:color w:val="auto"/>
            <w:szCs w:val="20"/>
            <w:lang w:val="fr-FR" w:eastAsia="fr-FR"/>
          </w:rPr>
          <w:tab/>
        </w:r>
        <w:r w:rsidR="00FC754C" w:rsidRPr="004F1F81">
          <w:rPr>
            <w:rStyle w:val="Hyperlink"/>
            <w:noProof/>
            <w:szCs w:val="20"/>
            <w:lang w:val="en-GB"/>
          </w:rPr>
          <w:t>Product Specification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_Toc105509183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2D92A367" w14:textId="77777777" w:rsidR="00FC754C" w:rsidRPr="004F1F81" w:rsidRDefault="00000000" w:rsidP="00FC754C">
      <w:pPr>
        <w:pStyle w:val="TOC2"/>
        <w:rPr>
          <w:rFonts w:eastAsiaTheme="minorEastAsia"/>
          <w:noProof/>
          <w:color w:val="auto"/>
          <w:szCs w:val="20"/>
          <w:lang w:val="fr-FR" w:eastAsia="fr-FR"/>
        </w:rPr>
      </w:pPr>
      <w:hyperlink w:anchor="_Toc105509184" w:history="1">
        <w:r w:rsidR="00FC754C" w:rsidRPr="004F1F81">
          <w:rPr>
            <w:rStyle w:val="Hyperlink"/>
            <w:noProof/>
            <w:szCs w:val="20"/>
            <w:lang w:val="en-GB"/>
          </w:rPr>
          <w:t>1.6</w:t>
        </w:r>
        <w:r w:rsidR="00FC754C" w:rsidRPr="004F1F81">
          <w:rPr>
            <w:rFonts w:eastAsiaTheme="minorEastAsia"/>
            <w:noProof/>
            <w:color w:val="auto"/>
            <w:szCs w:val="20"/>
            <w:lang w:val="fr-FR" w:eastAsia="fr-FR"/>
          </w:rPr>
          <w:tab/>
        </w:r>
        <w:r w:rsidR="00FC754C" w:rsidRPr="004F1F81">
          <w:rPr>
            <w:rStyle w:val="Hyperlink"/>
            <w:noProof/>
            <w:szCs w:val="20"/>
            <w:lang w:val="en-GB"/>
          </w:rPr>
          <w:t>IHO Product Specification Maintenance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_Toc105509184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6D936548" w14:textId="77777777" w:rsidR="00FC754C" w:rsidRPr="004F1F81" w:rsidRDefault="00000000" w:rsidP="00FC754C">
      <w:pPr>
        <w:pStyle w:val="TOC3"/>
        <w:rPr>
          <w:rFonts w:eastAsiaTheme="minorEastAsia"/>
          <w:noProof/>
          <w:color w:val="auto"/>
          <w:szCs w:val="20"/>
          <w:lang w:val="fr-FR" w:eastAsia="fr-FR"/>
        </w:rPr>
      </w:pPr>
      <w:hyperlink w:anchor="_Toc105509185" w:history="1">
        <w:r w:rsidR="00FC754C" w:rsidRPr="004F1F81">
          <w:rPr>
            <w:rStyle w:val="Hyperlink"/>
            <w:noProof/>
            <w:szCs w:val="20"/>
            <w:lang w:val="en-GB"/>
          </w:rPr>
          <w:t>1.6.1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_Toc105509185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4AA16435" w14:textId="77777777" w:rsidR="00FC754C" w:rsidRPr="004F1F81" w:rsidRDefault="00000000" w:rsidP="00FC754C">
      <w:pPr>
        <w:pStyle w:val="TOC3"/>
        <w:rPr>
          <w:rFonts w:eastAsiaTheme="minorEastAsia"/>
          <w:noProof/>
          <w:color w:val="auto"/>
          <w:szCs w:val="20"/>
          <w:lang w:val="fr-FR" w:eastAsia="fr-FR"/>
        </w:rPr>
      </w:pPr>
      <w:hyperlink w:anchor="_Toc105509186" w:history="1">
        <w:r w:rsidR="00FC754C" w:rsidRPr="004F1F81">
          <w:rPr>
            <w:rStyle w:val="Hyperlink"/>
            <w:noProof/>
            <w:szCs w:val="20"/>
            <w:lang w:val="en-GB"/>
          </w:rPr>
          <w:t>1.6.2</w:t>
        </w:r>
        <w:r w:rsidR="00FC754C" w:rsidRPr="004F1F81">
          <w:rPr>
            <w:rFonts w:eastAsiaTheme="minorEastAsia"/>
            <w:noProof/>
            <w:color w:val="auto"/>
            <w:szCs w:val="20"/>
            <w:lang w:val="fr-FR" w:eastAsia="fr-FR"/>
          </w:rPr>
          <w:tab/>
        </w:r>
        <w:r w:rsidR="00FC754C" w:rsidRPr="004F1F81">
          <w:rPr>
            <w:rStyle w:val="Hyperlink"/>
            <w:noProof/>
            <w:szCs w:val="20"/>
            <w:lang w:val="en-GB"/>
          </w:rPr>
          <w:t>New Edition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_Toc105509186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2C8E1235" w14:textId="77777777" w:rsidR="00FC754C" w:rsidRPr="004F1F81" w:rsidRDefault="00000000" w:rsidP="00FC754C">
      <w:pPr>
        <w:pStyle w:val="TOC3"/>
        <w:rPr>
          <w:rFonts w:eastAsiaTheme="minorEastAsia"/>
          <w:noProof/>
          <w:color w:val="auto"/>
          <w:szCs w:val="20"/>
          <w:lang w:val="fr-FR" w:eastAsia="fr-FR"/>
        </w:rPr>
      </w:pPr>
      <w:hyperlink w:anchor="_Toc105509187" w:history="1">
        <w:r w:rsidR="00FC754C" w:rsidRPr="004F1F81">
          <w:rPr>
            <w:rStyle w:val="Hyperlink"/>
            <w:noProof/>
            <w:szCs w:val="20"/>
            <w:lang w:val="en-GB"/>
          </w:rPr>
          <w:t>1.6.3</w:t>
        </w:r>
        <w:r w:rsidR="00FC754C" w:rsidRPr="004F1F81">
          <w:rPr>
            <w:rFonts w:eastAsiaTheme="minorEastAsia"/>
            <w:noProof/>
            <w:color w:val="auto"/>
            <w:szCs w:val="20"/>
            <w:lang w:val="fr-FR" w:eastAsia="fr-FR"/>
          </w:rPr>
          <w:tab/>
        </w:r>
        <w:r w:rsidR="00FC754C" w:rsidRPr="004F1F81">
          <w:rPr>
            <w:rStyle w:val="Hyperlink"/>
            <w:noProof/>
            <w:szCs w:val="20"/>
            <w:lang w:val="en-GB"/>
          </w:rPr>
          <w:t>Revisions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_Toc105509187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615D43A2" w14:textId="77777777" w:rsidR="00FC754C" w:rsidRPr="004F1F81" w:rsidRDefault="00000000" w:rsidP="00FC754C">
      <w:pPr>
        <w:pStyle w:val="TOC3"/>
        <w:rPr>
          <w:rFonts w:eastAsiaTheme="minorEastAsia"/>
          <w:noProof/>
          <w:color w:val="auto"/>
          <w:szCs w:val="20"/>
          <w:lang w:val="fr-FR" w:eastAsia="fr-FR"/>
        </w:rPr>
      </w:pPr>
      <w:hyperlink w:anchor="_Toc105509188" w:history="1">
        <w:r w:rsidR="00FC754C" w:rsidRPr="004F1F81">
          <w:rPr>
            <w:rStyle w:val="Hyperlink"/>
            <w:noProof/>
            <w:szCs w:val="20"/>
            <w:lang w:val="en-GB"/>
          </w:rPr>
          <w:t>1.6.4</w:t>
        </w:r>
        <w:r w:rsidR="00FC754C" w:rsidRPr="004F1F81">
          <w:rPr>
            <w:rFonts w:eastAsiaTheme="minorEastAsia"/>
            <w:noProof/>
            <w:color w:val="auto"/>
            <w:szCs w:val="20"/>
            <w:lang w:val="fr-FR" w:eastAsia="fr-FR"/>
          </w:rPr>
          <w:tab/>
        </w:r>
        <w:r w:rsidR="00FC754C" w:rsidRPr="004F1F81">
          <w:rPr>
            <w:rStyle w:val="Hyperlink"/>
            <w:noProof/>
            <w:szCs w:val="20"/>
            <w:lang w:val="en-GB"/>
          </w:rPr>
          <w:t>Clarification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_Toc105509188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51F88986" w14:textId="77777777" w:rsidR="00FC754C" w:rsidRPr="004F1F81" w:rsidRDefault="00000000" w:rsidP="00FC754C">
      <w:pPr>
        <w:pStyle w:val="TOC3"/>
        <w:rPr>
          <w:rFonts w:eastAsiaTheme="minorEastAsia"/>
          <w:noProof/>
          <w:color w:val="auto"/>
          <w:szCs w:val="20"/>
          <w:lang w:val="fr-FR" w:eastAsia="fr-FR"/>
        </w:rPr>
      </w:pPr>
      <w:hyperlink w:anchor="_Toc105509189" w:history="1">
        <w:r w:rsidR="00FC754C" w:rsidRPr="004F1F81">
          <w:rPr>
            <w:rStyle w:val="Hyperlink"/>
            <w:noProof/>
            <w:szCs w:val="20"/>
            <w:lang w:val="en-GB"/>
          </w:rPr>
          <w:t>1.6.5</w:t>
        </w:r>
        <w:r w:rsidR="00FC754C" w:rsidRPr="004F1F81">
          <w:rPr>
            <w:rFonts w:eastAsiaTheme="minorEastAsia"/>
            <w:noProof/>
            <w:color w:val="auto"/>
            <w:szCs w:val="20"/>
            <w:lang w:val="fr-FR" w:eastAsia="fr-FR"/>
          </w:rPr>
          <w:tab/>
        </w:r>
        <w:r w:rsidR="00FC754C" w:rsidRPr="004F1F81">
          <w:rPr>
            <w:rStyle w:val="Hyperlink"/>
            <w:noProof/>
            <w:szCs w:val="20"/>
            <w:lang w:val="en-GB"/>
          </w:rPr>
          <w:t>Version Numbers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_Toc105509189 \h </w:instrText>
        </w:r>
        <w:r w:rsidR="00FC754C" w:rsidRPr="004F1F81">
          <w:rPr>
            <w:noProof/>
            <w:webHidden/>
            <w:szCs w:val="20"/>
          </w:rPr>
        </w:r>
        <w:r w:rsidR="00FC754C" w:rsidRPr="004F1F81">
          <w:rPr>
            <w:noProof/>
            <w:webHidden/>
            <w:szCs w:val="20"/>
          </w:rPr>
          <w:fldChar w:fldCharType="separate"/>
        </w:r>
        <w:r w:rsidR="00D55292">
          <w:rPr>
            <w:noProof/>
            <w:webHidden/>
            <w:szCs w:val="20"/>
          </w:rPr>
          <w:t>6</w:t>
        </w:r>
        <w:r w:rsidR="00FC754C" w:rsidRPr="004F1F81">
          <w:rPr>
            <w:noProof/>
            <w:webHidden/>
            <w:szCs w:val="20"/>
          </w:rPr>
          <w:fldChar w:fldCharType="end"/>
        </w:r>
      </w:hyperlink>
    </w:p>
    <w:p w14:paraId="46C0B431" w14:textId="77777777" w:rsidR="00FC754C" w:rsidRPr="004F1F81" w:rsidRDefault="00000000" w:rsidP="004F1F81">
      <w:pPr>
        <w:pStyle w:val="TOC1"/>
        <w:rPr>
          <w:rFonts w:eastAsiaTheme="minorEastAsia"/>
          <w:b w:val="0"/>
          <w:color w:val="auto"/>
          <w:lang w:val="fr-FR" w:eastAsia="fr-FR"/>
        </w:rPr>
      </w:pPr>
      <w:hyperlink w:anchor="_Toc105509190" w:history="1">
        <w:r w:rsidR="00FC754C" w:rsidRPr="004F1F81">
          <w:rPr>
            <w:rStyle w:val="Hyperlink"/>
            <w:b w:val="0"/>
            <w:szCs w:val="20"/>
            <w:lang w:val="en-GB"/>
          </w:rPr>
          <w:t>2</w:t>
        </w:r>
        <w:r w:rsidR="00FC754C" w:rsidRPr="004F1F81">
          <w:rPr>
            <w:rFonts w:eastAsiaTheme="minorEastAsia"/>
            <w:b w:val="0"/>
            <w:color w:val="auto"/>
            <w:lang w:val="fr-FR" w:eastAsia="fr-FR"/>
          </w:rPr>
          <w:tab/>
        </w:r>
        <w:r w:rsidR="00FC754C" w:rsidRPr="004F1F81">
          <w:rPr>
            <w:rStyle w:val="Hyperlink"/>
            <w:b w:val="0"/>
            <w:szCs w:val="20"/>
            <w:lang w:val="en-GB"/>
          </w:rPr>
          <w:t>Specification Scope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_Toc105509190 \h </w:instrText>
        </w:r>
        <w:r w:rsidR="00FC754C" w:rsidRPr="004F1F81">
          <w:rPr>
            <w:b w:val="0"/>
            <w:webHidden/>
          </w:rPr>
        </w:r>
        <w:r w:rsidR="00FC754C" w:rsidRPr="004F1F81">
          <w:rPr>
            <w:b w:val="0"/>
            <w:webHidden/>
          </w:rPr>
          <w:fldChar w:fldCharType="separate"/>
        </w:r>
        <w:r w:rsidR="00D55292">
          <w:rPr>
            <w:b w:val="0"/>
            <w:webHidden/>
          </w:rPr>
          <w:t>6</w:t>
        </w:r>
        <w:r w:rsidR="00FC754C" w:rsidRPr="004F1F81">
          <w:rPr>
            <w:b w:val="0"/>
            <w:webHidden/>
          </w:rPr>
          <w:fldChar w:fldCharType="end"/>
        </w:r>
      </w:hyperlink>
    </w:p>
    <w:p w14:paraId="69CDA5D2" w14:textId="77777777" w:rsidR="00FC754C" w:rsidRPr="004F1F81" w:rsidRDefault="00000000" w:rsidP="004F1F81">
      <w:pPr>
        <w:pStyle w:val="TOC1"/>
        <w:rPr>
          <w:rFonts w:eastAsiaTheme="minorEastAsia"/>
          <w:b w:val="0"/>
          <w:color w:val="auto"/>
          <w:lang w:val="fr-FR" w:eastAsia="fr-FR"/>
        </w:rPr>
      </w:pPr>
      <w:hyperlink w:anchor="_Toc105509191" w:history="1">
        <w:r w:rsidR="00FC754C" w:rsidRPr="004F1F81">
          <w:rPr>
            <w:rStyle w:val="Hyperlink"/>
            <w:b w:val="0"/>
            <w:szCs w:val="20"/>
            <w:lang w:val="en-GB"/>
          </w:rPr>
          <w:t>3</w:t>
        </w:r>
        <w:r w:rsidR="00FC754C" w:rsidRPr="004F1F81">
          <w:rPr>
            <w:rFonts w:eastAsiaTheme="minorEastAsia"/>
            <w:b w:val="0"/>
            <w:color w:val="auto"/>
            <w:lang w:val="fr-FR" w:eastAsia="fr-FR"/>
          </w:rPr>
          <w:tab/>
        </w:r>
        <w:r w:rsidR="00FC754C" w:rsidRPr="004F1F81">
          <w:rPr>
            <w:rStyle w:val="Hyperlink"/>
            <w:b w:val="0"/>
            <w:szCs w:val="20"/>
            <w:lang w:val="en-GB"/>
          </w:rPr>
          <w:t>Data Product Identification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_Toc105509191 \h </w:instrText>
        </w:r>
        <w:r w:rsidR="00FC754C" w:rsidRPr="004F1F81">
          <w:rPr>
            <w:b w:val="0"/>
            <w:webHidden/>
          </w:rPr>
        </w:r>
        <w:r w:rsidR="00FC754C" w:rsidRPr="004F1F81">
          <w:rPr>
            <w:b w:val="0"/>
            <w:webHidden/>
          </w:rPr>
          <w:fldChar w:fldCharType="separate"/>
        </w:r>
        <w:r w:rsidR="00D55292">
          <w:rPr>
            <w:b w:val="0"/>
            <w:webHidden/>
          </w:rPr>
          <w:t>6</w:t>
        </w:r>
        <w:r w:rsidR="00FC754C" w:rsidRPr="004F1F81">
          <w:rPr>
            <w:b w:val="0"/>
            <w:webHidden/>
          </w:rPr>
          <w:fldChar w:fldCharType="end"/>
        </w:r>
      </w:hyperlink>
    </w:p>
    <w:p w14:paraId="115F6A52" w14:textId="77777777" w:rsidR="00FC754C" w:rsidRPr="004F1F81" w:rsidRDefault="00000000" w:rsidP="004F1F81">
      <w:pPr>
        <w:pStyle w:val="TOC1"/>
        <w:rPr>
          <w:rFonts w:eastAsiaTheme="minorEastAsia"/>
          <w:b w:val="0"/>
          <w:color w:val="auto"/>
          <w:lang w:val="fr-FR" w:eastAsia="fr-FR"/>
        </w:rPr>
      </w:pPr>
      <w:hyperlink w:anchor="_Toc105509192" w:history="1">
        <w:r w:rsidR="00FC754C" w:rsidRPr="004F1F81">
          <w:rPr>
            <w:rStyle w:val="Hyperlink"/>
            <w:b w:val="0"/>
            <w:szCs w:val="20"/>
            <w:lang w:val="en-GB"/>
          </w:rPr>
          <w:t>4</w:t>
        </w:r>
        <w:r w:rsidR="00FC754C" w:rsidRPr="004F1F81">
          <w:rPr>
            <w:rFonts w:eastAsiaTheme="minorEastAsia"/>
            <w:b w:val="0"/>
            <w:color w:val="auto"/>
            <w:lang w:val="fr-FR" w:eastAsia="fr-FR"/>
          </w:rPr>
          <w:tab/>
        </w:r>
        <w:r w:rsidR="00FC754C" w:rsidRPr="004F1F81">
          <w:rPr>
            <w:rStyle w:val="Hyperlink"/>
            <w:b w:val="0"/>
            <w:szCs w:val="20"/>
            <w:lang w:val="en-GB"/>
          </w:rPr>
          <w:t>Data Content and Structure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_Toc105509192 \h </w:instrText>
        </w:r>
        <w:r w:rsidR="00FC754C" w:rsidRPr="004F1F81">
          <w:rPr>
            <w:b w:val="0"/>
            <w:webHidden/>
          </w:rPr>
        </w:r>
        <w:r w:rsidR="00FC754C" w:rsidRPr="004F1F81">
          <w:rPr>
            <w:b w:val="0"/>
            <w:webHidden/>
          </w:rPr>
          <w:fldChar w:fldCharType="separate"/>
        </w:r>
        <w:r w:rsidR="00D55292">
          <w:rPr>
            <w:b w:val="0"/>
            <w:webHidden/>
          </w:rPr>
          <w:t>7</w:t>
        </w:r>
        <w:r w:rsidR="00FC754C" w:rsidRPr="004F1F81">
          <w:rPr>
            <w:b w:val="0"/>
            <w:webHidden/>
          </w:rPr>
          <w:fldChar w:fldCharType="end"/>
        </w:r>
      </w:hyperlink>
    </w:p>
    <w:p w14:paraId="147E7707" w14:textId="77777777" w:rsidR="00FC754C" w:rsidRPr="004F1F81" w:rsidRDefault="00000000" w:rsidP="00FC754C">
      <w:pPr>
        <w:pStyle w:val="TOC2"/>
        <w:rPr>
          <w:rFonts w:eastAsiaTheme="minorEastAsia"/>
          <w:noProof/>
          <w:color w:val="auto"/>
          <w:szCs w:val="20"/>
          <w:lang w:val="fr-FR" w:eastAsia="fr-FR"/>
        </w:rPr>
      </w:pPr>
      <w:hyperlink w:anchor="_Toc105509193" w:history="1">
        <w:r w:rsidR="00FC754C" w:rsidRPr="004F1F81">
          <w:rPr>
            <w:rStyle w:val="Hyperlink"/>
            <w:noProof/>
            <w:szCs w:val="20"/>
            <w:lang w:val="en-GB"/>
          </w:rPr>
          <w:t>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_Toc105509193 \h </w:instrText>
        </w:r>
        <w:r w:rsidR="00FC754C" w:rsidRPr="004F1F81">
          <w:rPr>
            <w:noProof/>
            <w:webHidden/>
            <w:szCs w:val="20"/>
          </w:rPr>
        </w:r>
        <w:r w:rsidR="00FC754C" w:rsidRPr="004F1F81">
          <w:rPr>
            <w:noProof/>
            <w:webHidden/>
            <w:szCs w:val="20"/>
          </w:rPr>
          <w:fldChar w:fldCharType="separate"/>
        </w:r>
        <w:r w:rsidR="00D55292">
          <w:rPr>
            <w:noProof/>
            <w:webHidden/>
            <w:szCs w:val="20"/>
          </w:rPr>
          <w:t>7</w:t>
        </w:r>
        <w:r w:rsidR="00FC754C" w:rsidRPr="004F1F81">
          <w:rPr>
            <w:noProof/>
            <w:webHidden/>
            <w:szCs w:val="20"/>
          </w:rPr>
          <w:fldChar w:fldCharType="end"/>
        </w:r>
      </w:hyperlink>
    </w:p>
    <w:p w14:paraId="52A8F39A" w14:textId="77777777" w:rsidR="00FC754C" w:rsidRPr="004F1F81" w:rsidRDefault="00000000" w:rsidP="00FC754C">
      <w:pPr>
        <w:pStyle w:val="TOC2"/>
        <w:rPr>
          <w:rFonts w:eastAsiaTheme="minorEastAsia"/>
          <w:noProof/>
          <w:color w:val="auto"/>
          <w:szCs w:val="20"/>
          <w:lang w:val="fr-FR" w:eastAsia="fr-FR"/>
        </w:rPr>
      </w:pPr>
      <w:hyperlink w:anchor="_Toc105509194" w:history="1">
        <w:r w:rsidR="00FC754C" w:rsidRPr="004F1F81">
          <w:rPr>
            <w:rStyle w:val="Hyperlink"/>
            <w:noProof/>
            <w:szCs w:val="20"/>
            <w:lang w:val="en-GB"/>
          </w:rPr>
          <w:t>4.2</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_Toc105509194 \h </w:instrText>
        </w:r>
        <w:r w:rsidR="00FC754C" w:rsidRPr="004F1F81">
          <w:rPr>
            <w:noProof/>
            <w:webHidden/>
            <w:szCs w:val="20"/>
          </w:rPr>
        </w:r>
        <w:r w:rsidR="00FC754C" w:rsidRPr="004F1F81">
          <w:rPr>
            <w:noProof/>
            <w:webHidden/>
            <w:szCs w:val="20"/>
          </w:rPr>
          <w:fldChar w:fldCharType="separate"/>
        </w:r>
        <w:r w:rsidR="00D55292">
          <w:rPr>
            <w:noProof/>
            <w:webHidden/>
            <w:szCs w:val="20"/>
          </w:rPr>
          <w:t>7</w:t>
        </w:r>
        <w:r w:rsidR="00FC754C" w:rsidRPr="004F1F81">
          <w:rPr>
            <w:noProof/>
            <w:webHidden/>
            <w:szCs w:val="20"/>
          </w:rPr>
          <w:fldChar w:fldCharType="end"/>
        </w:r>
      </w:hyperlink>
    </w:p>
    <w:p w14:paraId="36962D4B" w14:textId="77777777" w:rsidR="00FC754C" w:rsidRPr="004F1F81" w:rsidRDefault="00000000" w:rsidP="00FC754C">
      <w:pPr>
        <w:pStyle w:val="TOC3"/>
        <w:rPr>
          <w:rFonts w:eastAsiaTheme="minorEastAsia"/>
          <w:noProof/>
          <w:color w:val="auto"/>
          <w:szCs w:val="20"/>
          <w:lang w:val="fr-FR" w:eastAsia="fr-FR"/>
        </w:rPr>
      </w:pPr>
      <w:hyperlink w:anchor="_Toc105509196" w:history="1">
        <w:r w:rsidR="00FC754C" w:rsidRPr="004F1F81">
          <w:rPr>
            <w:rStyle w:val="Hyperlink"/>
            <w:noProof/>
            <w:szCs w:val="20"/>
            <w:lang w:val="en-GB"/>
          </w:rPr>
          <w:t>4.2.1</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 implementation classes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_Toc105509196 \h </w:instrText>
        </w:r>
        <w:r w:rsidR="00FC754C" w:rsidRPr="004F1F81">
          <w:rPr>
            <w:noProof/>
            <w:webHidden/>
            <w:szCs w:val="20"/>
          </w:rPr>
        </w:r>
        <w:r w:rsidR="00FC754C" w:rsidRPr="004F1F81">
          <w:rPr>
            <w:noProof/>
            <w:webHidden/>
            <w:szCs w:val="20"/>
          </w:rPr>
          <w:fldChar w:fldCharType="separate"/>
        </w:r>
        <w:r w:rsidR="00D55292">
          <w:rPr>
            <w:noProof/>
            <w:webHidden/>
            <w:szCs w:val="20"/>
          </w:rPr>
          <w:t>9</w:t>
        </w:r>
        <w:r w:rsidR="00FC754C" w:rsidRPr="004F1F81">
          <w:rPr>
            <w:noProof/>
            <w:webHidden/>
            <w:szCs w:val="20"/>
          </w:rPr>
          <w:fldChar w:fldCharType="end"/>
        </w:r>
      </w:hyperlink>
    </w:p>
    <w:p w14:paraId="3A5461A0" w14:textId="77777777" w:rsidR="00FC754C" w:rsidRPr="004F1F81" w:rsidRDefault="00000000" w:rsidP="00FC754C">
      <w:pPr>
        <w:pStyle w:val="TOC2"/>
        <w:rPr>
          <w:rFonts w:eastAsiaTheme="minorEastAsia"/>
          <w:noProof/>
          <w:color w:val="auto"/>
          <w:szCs w:val="20"/>
          <w:lang w:val="fr-FR" w:eastAsia="fr-FR"/>
        </w:rPr>
      </w:pPr>
      <w:hyperlink w:anchor="_Toc105509197" w:history="1">
        <w:r w:rsidR="00FC754C" w:rsidRPr="004F1F81">
          <w:rPr>
            <w:rStyle w:val="Hyperlink"/>
            <w:noProof/>
            <w:szCs w:val="20"/>
            <w:lang w:val="en-GB"/>
          </w:rPr>
          <w:t>4.3</w:t>
        </w:r>
        <w:r w:rsidR="00FC754C" w:rsidRPr="004F1F81">
          <w:rPr>
            <w:rFonts w:eastAsiaTheme="minorEastAsia"/>
            <w:noProof/>
            <w:color w:val="auto"/>
            <w:szCs w:val="20"/>
            <w:lang w:val="fr-FR" w:eastAsia="fr-FR"/>
          </w:rPr>
          <w:tab/>
        </w:r>
        <w:r w:rsidR="00FC754C" w:rsidRPr="004F1F81">
          <w:rPr>
            <w:rStyle w:val="Hyperlink"/>
            <w:noProof/>
            <w:szCs w:val="20"/>
            <w:lang w:val="en-GB"/>
          </w:rPr>
          <w:t>Feature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_Toc105509197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23206A0" w14:textId="77777777" w:rsidR="00FC754C" w:rsidRPr="004F1F81" w:rsidRDefault="00000000" w:rsidP="00FC754C">
      <w:pPr>
        <w:pStyle w:val="TOC3"/>
        <w:rPr>
          <w:rFonts w:eastAsiaTheme="minorEastAsia"/>
          <w:noProof/>
          <w:color w:val="auto"/>
          <w:szCs w:val="20"/>
          <w:lang w:val="fr-FR" w:eastAsia="fr-FR"/>
        </w:rPr>
      </w:pPr>
      <w:hyperlink w:anchor="_Toc105509198" w:history="1">
        <w:r w:rsidR="00FC754C" w:rsidRPr="004F1F81">
          <w:rPr>
            <w:rStyle w:val="Hyperlink"/>
            <w:noProof/>
            <w:szCs w:val="20"/>
            <w:lang w:val="en-GB"/>
          </w:rPr>
          <w:t>4.3.1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_Toc105509198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6434F73F" w14:textId="77777777" w:rsidR="00FC754C" w:rsidRPr="004F1F81" w:rsidRDefault="00000000" w:rsidP="00FC754C">
      <w:pPr>
        <w:pStyle w:val="TOC3"/>
        <w:rPr>
          <w:rFonts w:eastAsiaTheme="minorEastAsia"/>
          <w:noProof/>
          <w:color w:val="auto"/>
          <w:szCs w:val="20"/>
          <w:lang w:val="fr-FR" w:eastAsia="fr-FR"/>
        </w:rPr>
      </w:pPr>
      <w:hyperlink w:anchor="_Toc105509200" w:history="1">
        <w:r w:rsidR="00FC754C" w:rsidRPr="004F1F81">
          <w:rPr>
            <w:rStyle w:val="Hyperlink"/>
            <w:noProof/>
            <w:szCs w:val="20"/>
            <w:lang w:val="en-GB"/>
          </w:rPr>
          <w:t>4.3.2</w:t>
        </w:r>
        <w:r w:rsidR="00FC754C" w:rsidRPr="004F1F81">
          <w:rPr>
            <w:rFonts w:eastAsiaTheme="minorEastAsia"/>
            <w:noProof/>
            <w:color w:val="auto"/>
            <w:szCs w:val="20"/>
            <w:lang w:val="fr-FR" w:eastAsia="fr-FR"/>
          </w:rPr>
          <w:tab/>
        </w:r>
        <w:r w:rsidR="00FC754C" w:rsidRPr="004F1F81">
          <w:rPr>
            <w:rStyle w:val="Hyperlink"/>
            <w:noProof/>
            <w:szCs w:val="20"/>
            <w:lang w:val="en-GB"/>
          </w:rPr>
          <w:t>Feature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_Toc105509200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EFE24E5" w14:textId="77777777" w:rsidR="00FC754C" w:rsidRPr="004F1F81" w:rsidRDefault="00000000" w:rsidP="00FC754C">
      <w:pPr>
        <w:pStyle w:val="TOC3"/>
        <w:rPr>
          <w:rFonts w:eastAsiaTheme="minorEastAsia"/>
          <w:noProof/>
          <w:color w:val="auto"/>
          <w:szCs w:val="20"/>
          <w:lang w:val="fr-FR" w:eastAsia="fr-FR"/>
        </w:rPr>
      </w:pPr>
      <w:hyperlink w:anchor="_Toc105509201" w:history="1">
        <w:r w:rsidR="00FC754C" w:rsidRPr="004F1F81">
          <w:rPr>
            <w:rStyle w:val="Hyperlink"/>
            <w:noProof/>
            <w:szCs w:val="20"/>
            <w:lang w:val="en-GB"/>
          </w:rPr>
          <w:t>4.3.3</w:t>
        </w:r>
        <w:r w:rsidR="00FC754C" w:rsidRPr="004F1F81">
          <w:rPr>
            <w:rFonts w:eastAsiaTheme="minorEastAsia"/>
            <w:noProof/>
            <w:color w:val="auto"/>
            <w:szCs w:val="20"/>
            <w:lang w:val="fr-FR" w:eastAsia="fr-FR"/>
          </w:rPr>
          <w:tab/>
        </w:r>
        <w:r w:rsidR="00FC754C" w:rsidRPr="004F1F81">
          <w:rPr>
            <w:rStyle w:val="Hyperlink"/>
            <w:noProof/>
            <w:szCs w:val="20"/>
            <w:lang w:val="en-GB"/>
          </w:rPr>
          <w:t>Feature relationship</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_Toc105509201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6DA4C71" w14:textId="77777777" w:rsidR="00FC754C" w:rsidRPr="004F1F81" w:rsidRDefault="00000000" w:rsidP="00FC754C">
      <w:pPr>
        <w:pStyle w:val="TOC3"/>
        <w:rPr>
          <w:rFonts w:eastAsiaTheme="minorEastAsia"/>
          <w:noProof/>
          <w:color w:val="auto"/>
          <w:szCs w:val="20"/>
          <w:lang w:val="fr-FR" w:eastAsia="fr-FR"/>
        </w:rPr>
      </w:pPr>
      <w:hyperlink w:anchor="_Toc105509208" w:history="1">
        <w:r w:rsidR="00FC754C" w:rsidRPr="004F1F81">
          <w:rPr>
            <w:rStyle w:val="Hyperlink"/>
            <w:noProof/>
            <w:szCs w:val="20"/>
            <w:lang w:val="en-GB"/>
          </w:rPr>
          <w:t>4.3.4</w:t>
        </w:r>
        <w:r w:rsidR="00FC754C" w:rsidRPr="004F1F81">
          <w:rPr>
            <w:rFonts w:eastAsiaTheme="minorEastAsia"/>
            <w:noProof/>
            <w:color w:val="auto"/>
            <w:szCs w:val="20"/>
            <w:lang w:val="fr-FR" w:eastAsia="fr-FR"/>
          </w:rPr>
          <w:tab/>
        </w:r>
        <w:r w:rsidR="00FC754C" w:rsidRPr="004F1F81">
          <w:rPr>
            <w:rStyle w:val="Hyperlink"/>
            <w:noProof/>
            <w:szCs w:val="20"/>
            <w:lang w:val="en-GB"/>
          </w:rPr>
          <w:t>Attributes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_Toc105509208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0FB3706F" w14:textId="77777777" w:rsidR="00FC754C" w:rsidRPr="004F1F81" w:rsidRDefault="00000000" w:rsidP="00FC754C">
      <w:pPr>
        <w:pStyle w:val="TOC2"/>
        <w:rPr>
          <w:rFonts w:eastAsiaTheme="minorEastAsia"/>
          <w:noProof/>
          <w:color w:val="auto"/>
          <w:szCs w:val="20"/>
          <w:lang w:val="fr-FR" w:eastAsia="fr-FR"/>
        </w:rPr>
      </w:pPr>
      <w:hyperlink w:anchor="_Toc105509209" w:history="1">
        <w:r w:rsidR="00FC754C" w:rsidRPr="004F1F81">
          <w:rPr>
            <w:rStyle w:val="Hyperlink"/>
            <w:noProof/>
            <w:szCs w:val="20"/>
            <w:lang w:val="en-GB"/>
          </w:rPr>
          <w:t>4.4</w:t>
        </w:r>
        <w:r w:rsidR="00FC754C" w:rsidRPr="004F1F81">
          <w:rPr>
            <w:rFonts w:eastAsiaTheme="minorEastAsia"/>
            <w:noProof/>
            <w:color w:val="auto"/>
            <w:szCs w:val="20"/>
            <w:lang w:val="fr-FR" w:eastAsia="fr-FR"/>
          </w:rPr>
          <w:tab/>
        </w:r>
        <w:r w:rsidR="00FC754C" w:rsidRPr="004F1F81">
          <w:rPr>
            <w:rStyle w:val="Hyperlink"/>
            <w:noProof/>
            <w:szCs w:val="20"/>
            <w:lang w:val="en-GB"/>
          </w:rPr>
          <w:t>Dataset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_Toc105509209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71ECFC95" w14:textId="77777777" w:rsidR="00FC754C" w:rsidRPr="004F1F81" w:rsidRDefault="00000000" w:rsidP="00FC754C">
      <w:pPr>
        <w:pStyle w:val="TOC3"/>
        <w:rPr>
          <w:rFonts w:eastAsiaTheme="minorEastAsia"/>
          <w:noProof/>
          <w:color w:val="auto"/>
          <w:szCs w:val="20"/>
          <w:lang w:val="fr-FR" w:eastAsia="fr-FR"/>
        </w:rPr>
      </w:pPr>
      <w:hyperlink w:anchor="_Toc105509210" w:history="1">
        <w:r w:rsidR="00FC754C" w:rsidRPr="004F1F81">
          <w:rPr>
            <w:rStyle w:val="Hyperlink"/>
            <w:noProof/>
            <w:szCs w:val="20"/>
            <w:lang w:val="en-GB"/>
          </w:rPr>
          <w:t>4.4.1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_Toc105509210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2BA2CB0E" w14:textId="77777777" w:rsidR="00FC754C" w:rsidRPr="004F1F81" w:rsidRDefault="00000000" w:rsidP="00FC754C">
      <w:pPr>
        <w:pStyle w:val="TOC3"/>
        <w:rPr>
          <w:rFonts w:eastAsiaTheme="minorEastAsia"/>
          <w:noProof/>
          <w:color w:val="auto"/>
          <w:szCs w:val="20"/>
          <w:lang w:val="fr-FR" w:eastAsia="fr-FR"/>
        </w:rPr>
      </w:pPr>
      <w:hyperlink w:anchor="_Toc105509211" w:history="1">
        <w:r w:rsidR="00FC754C" w:rsidRPr="004F1F81">
          <w:rPr>
            <w:rStyle w:val="Hyperlink"/>
            <w:noProof/>
            <w:szCs w:val="20"/>
            <w:lang w:val="en-GB"/>
          </w:rPr>
          <w:t>4.4.2</w:t>
        </w:r>
        <w:r w:rsidR="00FC754C" w:rsidRPr="004F1F81">
          <w:rPr>
            <w:rFonts w:eastAsiaTheme="minorEastAsia"/>
            <w:noProof/>
            <w:color w:val="auto"/>
            <w:szCs w:val="20"/>
            <w:lang w:val="fr-FR" w:eastAsia="fr-FR"/>
          </w:rPr>
          <w:tab/>
        </w:r>
        <w:r w:rsidR="00FC754C" w:rsidRPr="004F1F81">
          <w:rPr>
            <w:rStyle w:val="Hyperlink"/>
            <w:noProof/>
            <w:szCs w:val="20"/>
            <w:lang w:val="en-GB"/>
          </w:rPr>
          <w:t>Regular grid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_Toc105509211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1F54935B" w14:textId="77777777" w:rsidR="00FC754C" w:rsidRPr="004F1F81" w:rsidRDefault="00000000" w:rsidP="00FC754C">
      <w:pPr>
        <w:pStyle w:val="TOC2"/>
        <w:rPr>
          <w:rFonts w:eastAsiaTheme="minorEastAsia"/>
          <w:noProof/>
          <w:color w:val="auto"/>
          <w:szCs w:val="20"/>
          <w:lang w:val="fr-FR" w:eastAsia="fr-FR"/>
        </w:rPr>
      </w:pPr>
      <w:hyperlink w:anchor="_Toc105509213" w:history="1">
        <w:r w:rsidR="00FC754C" w:rsidRPr="004F1F81">
          <w:rPr>
            <w:rStyle w:val="Hyperlink"/>
            <w:noProof/>
            <w:szCs w:val="20"/>
            <w:lang w:val="en-GB"/>
          </w:rPr>
          <w:t>4.5</w:t>
        </w:r>
        <w:r w:rsidR="00FC754C" w:rsidRPr="004F1F81">
          <w:rPr>
            <w:rFonts w:eastAsiaTheme="minorEastAsia"/>
            <w:noProof/>
            <w:color w:val="auto"/>
            <w:szCs w:val="20"/>
            <w:lang w:val="fr-FR" w:eastAsia="fr-FR"/>
          </w:rPr>
          <w:tab/>
        </w:r>
        <w:r w:rsidR="00FC754C" w:rsidRPr="004F1F81">
          <w:rPr>
            <w:rStyle w:val="Hyperlink"/>
            <w:noProof/>
            <w:szCs w:val="20"/>
            <w:lang w:val="en-GB"/>
          </w:rPr>
          <w:t>Multiple datasets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_Toc105509213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0AA5D78A" w14:textId="77777777" w:rsidR="00FC754C" w:rsidRPr="004F1F81" w:rsidRDefault="00000000" w:rsidP="00FC754C">
      <w:pPr>
        <w:pStyle w:val="TOC2"/>
        <w:rPr>
          <w:rFonts w:eastAsiaTheme="minorEastAsia"/>
          <w:noProof/>
          <w:color w:val="auto"/>
          <w:szCs w:val="20"/>
          <w:lang w:val="fr-FR" w:eastAsia="fr-FR"/>
        </w:rPr>
      </w:pPr>
      <w:hyperlink w:anchor="_Toc105509215" w:history="1">
        <w:r w:rsidR="00FC754C" w:rsidRPr="004F1F81">
          <w:rPr>
            <w:rStyle w:val="Hyperlink"/>
            <w:noProof/>
            <w:szCs w:val="20"/>
            <w:lang w:val="en-GB"/>
          </w:rPr>
          <w:t>4.6</w:t>
        </w:r>
        <w:r w:rsidR="00FC754C" w:rsidRPr="004F1F81">
          <w:rPr>
            <w:rFonts w:eastAsiaTheme="minorEastAsia"/>
            <w:noProof/>
            <w:color w:val="auto"/>
            <w:szCs w:val="20"/>
            <w:lang w:val="fr-FR" w:eastAsia="fr-FR"/>
          </w:rPr>
          <w:tab/>
        </w:r>
        <w:r w:rsidR="00FC754C" w:rsidRPr="004F1F81">
          <w:rPr>
            <w:rStyle w:val="Hyperlink"/>
            <w:noProof/>
            <w:szCs w:val="20"/>
            <w:lang w:val="en-GB"/>
          </w:rPr>
          <w:t>Dataset rules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_Toc105509215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174A7591" w14:textId="77777777" w:rsidR="00FC754C" w:rsidRPr="004F1F81" w:rsidRDefault="00000000" w:rsidP="00FC754C">
      <w:pPr>
        <w:pStyle w:val="TOC2"/>
        <w:rPr>
          <w:rFonts w:eastAsiaTheme="minorEastAsia"/>
          <w:noProof/>
          <w:color w:val="auto"/>
          <w:szCs w:val="20"/>
          <w:lang w:val="fr-FR" w:eastAsia="fr-FR"/>
        </w:rPr>
      </w:pPr>
      <w:hyperlink w:anchor="_Toc105509217" w:history="1">
        <w:r w:rsidR="00FC754C" w:rsidRPr="004F1F81">
          <w:rPr>
            <w:rStyle w:val="Hyperlink"/>
            <w:noProof/>
            <w:szCs w:val="20"/>
            <w:lang w:val="en-GB"/>
          </w:rPr>
          <w:t>4.7</w:t>
        </w:r>
        <w:r w:rsidR="00FC754C" w:rsidRPr="004F1F81">
          <w:rPr>
            <w:rFonts w:eastAsiaTheme="minorEastAsia"/>
            <w:noProof/>
            <w:color w:val="auto"/>
            <w:szCs w:val="20"/>
            <w:lang w:val="fr-FR" w:eastAsia="fr-FR"/>
          </w:rPr>
          <w:tab/>
        </w:r>
        <w:r w:rsidR="00FC754C" w:rsidRPr="004F1F81">
          <w:rPr>
            <w:rStyle w:val="Hyperlink"/>
            <w:noProof/>
            <w:szCs w:val="20"/>
            <w:lang w:val="en-GB"/>
          </w:rPr>
          <w:t>Geometry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_Toc105509217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1E8D0A81" w14:textId="77777777" w:rsidR="00FC754C" w:rsidRPr="004F1F81" w:rsidRDefault="00000000" w:rsidP="004F1F81">
      <w:pPr>
        <w:pStyle w:val="TOC1"/>
        <w:rPr>
          <w:rFonts w:eastAsiaTheme="minorEastAsia"/>
          <w:b w:val="0"/>
          <w:color w:val="auto"/>
          <w:lang w:val="fr-FR" w:eastAsia="fr-FR"/>
        </w:rPr>
      </w:pPr>
      <w:hyperlink w:anchor="_Toc105509218" w:history="1">
        <w:r w:rsidR="00FC754C" w:rsidRPr="004F1F81">
          <w:rPr>
            <w:rStyle w:val="Hyperlink"/>
            <w:b w:val="0"/>
            <w:szCs w:val="20"/>
            <w:lang w:val="en-GB"/>
          </w:rPr>
          <w:t>5</w:t>
        </w:r>
        <w:r w:rsidR="00FC754C" w:rsidRPr="004F1F81">
          <w:rPr>
            <w:rFonts w:eastAsiaTheme="minorEastAsia"/>
            <w:b w:val="0"/>
            <w:color w:val="auto"/>
            <w:lang w:val="fr-FR" w:eastAsia="fr-FR"/>
          </w:rPr>
          <w:tab/>
        </w:r>
        <w:r w:rsidR="00FC754C" w:rsidRPr="004F1F81">
          <w:rPr>
            <w:rStyle w:val="Hyperlink"/>
            <w:b w:val="0"/>
            <w:szCs w:val="20"/>
            <w:lang w:val="en-GB"/>
          </w:rPr>
          <w:t>Coordinate Reference Systems (CRS)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_Toc105509218 \h </w:instrText>
        </w:r>
        <w:r w:rsidR="00FC754C" w:rsidRPr="004F1F81">
          <w:rPr>
            <w:b w:val="0"/>
            <w:webHidden/>
          </w:rPr>
        </w:r>
        <w:r w:rsidR="00FC754C" w:rsidRPr="004F1F81">
          <w:rPr>
            <w:b w:val="0"/>
            <w:webHidden/>
          </w:rPr>
          <w:fldChar w:fldCharType="separate"/>
        </w:r>
        <w:r w:rsidR="00D55292">
          <w:rPr>
            <w:b w:val="0"/>
            <w:webHidden/>
          </w:rPr>
          <w:t>15</w:t>
        </w:r>
        <w:r w:rsidR="00FC754C" w:rsidRPr="004F1F81">
          <w:rPr>
            <w:b w:val="0"/>
            <w:webHidden/>
          </w:rPr>
          <w:fldChar w:fldCharType="end"/>
        </w:r>
      </w:hyperlink>
    </w:p>
    <w:p w14:paraId="23D8ADA3" w14:textId="77777777" w:rsidR="00FC754C" w:rsidRPr="004F1F81" w:rsidRDefault="00000000" w:rsidP="00FC754C">
      <w:pPr>
        <w:pStyle w:val="TOC2"/>
        <w:rPr>
          <w:rFonts w:eastAsiaTheme="minorEastAsia"/>
          <w:noProof/>
          <w:color w:val="auto"/>
          <w:szCs w:val="20"/>
          <w:lang w:val="fr-FR" w:eastAsia="fr-FR"/>
        </w:rPr>
      </w:pPr>
      <w:hyperlink w:anchor="_Toc105509219" w:history="1">
        <w:r w:rsidR="00FC754C" w:rsidRPr="004F1F81">
          <w:rPr>
            <w:rStyle w:val="Hyperlink"/>
            <w:noProof/>
            <w:szCs w:val="20"/>
            <w:lang w:val="en-GB"/>
          </w:rPr>
          <w:t>5.1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_Toc105509219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4A8A1796" w14:textId="77777777" w:rsidR="00FC754C" w:rsidRPr="004F1F81" w:rsidRDefault="00000000" w:rsidP="00FC754C">
      <w:pPr>
        <w:pStyle w:val="TOC2"/>
        <w:rPr>
          <w:rFonts w:eastAsiaTheme="minorEastAsia"/>
          <w:noProof/>
          <w:color w:val="auto"/>
          <w:szCs w:val="20"/>
          <w:lang w:val="fr-FR" w:eastAsia="fr-FR"/>
        </w:rPr>
      </w:pPr>
      <w:hyperlink w:anchor="_Toc105509220" w:history="1">
        <w:r w:rsidR="00FC754C" w:rsidRPr="004F1F81">
          <w:rPr>
            <w:rStyle w:val="Hyperlink"/>
            <w:noProof/>
            <w:szCs w:val="20"/>
            <w:lang w:val="en-GB"/>
          </w:rPr>
          <w:t>5.2</w:t>
        </w:r>
        <w:r w:rsidR="00FC754C" w:rsidRPr="004F1F81">
          <w:rPr>
            <w:rFonts w:eastAsiaTheme="minorEastAsia"/>
            <w:noProof/>
            <w:color w:val="auto"/>
            <w:szCs w:val="20"/>
            <w:lang w:val="fr-FR" w:eastAsia="fr-FR"/>
          </w:rPr>
          <w:tab/>
        </w:r>
        <w:r w:rsidR="00FC754C" w:rsidRPr="004F1F81">
          <w:rPr>
            <w:rStyle w:val="Hyperlink"/>
            <w:noProof/>
            <w:szCs w:val="20"/>
            <w:lang w:val="en-GB"/>
          </w:rPr>
          <w:t>Horizontal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_Toc105509220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2EB7B95F" w14:textId="77777777" w:rsidR="00FC754C" w:rsidRPr="004F1F81" w:rsidRDefault="00000000" w:rsidP="00FC754C">
      <w:pPr>
        <w:pStyle w:val="TOC2"/>
        <w:rPr>
          <w:rFonts w:eastAsiaTheme="minorEastAsia"/>
          <w:noProof/>
          <w:color w:val="auto"/>
          <w:szCs w:val="20"/>
          <w:lang w:val="fr-FR" w:eastAsia="fr-FR"/>
        </w:rPr>
      </w:pPr>
      <w:hyperlink w:anchor="_Toc105509221" w:history="1">
        <w:r w:rsidR="00FC754C" w:rsidRPr="004F1F81">
          <w:rPr>
            <w:rStyle w:val="Hyperlink"/>
            <w:noProof/>
            <w:szCs w:val="20"/>
            <w:lang w:val="en-GB"/>
          </w:rPr>
          <w:t>5.3</w:t>
        </w:r>
        <w:r w:rsidR="00FC754C" w:rsidRPr="004F1F81">
          <w:rPr>
            <w:rFonts w:eastAsiaTheme="minorEastAsia"/>
            <w:noProof/>
            <w:color w:val="auto"/>
            <w:szCs w:val="20"/>
            <w:lang w:val="fr-FR" w:eastAsia="fr-FR"/>
          </w:rPr>
          <w:tab/>
        </w:r>
        <w:r w:rsidR="00FC754C" w:rsidRPr="004F1F81">
          <w:rPr>
            <w:rStyle w:val="Hyperlink"/>
            <w:noProof/>
            <w:szCs w:val="20"/>
            <w:lang w:val="en-GB"/>
          </w:rPr>
          <w:t>Vertical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_Toc105509221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594F5038" w14:textId="77777777" w:rsidR="00FC754C" w:rsidRPr="004F1F81" w:rsidRDefault="00000000" w:rsidP="00FC754C">
      <w:pPr>
        <w:pStyle w:val="TOC2"/>
        <w:rPr>
          <w:rFonts w:eastAsiaTheme="minorEastAsia"/>
          <w:noProof/>
          <w:color w:val="auto"/>
          <w:szCs w:val="20"/>
          <w:lang w:val="fr-FR" w:eastAsia="fr-FR"/>
        </w:rPr>
      </w:pPr>
      <w:hyperlink w:anchor="_Toc105509222" w:history="1">
        <w:r w:rsidR="00FC754C" w:rsidRPr="004F1F81">
          <w:rPr>
            <w:rStyle w:val="Hyperlink"/>
            <w:noProof/>
            <w:szCs w:val="20"/>
            <w:lang w:val="en-GB"/>
          </w:rPr>
          <w:t>5.4</w:t>
        </w:r>
        <w:r w:rsidR="00FC754C" w:rsidRPr="004F1F81">
          <w:rPr>
            <w:rFonts w:eastAsiaTheme="minorEastAsia"/>
            <w:noProof/>
            <w:color w:val="auto"/>
            <w:szCs w:val="20"/>
            <w:lang w:val="fr-FR" w:eastAsia="fr-FR"/>
          </w:rPr>
          <w:tab/>
        </w:r>
        <w:r w:rsidR="00FC754C" w:rsidRPr="004F1F81">
          <w:rPr>
            <w:rStyle w:val="Hyperlink"/>
            <w:noProof/>
            <w:szCs w:val="20"/>
            <w:lang w:val="en-GB"/>
          </w:rPr>
          <w:t>Temporal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_Toc105509222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52C564F6" w14:textId="77777777" w:rsidR="00FC754C" w:rsidRPr="004F1F81" w:rsidRDefault="00000000" w:rsidP="004F1F81">
      <w:pPr>
        <w:pStyle w:val="TOC1"/>
        <w:rPr>
          <w:rFonts w:eastAsiaTheme="minorEastAsia"/>
          <w:b w:val="0"/>
          <w:color w:val="auto"/>
          <w:lang w:val="fr-FR" w:eastAsia="fr-FR"/>
        </w:rPr>
      </w:pPr>
      <w:hyperlink w:anchor="_Toc105509223" w:history="1">
        <w:r w:rsidR="00FC754C" w:rsidRPr="004F1F81">
          <w:rPr>
            <w:rStyle w:val="Hyperlink"/>
            <w:b w:val="0"/>
            <w:szCs w:val="20"/>
            <w:lang w:val="en-GB"/>
          </w:rPr>
          <w:t>6</w:t>
        </w:r>
        <w:r w:rsidR="00FC754C" w:rsidRPr="004F1F81">
          <w:rPr>
            <w:rFonts w:eastAsiaTheme="minorEastAsia"/>
            <w:b w:val="0"/>
            <w:color w:val="auto"/>
            <w:lang w:val="fr-FR" w:eastAsia="fr-FR"/>
          </w:rPr>
          <w:tab/>
        </w:r>
        <w:r w:rsidR="00FC754C" w:rsidRPr="004F1F81">
          <w:rPr>
            <w:rStyle w:val="Hyperlink"/>
            <w:b w:val="0"/>
            <w:szCs w:val="20"/>
            <w:lang w:val="en-GB"/>
          </w:rPr>
          <w:t>Data Quality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_Toc105509223 \h </w:instrText>
        </w:r>
        <w:r w:rsidR="00FC754C" w:rsidRPr="004F1F81">
          <w:rPr>
            <w:b w:val="0"/>
            <w:webHidden/>
          </w:rPr>
        </w:r>
        <w:r w:rsidR="00FC754C" w:rsidRPr="004F1F81">
          <w:rPr>
            <w:b w:val="0"/>
            <w:webHidden/>
          </w:rPr>
          <w:fldChar w:fldCharType="separate"/>
        </w:r>
        <w:r w:rsidR="00D55292">
          <w:rPr>
            <w:b w:val="0"/>
            <w:webHidden/>
          </w:rPr>
          <w:t>16</w:t>
        </w:r>
        <w:r w:rsidR="00FC754C" w:rsidRPr="004F1F81">
          <w:rPr>
            <w:b w:val="0"/>
            <w:webHidden/>
          </w:rPr>
          <w:fldChar w:fldCharType="end"/>
        </w:r>
      </w:hyperlink>
    </w:p>
    <w:p w14:paraId="79BF0B6E" w14:textId="77777777" w:rsidR="00FC754C" w:rsidRPr="004F1F81" w:rsidRDefault="00000000" w:rsidP="00FC754C">
      <w:pPr>
        <w:pStyle w:val="TOC2"/>
        <w:rPr>
          <w:rFonts w:eastAsiaTheme="minorEastAsia"/>
          <w:noProof/>
          <w:color w:val="auto"/>
          <w:szCs w:val="20"/>
          <w:lang w:val="fr-FR" w:eastAsia="fr-FR"/>
        </w:rPr>
      </w:pPr>
      <w:hyperlink w:anchor="_Toc105509224" w:history="1">
        <w:r w:rsidR="00FC754C" w:rsidRPr="004F1F81">
          <w:rPr>
            <w:rStyle w:val="Hyperlink"/>
            <w:noProof/>
            <w:szCs w:val="20"/>
            <w:lang w:val="en-GB"/>
          </w:rPr>
          <w:t>6.1</w:t>
        </w:r>
        <w:r w:rsidR="00FC754C" w:rsidRPr="004F1F81">
          <w:rPr>
            <w:rFonts w:eastAsiaTheme="minorEastAsia"/>
            <w:noProof/>
            <w:color w:val="auto"/>
            <w:szCs w:val="20"/>
            <w:lang w:val="fr-FR" w:eastAsia="fr-FR"/>
          </w:rPr>
          <w:tab/>
        </w:r>
        <w:r w:rsidR="00FC754C" w:rsidRPr="004F1F81">
          <w:rPr>
            <w:rStyle w:val="Hyperlink"/>
            <w:noProof/>
            <w:szCs w:val="20"/>
            <w:lang w:val="en-GB"/>
          </w:rPr>
          <w:t>Completeness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_Toc105509224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126618A" w14:textId="77777777" w:rsidR="00FC754C" w:rsidRPr="004F1F81" w:rsidRDefault="00000000" w:rsidP="00FC754C">
      <w:pPr>
        <w:pStyle w:val="TOC3"/>
        <w:rPr>
          <w:rFonts w:eastAsiaTheme="minorEastAsia"/>
          <w:noProof/>
          <w:color w:val="auto"/>
          <w:szCs w:val="20"/>
          <w:lang w:val="fr-FR" w:eastAsia="fr-FR"/>
        </w:rPr>
      </w:pPr>
      <w:hyperlink w:anchor="_Toc105509225" w:history="1">
        <w:r w:rsidR="00FC754C" w:rsidRPr="004F1F81">
          <w:rPr>
            <w:rStyle w:val="Hyperlink"/>
            <w:noProof/>
            <w:szCs w:val="20"/>
            <w:lang w:val="en-GB"/>
          </w:rPr>
          <w:t>6.1.1</w:t>
        </w:r>
        <w:r w:rsidR="00FC754C" w:rsidRPr="004F1F81">
          <w:rPr>
            <w:rFonts w:eastAsiaTheme="minorEastAsia"/>
            <w:noProof/>
            <w:color w:val="auto"/>
            <w:szCs w:val="20"/>
            <w:lang w:val="fr-FR" w:eastAsia="fr-FR"/>
          </w:rPr>
          <w:tab/>
        </w:r>
        <w:r w:rsidR="00FC754C" w:rsidRPr="004F1F81">
          <w:rPr>
            <w:rStyle w:val="Hyperlink"/>
            <w:noProof/>
            <w:szCs w:val="20"/>
            <w:lang w:val="en-GB"/>
          </w:rPr>
          <w:t>Commission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_Toc105509225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2878B83C" w14:textId="77777777" w:rsidR="00FC754C" w:rsidRPr="004F1F81" w:rsidRDefault="00000000" w:rsidP="00FC754C">
      <w:pPr>
        <w:pStyle w:val="TOC3"/>
        <w:rPr>
          <w:rFonts w:eastAsiaTheme="minorEastAsia"/>
          <w:noProof/>
          <w:color w:val="auto"/>
          <w:szCs w:val="20"/>
          <w:lang w:val="fr-FR" w:eastAsia="fr-FR"/>
        </w:rPr>
      </w:pPr>
      <w:hyperlink w:anchor="_Toc105509226" w:history="1">
        <w:r w:rsidR="00FC754C" w:rsidRPr="004F1F81">
          <w:rPr>
            <w:rStyle w:val="Hyperlink"/>
            <w:noProof/>
            <w:szCs w:val="20"/>
            <w:lang w:val="en-GB"/>
          </w:rPr>
          <w:t>6.1.2</w:t>
        </w:r>
        <w:r w:rsidR="00FC754C" w:rsidRPr="004F1F81">
          <w:rPr>
            <w:rFonts w:eastAsiaTheme="minorEastAsia"/>
            <w:noProof/>
            <w:color w:val="auto"/>
            <w:szCs w:val="20"/>
            <w:lang w:val="fr-FR" w:eastAsia="fr-FR"/>
          </w:rPr>
          <w:tab/>
        </w:r>
        <w:r w:rsidR="00FC754C" w:rsidRPr="004F1F81">
          <w:rPr>
            <w:rStyle w:val="Hyperlink"/>
            <w:noProof/>
            <w:szCs w:val="20"/>
            <w:lang w:val="en-GB"/>
          </w:rPr>
          <w:t>Omission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_Toc105509226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A40AC1D" w14:textId="77777777" w:rsidR="00FC754C" w:rsidRPr="004F1F81" w:rsidRDefault="00000000" w:rsidP="00FC754C">
      <w:pPr>
        <w:pStyle w:val="TOC2"/>
        <w:rPr>
          <w:rFonts w:eastAsiaTheme="minorEastAsia"/>
          <w:noProof/>
          <w:color w:val="auto"/>
          <w:szCs w:val="20"/>
          <w:lang w:val="fr-FR" w:eastAsia="fr-FR"/>
        </w:rPr>
      </w:pPr>
      <w:hyperlink w:anchor="_Toc105509227" w:history="1">
        <w:r w:rsidR="00FC754C" w:rsidRPr="004F1F81">
          <w:rPr>
            <w:rStyle w:val="Hyperlink"/>
            <w:noProof/>
            <w:szCs w:val="20"/>
            <w:lang w:val="en-GB"/>
          </w:rPr>
          <w:t>6.2</w:t>
        </w:r>
        <w:r w:rsidR="00FC754C" w:rsidRPr="004F1F81">
          <w:rPr>
            <w:rFonts w:eastAsiaTheme="minorEastAsia"/>
            <w:noProof/>
            <w:color w:val="auto"/>
            <w:szCs w:val="20"/>
            <w:lang w:val="fr-FR" w:eastAsia="fr-FR"/>
          </w:rPr>
          <w:tab/>
        </w:r>
        <w:r w:rsidR="00FC754C" w:rsidRPr="004F1F81">
          <w:rPr>
            <w:rStyle w:val="Hyperlink"/>
            <w:noProof/>
            <w:szCs w:val="20"/>
            <w:lang w:val="en-GB"/>
          </w:rPr>
          <w:t>Logical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_Toc105509227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5E17B7F7" w14:textId="77777777" w:rsidR="00FC754C" w:rsidRPr="004F1F81" w:rsidRDefault="00000000" w:rsidP="00FC754C">
      <w:pPr>
        <w:pStyle w:val="TOC3"/>
        <w:rPr>
          <w:rFonts w:eastAsiaTheme="minorEastAsia"/>
          <w:noProof/>
          <w:color w:val="auto"/>
          <w:szCs w:val="20"/>
          <w:lang w:val="fr-FR" w:eastAsia="fr-FR"/>
        </w:rPr>
      </w:pPr>
      <w:hyperlink w:anchor="_Toc105509228" w:history="1">
        <w:r w:rsidR="00FC754C" w:rsidRPr="004F1F81">
          <w:rPr>
            <w:rStyle w:val="Hyperlink"/>
            <w:noProof/>
            <w:szCs w:val="20"/>
            <w:lang w:val="en-GB"/>
          </w:rPr>
          <w:t>6.2.1</w:t>
        </w:r>
        <w:r w:rsidR="00FC754C" w:rsidRPr="004F1F81">
          <w:rPr>
            <w:rFonts w:eastAsiaTheme="minorEastAsia"/>
            <w:noProof/>
            <w:color w:val="auto"/>
            <w:szCs w:val="20"/>
            <w:lang w:val="fr-FR" w:eastAsia="fr-FR"/>
          </w:rPr>
          <w:tab/>
        </w:r>
        <w:r w:rsidR="00FC754C" w:rsidRPr="004F1F81">
          <w:rPr>
            <w:rStyle w:val="Hyperlink"/>
            <w:noProof/>
            <w:szCs w:val="20"/>
            <w:lang w:val="en-GB"/>
          </w:rPr>
          <w:t>Conceptual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_Toc105509228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EF959FE" w14:textId="77777777" w:rsidR="00FC754C" w:rsidRPr="004F1F81" w:rsidRDefault="00000000" w:rsidP="00FC754C">
      <w:pPr>
        <w:pStyle w:val="TOC3"/>
        <w:rPr>
          <w:rFonts w:eastAsiaTheme="minorEastAsia"/>
          <w:noProof/>
          <w:color w:val="auto"/>
          <w:szCs w:val="20"/>
          <w:lang w:val="fr-FR" w:eastAsia="fr-FR"/>
        </w:rPr>
      </w:pPr>
      <w:hyperlink w:anchor="_Toc105509229" w:history="1">
        <w:r w:rsidR="00FC754C" w:rsidRPr="004F1F81">
          <w:rPr>
            <w:rStyle w:val="Hyperlink"/>
            <w:noProof/>
            <w:szCs w:val="20"/>
            <w:lang w:val="en-GB"/>
          </w:rPr>
          <w:t>6.2.2</w:t>
        </w:r>
        <w:r w:rsidR="00FC754C" w:rsidRPr="004F1F81">
          <w:rPr>
            <w:rFonts w:eastAsiaTheme="minorEastAsia"/>
            <w:noProof/>
            <w:color w:val="auto"/>
            <w:szCs w:val="20"/>
            <w:lang w:val="fr-FR" w:eastAsia="fr-FR"/>
          </w:rPr>
          <w:tab/>
        </w:r>
        <w:r w:rsidR="00FC754C" w:rsidRPr="004F1F81">
          <w:rPr>
            <w:rStyle w:val="Hyperlink"/>
            <w:noProof/>
            <w:szCs w:val="20"/>
            <w:lang w:val="en-GB"/>
          </w:rPr>
          <w:t>Domain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_Toc105509229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EFE4841" w14:textId="77777777" w:rsidR="00FC754C" w:rsidRPr="004F1F81" w:rsidRDefault="00000000" w:rsidP="00FC754C">
      <w:pPr>
        <w:pStyle w:val="TOC3"/>
        <w:rPr>
          <w:rFonts w:eastAsiaTheme="minorEastAsia"/>
          <w:noProof/>
          <w:color w:val="auto"/>
          <w:szCs w:val="20"/>
          <w:lang w:val="fr-FR" w:eastAsia="fr-FR"/>
        </w:rPr>
      </w:pPr>
      <w:hyperlink w:anchor="_Toc105509230" w:history="1">
        <w:r w:rsidR="00FC754C" w:rsidRPr="004F1F81">
          <w:rPr>
            <w:rStyle w:val="Hyperlink"/>
            <w:noProof/>
            <w:szCs w:val="20"/>
            <w:lang w:val="en-GB"/>
          </w:rPr>
          <w:t>6.2.3</w:t>
        </w:r>
        <w:r w:rsidR="00FC754C" w:rsidRPr="004F1F81">
          <w:rPr>
            <w:rFonts w:eastAsiaTheme="minorEastAsia"/>
            <w:noProof/>
            <w:color w:val="auto"/>
            <w:szCs w:val="20"/>
            <w:lang w:val="fr-FR" w:eastAsia="fr-FR"/>
          </w:rPr>
          <w:tab/>
        </w:r>
        <w:r w:rsidR="00FC754C" w:rsidRPr="004F1F81">
          <w:rPr>
            <w:rStyle w:val="Hyperlink"/>
            <w:noProof/>
            <w:szCs w:val="20"/>
            <w:lang w:val="en-GB"/>
          </w:rPr>
          <w:t>Format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_Toc105509230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0C26BD6F" w14:textId="77777777" w:rsidR="00FC754C" w:rsidRPr="004F1F81" w:rsidRDefault="00000000" w:rsidP="00FC754C">
      <w:pPr>
        <w:pStyle w:val="TOC2"/>
        <w:rPr>
          <w:rFonts w:eastAsiaTheme="minorEastAsia"/>
          <w:noProof/>
          <w:color w:val="auto"/>
          <w:szCs w:val="20"/>
          <w:lang w:val="fr-FR" w:eastAsia="fr-FR"/>
        </w:rPr>
      </w:pPr>
      <w:hyperlink w:anchor="_Toc105509231" w:history="1">
        <w:r w:rsidR="00FC754C" w:rsidRPr="004F1F81">
          <w:rPr>
            <w:rStyle w:val="Hyperlink"/>
            <w:noProof/>
            <w:szCs w:val="20"/>
            <w:lang w:val="en-GB"/>
          </w:rPr>
          <w:t>6.3</w:t>
        </w:r>
        <w:r w:rsidR="00FC754C" w:rsidRPr="004F1F81">
          <w:rPr>
            <w:rFonts w:eastAsiaTheme="minorEastAsia"/>
            <w:noProof/>
            <w:color w:val="auto"/>
            <w:szCs w:val="20"/>
            <w:lang w:val="fr-FR" w:eastAsia="fr-FR"/>
          </w:rPr>
          <w:tab/>
        </w:r>
        <w:r w:rsidR="00FC754C" w:rsidRPr="004F1F81">
          <w:rPr>
            <w:rStyle w:val="Hyperlink"/>
            <w:noProof/>
            <w:szCs w:val="20"/>
            <w:lang w:val="en-GB"/>
          </w:rPr>
          <w:t>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_Toc105509231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53DFA4E" w14:textId="77777777" w:rsidR="00FC754C" w:rsidRPr="004F1F81" w:rsidRDefault="00000000" w:rsidP="00FC754C">
      <w:pPr>
        <w:pStyle w:val="TOC3"/>
        <w:rPr>
          <w:rFonts w:eastAsiaTheme="minorEastAsia"/>
          <w:noProof/>
          <w:color w:val="auto"/>
          <w:szCs w:val="20"/>
          <w:lang w:val="fr-FR" w:eastAsia="fr-FR"/>
        </w:rPr>
      </w:pPr>
      <w:hyperlink w:anchor="_Toc105509232" w:history="1">
        <w:r w:rsidR="00FC754C" w:rsidRPr="004F1F81">
          <w:rPr>
            <w:rStyle w:val="Hyperlink"/>
            <w:noProof/>
            <w:szCs w:val="20"/>
            <w:lang w:val="en-GB"/>
          </w:rPr>
          <w:t>6.3.1</w:t>
        </w:r>
        <w:r w:rsidR="00FC754C" w:rsidRPr="004F1F81">
          <w:rPr>
            <w:rFonts w:eastAsiaTheme="minorEastAsia"/>
            <w:noProof/>
            <w:color w:val="auto"/>
            <w:szCs w:val="20"/>
            <w:lang w:val="fr-FR" w:eastAsia="fr-FR"/>
          </w:rPr>
          <w:tab/>
        </w:r>
        <w:r w:rsidR="00FC754C" w:rsidRPr="004F1F81">
          <w:rPr>
            <w:rStyle w:val="Hyperlink"/>
            <w:noProof/>
            <w:szCs w:val="20"/>
            <w:lang w:val="en-GB"/>
          </w:rPr>
          <w:t>Accuracy of a time measurement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_Toc105509232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75B857E7" w14:textId="77777777" w:rsidR="00FC754C" w:rsidRPr="004F1F81" w:rsidRDefault="00000000" w:rsidP="00FC754C">
      <w:pPr>
        <w:pStyle w:val="TOC3"/>
        <w:rPr>
          <w:rFonts w:eastAsiaTheme="minorEastAsia"/>
          <w:noProof/>
          <w:color w:val="auto"/>
          <w:szCs w:val="20"/>
          <w:lang w:val="fr-FR" w:eastAsia="fr-FR"/>
        </w:rPr>
      </w:pPr>
      <w:hyperlink w:anchor="_Toc105509233" w:history="1">
        <w:r w:rsidR="00FC754C" w:rsidRPr="004F1F81">
          <w:rPr>
            <w:rStyle w:val="Hyperlink"/>
            <w:noProof/>
            <w:szCs w:val="20"/>
            <w:lang w:val="en-GB"/>
          </w:rPr>
          <w:t>6.3.2</w:t>
        </w:r>
        <w:r w:rsidR="00FC754C" w:rsidRPr="004F1F81">
          <w:rPr>
            <w:rFonts w:eastAsiaTheme="minorEastAsia"/>
            <w:noProof/>
            <w:color w:val="auto"/>
            <w:szCs w:val="20"/>
            <w:lang w:val="fr-FR" w:eastAsia="fr-FR"/>
          </w:rPr>
          <w:tab/>
        </w:r>
        <w:r w:rsidR="00FC754C" w:rsidRPr="004F1F81">
          <w:rPr>
            <w:rStyle w:val="Hyperlink"/>
            <w:noProof/>
            <w:szCs w:val="20"/>
            <w:lang w:val="en-GB"/>
          </w:rPr>
          <w:t>Gridded data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_Toc105509233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C112364" w14:textId="77777777" w:rsidR="00FC754C" w:rsidRPr="004F1F81" w:rsidRDefault="00000000" w:rsidP="00FC754C">
      <w:pPr>
        <w:pStyle w:val="TOC3"/>
        <w:rPr>
          <w:rFonts w:eastAsiaTheme="minorEastAsia"/>
          <w:noProof/>
          <w:color w:val="auto"/>
          <w:szCs w:val="20"/>
          <w:lang w:val="fr-FR" w:eastAsia="fr-FR"/>
        </w:rPr>
      </w:pPr>
      <w:hyperlink w:anchor="_Toc105509234" w:history="1">
        <w:r w:rsidR="00FC754C" w:rsidRPr="004F1F81">
          <w:rPr>
            <w:rStyle w:val="Hyperlink"/>
            <w:noProof/>
            <w:szCs w:val="20"/>
            <w:lang w:val="en-GB"/>
          </w:rPr>
          <w:t>6.3.3</w:t>
        </w:r>
        <w:r w:rsidR="00FC754C" w:rsidRPr="004F1F81">
          <w:rPr>
            <w:rFonts w:eastAsiaTheme="minorEastAsia"/>
            <w:noProof/>
            <w:color w:val="auto"/>
            <w:szCs w:val="20"/>
            <w:lang w:val="fr-FR" w:eastAsia="fr-FR"/>
          </w:rPr>
          <w:tab/>
        </w:r>
        <w:r w:rsidR="00FC754C" w:rsidRPr="004F1F81">
          <w:rPr>
            <w:rStyle w:val="Hyperlink"/>
            <w:noProof/>
            <w:szCs w:val="20"/>
            <w:lang w:val="en-GB"/>
          </w:rPr>
          <w:t>Relative internal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_Toc105509234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78879183" w14:textId="77777777" w:rsidR="00FC754C" w:rsidRPr="004F1F81" w:rsidRDefault="00000000" w:rsidP="00FC754C">
      <w:pPr>
        <w:pStyle w:val="TOC2"/>
        <w:rPr>
          <w:rFonts w:eastAsiaTheme="minorEastAsia"/>
          <w:noProof/>
          <w:color w:val="auto"/>
          <w:szCs w:val="20"/>
          <w:lang w:val="fr-FR" w:eastAsia="fr-FR"/>
        </w:rPr>
      </w:pPr>
      <w:hyperlink w:anchor="_Toc105509235" w:history="1">
        <w:r w:rsidR="00FC754C" w:rsidRPr="004F1F81">
          <w:rPr>
            <w:rStyle w:val="Hyperlink"/>
            <w:noProof/>
            <w:szCs w:val="20"/>
            <w:lang w:val="en-GB"/>
          </w:rPr>
          <w:t>6.4</w:t>
        </w:r>
        <w:r w:rsidR="00FC754C" w:rsidRPr="004F1F81">
          <w:rPr>
            <w:rFonts w:eastAsiaTheme="minorEastAsia"/>
            <w:noProof/>
            <w:color w:val="auto"/>
            <w:szCs w:val="20"/>
            <w:lang w:val="fr-FR" w:eastAsia="fr-FR"/>
          </w:rPr>
          <w:tab/>
        </w:r>
        <w:r w:rsidR="00FC754C" w:rsidRPr="004F1F81">
          <w:rPr>
            <w:rStyle w:val="Hyperlink"/>
            <w:noProof/>
            <w:szCs w:val="20"/>
            <w:lang w:val="en-GB"/>
          </w:rPr>
          <w:t>Temporal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_Toc105509235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03E634CC" w14:textId="77777777" w:rsidR="00FC754C" w:rsidRPr="004F1F81" w:rsidRDefault="00000000" w:rsidP="00FC754C">
      <w:pPr>
        <w:pStyle w:val="TOC3"/>
        <w:rPr>
          <w:rFonts w:eastAsiaTheme="minorEastAsia"/>
          <w:noProof/>
          <w:color w:val="auto"/>
          <w:szCs w:val="20"/>
          <w:lang w:val="fr-FR" w:eastAsia="fr-FR"/>
        </w:rPr>
      </w:pPr>
      <w:hyperlink w:anchor="_Toc105509236" w:history="1">
        <w:r w:rsidR="00FC754C" w:rsidRPr="004F1F81">
          <w:rPr>
            <w:rStyle w:val="Hyperlink"/>
            <w:noProof/>
            <w:szCs w:val="20"/>
            <w:lang w:val="en-GB"/>
          </w:rPr>
          <w:t>6.4.1</w:t>
        </w:r>
        <w:r w:rsidR="00FC754C" w:rsidRPr="004F1F81">
          <w:rPr>
            <w:rFonts w:eastAsiaTheme="minorEastAsia"/>
            <w:noProof/>
            <w:color w:val="auto"/>
            <w:szCs w:val="20"/>
            <w:lang w:val="fr-FR" w:eastAsia="fr-FR"/>
          </w:rPr>
          <w:tab/>
        </w:r>
        <w:r w:rsidR="00FC754C" w:rsidRPr="004F1F81">
          <w:rPr>
            <w:rStyle w:val="Hyperlink"/>
            <w:noProof/>
            <w:szCs w:val="20"/>
            <w:lang w:val="en-GB"/>
          </w:rPr>
          <w:t>Temporal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_Toc105509236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3184204C" w14:textId="77777777" w:rsidR="00FC754C" w:rsidRPr="004F1F81" w:rsidRDefault="00000000" w:rsidP="00FC754C">
      <w:pPr>
        <w:pStyle w:val="TOC3"/>
        <w:rPr>
          <w:rFonts w:eastAsiaTheme="minorEastAsia"/>
          <w:noProof/>
          <w:color w:val="auto"/>
          <w:szCs w:val="20"/>
          <w:lang w:val="fr-FR" w:eastAsia="fr-FR"/>
        </w:rPr>
      </w:pPr>
      <w:hyperlink w:anchor="_Toc105509237" w:history="1">
        <w:r w:rsidR="00FC754C" w:rsidRPr="004F1F81">
          <w:rPr>
            <w:rStyle w:val="Hyperlink"/>
            <w:noProof/>
            <w:szCs w:val="20"/>
            <w:lang w:val="en-GB"/>
          </w:rPr>
          <w:t>6.4.2</w:t>
        </w:r>
        <w:r w:rsidR="00FC754C" w:rsidRPr="004F1F81">
          <w:rPr>
            <w:rFonts w:eastAsiaTheme="minorEastAsia"/>
            <w:noProof/>
            <w:color w:val="auto"/>
            <w:szCs w:val="20"/>
            <w:lang w:val="fr-FR" w:eastAsia="fr-FR"/>
          </w:rPr>
          <w:tab/>
        </w:r>
        <w:r w:rsidR="00FC754C" w:rsidRPr="004F1F81">
          <w:rPr>
            <w:rStyle w:val="Hyperlink"/>
            <w:noProof/>
            <w:szCs w:val="20"/>
            <w:lang w:val="en-GB"/>
          </w:rPr>
          <w:t>Temporal validity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_Toc105509237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34D7C134" w14:textId="77777777" w:rsidR="00FC754C" w:rsidRPr="004F1F81" w:rsidRDefault="00000000" w:rsidP="00FC754C">
      <w:pPr>
        <w:pStyle w:val="TOC2"/>
        <w:rPr>
          <w:rFonts w:eastAsiaTheme="minorEastAsia"/>
          <w:noProof/>
          <w:color w:val="auto"/>
          <w:szCs w:val="20"/>
          <w:lang w:val="fr-FR" w:eastAsia="fr-FR"/>
        </w:rPr>
      </w:pPr>
      <w:hyperlink w:anchor="_Toc105509238" w:history="1">
        <w:r w:rsidR="00FC754C" w:rsidRPr="004F1F81">
          <w:rPr>
            <w:rStyle w:val="Hyperlink"/>
            <w:noProof/>
            <w:szCs w:val="20"/>
            <w:lang w:val="en-GB"/>
          </w:rPr>
          <w:t>6.5</w:t>
        </w:r>
        <w:r w:rsidR="00FC754C" w:rsidRPr="004F1F81">
          <w:rPr>
            <w:rFonts w:eastAsiaTheme="minorEastAsia"/>
            <w:noProof/>
            <w:color w:val="auto"/>
            <w:szCs w:val="20"/>
            <w:lang w:val="fr-FR" w:eastAsia="fr-FR"/>
          </w:rPr>
          <w:tab/>
        </w:r>
        <w:r w:rsidR="00FC754C" w:rsidRPr="004F1F81">
          <w:rPr>
            <w:rStyle w:val="Hyperlink"/>
            <w:noProof/>
            <w:szCs w:val="20"/>
            <w:lang w:val="en-GB"/>
          </w:rPr>
          <w:t>Thematic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_Toc105509238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541BA734" w14:textId="77777777" w:rsidR="00FC754C" w:rsidRPr="004F1F81" w:rsidRDefault="00000000" w:rsidP="00FC754C">
      <w:pPr>
        <w:pStyle w:val="TOC3"/>
        <w:rPr>
          <w:rFonts w:eastAsiaTheme="minorEastAsia"/>
          <w:noProof/>
          <w:color w:val="auto"/>
          <w:szCs w:val="20"/>
          <w:lang w:val="fr-FR" w:eastAsia="fr-FR"/>
        </w:rPr>
      </w:pPr>
      <w:hyperlink w:anchor="_Toc105509239" w:history="1">
        <w:r w:rsidR="00FC754C" w:rsidRPr="004F1F81">
          <w:rPr>
            <w:rStyle w:val="Hyperlink"/>
            <w:noProof/>
            <w:szCs w:val="20"/>
            <w:lang w:val="en-GB"/>
          </w:rPr>
          <w:t>6.5.1</w:t>
        </w:r>
        <w:r w:rsidR="00FC754C" w:rsidRPr="004F1F81">
          <w:rPr>
            <w:rFonts w:eastAsiaTheme="minorEastAsia"/>
            <w:noProof/>
            <w:color w:val="auto"/>
            <w:szCs w:val="20"/>
            <w:lang w:val="fr-FR" w:eastAsia="fr-FR"/>
          </w:rPr>
          <w:tab/>
        </w:r>
        <w:r w:rsidR="00FC754C" w:rsidRPr="004F1F81">
          <w:rPr>
            <w:rStyle w:val="Hyperlink"/>
            <w:noProof/>
            <w:szCs w:val="20"/>
            <w:lang w:val="en-GB"/>
          </w:rPr>
          <w:t>Thematic classification correctness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_Toc105509239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43EA6263" w14:textId="77777777" w:rsidR="00FC754C" w:rsidRPr="004F1F81" w:rsidRDefault="00000000" w:rsidP="00FC754C">
      <w:pPr>
        <w:pStyle w:val="TOC3"/>
        <w:rPr>
          <w:rFonts w:eastAsiaTheme="minorEastAsia"/>
          <w:noProof/>
          <w:color w:val="auto"/>
          <w:szCs w:val="20"/>
          <w:lang w:val="fr-FR" w:eastAsia="fr-FR"/>
        </w:rPr>
      </w:pPr>
      <w:hyperlink w:anchor="_Toc105509240" w:history="1">
        <w:r w:rsidR="00FC754C" w:rsidRPr="004F1F81">
          <w:rPr>
            <w:rStyle w:val="Hyperlink"/>
            <w:noProof/>
            <w:szCs w:val="20"/>
            <w:lang w:val="en-GB"/>
          </w:rPr>
          <w:t>6.5.2</w:t>
        </w:r>
        <w:r w:rsidR="00FC754C" w:rsidRPr="004F1F81">
          <w:rPr>
            <w:rFonts w:eastAsiaTheme="minorEastAsia"/>
            <w:noProof/>
            <w:color w:val="auto"/>
            <w:szCs w:val="20"/>
            <w:lang w:val="fr-FR" w:eastAsia="fr-FR"/>
          </w:rPr>
          <w:tab/>
        </w:r>
        <w:r w:rsidR="00FC754C" w:rsidRPr="004F1F81">
          <w:rPr>
            <w:rStyle w:val="Hyperlink"/>
            <w:noProof/>
            <w:szCs w:val="20"/>
            <w:lang w:val="en-GB"/>
          </w:rPr>
          <w:t>Non-quantitative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_Toc105509240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11CD4A68" w14:textId="77777777" w:rsidR="00FC754C" w:rsidRPr="004F1F81" w:rsidRDefault="00000000" w:rsidP="00FC754C">
      <w:pPr>
        <w:pStyle w:val="TOC3"/>
        <w:rPr>
          <w:rFonts w:eastAsiaTheme="minorEastAsia"/>
          <w:noProof/>
          <w:color w:val="auto"/>
          <w:szCs w:val="20"/>
          <w:lang w:val="fr-FR" w:eastAsia="fr-FR"/>
        </w:rPr>
      </w:pPr>
      <w:hyperlink w:anchor="_Toc105509241" w:history="1">
        <w:r w:rsidR="00FC754C" w:rsidRPr="004F1F81">
          <w:rPr>
            <w:rStyle w:val="Hyperlink"/>
            <w:noProof/>
            <w:szCs w:val="20"/>
            <w:lang w:val="en-GB"/>
          </w:rPr>
          <w:t>6.5.3</w:t>
        </w:r>
        <w:r w:rsidR="00FC754C" w:rsidRPr="004F1F81">
          <w:rPr>
            <w:rFonts w:eastAsiaTheme="minorEastAsia"/>
            <w:noProof/>
            <w:color w:val="auto"/>
            <w:szCs w:val="20"/>
            <w:lang w:val="fr-FR" w:eastAsia="fr-FR"/>
          </w:rPr>
          <w:tab/>
        </w:r>
        <w:r w:rsidR="00FC754C" w:rsidRPr="004F1F81">
          <w:rPr>
            <w:rStyle w:val="Hyperlink"/>
            <w:noProof/>
            <w:szCs w:val="20"/>
            <w:lang w:val="en-GB"/>
          </w:rPr>
          <w:t>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_Toc105509241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0BAC347A" w14:textId="77777777" w:rsidR="00FC754C" w:rsidRPr="004F1F81" w:rsidRDefault="00000000" w:rsidP="004F1F81">
      <w:pPr>
        <w:pStyle w:val="TOC1"/>
        <w:rPr>
          <w:rFonts w:eastAsiaTheme="minorEastAsia"/>
          <w:b w:val="0"/>
          <w:color w:val="auto"/>
          <w:lang w:val="fr-FR" w:eastAsia="fr-FR"/>
        </w:rPr>
      </w:pPr>
      <w:hyperlink w:anchor="_Toc105509242" w:history="1">
        <w:r w:rsidR="00FC754C" w:rsidRPr="004F1F81">
          <w:rPr>
            <w:rStyle w:val="Hyperlink"/>
            <w:b w:val="0"/>
            <w:szCs w:val="20"/>
            <w:lang w:val="en-GB"/>
          </w:rPr>
          <w:t>7</w:t>
        </w:r>
        <w:r w:rsidR="00FC754C" w:rsidRPr="004F1F81">
          <w:rPr>
            <w:rFonts w:eastAsiaTheme="minorEastAsia"/>
            <w:b w:val="0"/>
            <w:color w:val="auto"/>
            <w:lang w:val="fr-FR" w:eastAsia="fr-FR"/>
          </w:rPr>
          <w:tab/>
        </w:r>
        <w:r w:rsidR="00FC754C" w:rsidRPr="004F1F81">
          <w:rPr>
            <w:rStyle w:val="Hyperlink"/>
            <w:b w:val="0"/>
            <w:szCs w:val="20"/>
            <w:lang w:val="en-GB"/>
          </w:rPr>
          <w:t>Data Capture and Classification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_Toc105509242 \h </w:instrText>
        </w:r>
        <w:r w:rsidR="00FC754C" w:rsidRPr="004F1F81">
          <w:rPr>
            <w:b w:val="0"/>
            <w:webHidden/>
          </w:rPr>
        </w:r>
        <w:r w:rsidR="00FC754C" w:rsidRPr="004F1F81">
          <w:rPr>
            <w:b w:val="0"/>
            <w:webHidden/>
          </w:rPr>
          <w:fldChar w:fldCharType="separate"/>
        </w:r>
        <w:r w:rsidR="00D55292">
          <w:rPr>
            <w:b w:val="0"/>
            <w:webHidden/>
          </w:rPr>
          <w:t>17</w:t>
        </w:r>
        <w:r w:rsidR="00FC754C" w:rsidRPr="004F1F81">
          <w:rPr>
            <w:b w:val="0"/>
            <w:webHidden/>
          </w:rPr>
          <w:fldChar w:fldCharType="end"/>
        </w:r>
      </w:hyperlink>
    </w:p>
    <w:p w14:paraId="6865E4BD" w14:textId="77777777" w:rsidR="00FC754C" w:rsidRPr="004F1F81" w:rsidRDefault="00000000" w:rsidP="004F1F81">
      <w:pPr>
        <w:pStyle w:val="TOC1"/>
        <w:rPr>
          <w:rFonts w:eastAsiaTheme="minorEastAsia"/>
          <w:b w:val="0"/>
          <w:color w:val="auto"/>
          <w:lang w:val="fr-FR" w:eastAsia="fr-FR"/>
        </w:rPr>
      </w:pPr>
      <w:hyperlink w:anchor="_Toc105509243" w:history="1">
        <w:r w:rsidR="00FC754C" w:rsidRPr="004F1F81">
          <w:rPr>
            <w:rStyle w:val="Hyperlink"/>
            <w:b w:val="0"/>
            <w:szCs w:val="20"/>
            <w:lang w:val="en-GB"/>
          </w:rPr>
          <w:t>8</w:t>
        </w:r>
        <w:r w:rsidR="00FC754C" w:rsidRPr="004F1F81">
          <w:rPr>
            <w:rFonts w:eastAsiaTheme="minorEastAsia"/>
            <w:b w:val="0"/>
            <w:color w:val="auto"/>
            <w:lang w:val="fr-FR" w:eastAsia="fr-FR"/>
          </w:rPr>
          <w:tab/>
        </w:r>
        <w:r w:rsidR="00FC754C" w:rsidRPr="004F1F81">
          <w:rPr>
            <w:rStyle w:val="Hyperlink"/>
            <w:b w:val="0"/>
            <w:szCs w:val="20"/>
            <w:lang w:val="en-GB"/>
          </w:rPr>
          <w:t>Data Maintenance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_Toc105509243 \h </w:instrText>
        </w:r>
        <w:r w:rsidR="00FC754C" w:rsidRPr="004F1F81">
          <w:rPr>
            <w:b w:val="0"/>
            <w:webHidden/>
          </w:rPr>
        </w:r>
        <w:r w:rsidR="00FC754C" w:rsidRPr="004F1F81">
          <w:rPr>
            <w:b w:val="0"/>
            <w:webHidden/>
          </w:rPr>
          <w:fldChar w:fldCharType="separate"/>
        </w:r>
        <w:r w:rsidR="00D55292">
          <w:rPr>
            <w:b w:val="0"/>
            <w:webHidden/>
          </w:rPr>
          <w:t>18</w:t>
        </w:r>
        <w:r w:rsidR="00FC754C" w:rsidRPr="004F1F81">
          <w:rPr>
            <w:b w:val="0"/>
            <w:webHidden/>
          </w:rPr>
          <w:fldChar w:fldCharType="end"/>
        </w:r>
      </w:hyperlink>
    </w:p>
    <w:p w14:paraId="28051E3F" w14:textId="77777777" w:rsidR="00FC754C" w:rsidRPr="004F1F81" w:rsidRDefault="00000000" w:rsidP="00FC754C">
      <w:pPr>
        <w:pStyle w:val="TOC2"/>
        <w:rPr>
          <w:rFonts w:eastAsiaTheme="minorEastAsia"/>
          <w:noProof/>
          <w:color w:val="auto"/>
          <w:szCs w:val="20"/>
          <w:lang w:val="fr-FR" w:eastAsia="fr-FR"/>
        </w:rPr>
      </w:pPr>
      <w:hyperlink w:anchor="_Toc105509244" w:history="1">
        <w:r w:rsidR="00FC754C" w:rsidRPr="004F1F81">
          <w:rPr>
            <w:rStyle w:val="Hyperlink"/>
            <w:noProof/>
            <w:szCs w:val="20"/>
            <w:lang w:val="en-GB"/>
          </w:rPr>
          <w:t>8.1</w:t>
        </w:r>
        <w:r w:rsidR="00FC754C" w:rsidRPr="004F1F81">
          <w:rPr>
            <w:rFonts w:eastAsiaTheme="minorEastAsia"/>
            <w:noProof/>
            <w:color w:val="auto"/>
            <w:szCs w:val="20"/>
            <w:lang w:val="fr-FR" w:eastAsia="fr-FR"/>
          </w:rPr>
          <w:tab/>
        </w:r>
        <w:r w:rsidR="00FC754C" w:rsidRPr="004F1F81">
          <w:rPr>
            <w:rStyle w:val="Hyperlink"/>
            <w:noProof/>
            <w:szCs w:val="20"/>
            <w:lang w:val="en-GB"/>
          </w:rPr>
          <w:t>Maintenance and update frequency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_Toc105509244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67662CD4" w14:textId="77777777" w:rsidR="00FC754C" w:rsidRPr="004F1F81" w:rsidRDefault="00000000" w:rsidP="00FC754C">
      <w:pPr>
        <w:pStyle w:val="TOC2"/>
        <w:rPr>
          <w:rFonts w:eastAsiaTheme="minorEastAsia"/>
          <w:noProof/>
          <w:color w:val="auto"/>
          <w:szCs w:val="20"/>
          <w:lang w:val="fr-FR" w:eastAsia="fr-FR"/>
        </w:rPr>
      </w:pPr>
      <w:hyperlink w:anchor="_Toc105509245" w:history="1">
        <w:r w:rsidR="00FC754C" w:rsidRPr="004F1F81">
          <w:rPr>
            <w:rStyle w:val="Hyperlink"/>
            <w:noProof/>
            <w:szCs w:val="20"/>
            <w:lang w:val="en-GB"/>
          </w:rPr>
          <w:t>8.2</w:t>
        </w:r>
        <w:r w:rsidR="00FC754C" w:rsidRPr="004F1F81">
          <w:rPr>
            <w:rFonts w:eastAsiaTheme="minorEastAsia"/>
            <w:noProof/>
            <w:color w:val="auto"/>
            <w:szCs w:val="20"/>
            <w:lang w:val="fr-FR" w:eastAsia="fr-FR"/>
          </w:rPr>
          <w:tab/>
        </w:r>
        <w:r w:rsidR="00FC754C" w:rsidRPr="004F1F81">
          <w:rPr>
            <w:rStyle w:val="Hyperlink"/>
            <w:noProof/>
            <w:szCs w:val="20"/>
            <w:lang w:val="en-GB"/>
          </w:rPr>
          <w:t>Data source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_Toc105509245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55D2A7F7" w14:textId="77777777" w:rsidR="00FC754C" w:rsidRPr="004F1F81" w:rsidRDefault="00000000" w:rsidP="00FC754C">
      <w:pPr>
        <w:pStyle w:val="TOC2"/>
        <w:rPr>
          <w:rFonts w:eastAsiaTheme="minorEastAsia"/>
          <w:noProof/>
          <w:color w:val="auto"/>
          <w:szCs w:val="20"/>
          <w:lang w:val="fr-FR" w:eastAsia="fr-FR"/>
        </w:rPr>
      </w:pPr>
      <w:hyperlink w:anchor="_Toc105509246" w:history="1">
        <w:r w:rsidR="00FC754C" w:rsidRPr="004F1F81">
          <w:rPr>
            <w:rStyle w:val="Hyperlink"/>
            <w:noProof/>
            <w:szCs w:val="20"/>
            <w:lang w:val="en-GB"/>
          </w:rPr>
          <w:t>8.3</w:t>
        </w:r>
        <w:r w:rsidR="00FC754C" w:rsidRPr="004F1F81">
          <w:rPr>
            <w:rFonts w:eastAsiaTheme="minorEastAsia"/>
            <w:noProof/>
            <w:color w:val="auto"/>
            <w:szCs w:val="20"/>
            <w:lang w:val="fr-FR" w:eastAsia="fr-FR"/>
          </w:rPr>
          <w:tab/>
        </w:r>
        <w:r w:rsidR="00FC754C" w:rsidRPr="004F1F81">
          <w:rPr>
            <w:rStyle w:val="Hyperlink"/>
            <w:noProof/>
            <w:szCs w:val="20"/>
            <w:lang w:val="en-GB"/>
          </w:rPr>
          <w:t>Production process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_Toc105509246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0D829E9A" w14:textId="77777777" w:rsidR="00FC754C" w:rsidRPr="004F1F81" w:rsidRDefault="00000000" w:rsidP="004F1F81">
      <w:pPr>
        <w:pStyle w:val="TOC1"/>
        <w:rPr>
          <w:rFonts w:eastAsiaTheme="minorEastAsia"/>
          <w:b w:val="0"/>
          <w:color w:val="auto"/>
          <w:lang w:val="fr-FR" w:eastAsia="fr-FR"/>
        </w:rPr>
      </w:pPr>
      <w:hyperlink w:anchor="_Toc105509247" w:history="1">
        <w:r w:rsidR="00FC754C" w:rsidRPr="004F1F81">
          <w:rPr>
            <w:rStyle w:val="Hyperlink"/>
            <w:b w:val="0"/>
            <w:szCs w:val="20"/>
            <w:lang w:val="en-GB"/>
          </w:rPr>
          <w:t>9</w:t>
        </w:r>
        <w:r w:rsidR="00FC754C" w:rsidRPr="004F1F81">
          <w:rPr>
            <w:rFonts w:eastAsiaTheme="minorEastAsia"/>
            <w:b w:val="0"/>
            <w:color w:val="auto"/>
            <w:lang w:val="fr-FR" w:eastAsia="fr-FR"/>
          </w:rPr>
          <w:tab/>
        </w:r>
        <w:r w:rsidR="00FC754C" w:rsidRPr="004F1F81">
          <w:rPr>
            <w:rStyle w:val="Hyperlink"/>
            <w:b w:val="0"/>
            <w:szCs w:val="20"/>
            <w:lang w:val="en-GB"/>
          </w:rPr>
          <w:t>Portrayal</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_Toc105509247 \h </w:instrText>
        </w:r>
        <w:r w:rsidR="00FC754C" w:rsidRPr="004F1F81">
          <w:rPr>
            <w:b w:val="0"/>
            <w:webHidden/>
          </w:rPr>
        </w:r>
        <w:r w:rsidR="00FC754C" w:rsidRPr="004F1F81">
          <w:rPr>
            <w:b w:val="0"/>
            <w:webHidden/>
          </w:rPr>
          <w:fldChar w:fldCharType="separate"/>
        </w:r>
        <w:r w:rsidR="00D55292">
          <w:rPr>
            <w:b w:val="0"/>
            <w:webHidden/>
          </w:rPr>
          <w:t>18</w:t>
        </w:r>
        <w:r w:rsidR="00FC754C" w:rsidRPr="004F1F81">
          <w:rPr>
            <w:b w:val="0"/>
            <w:webHidden/>
          </w:rPr>
          <w:fldChar w:fldCharType="end"/>
        </w:r>
      </w:hyperlink>
    </w:p>
    <w:p w14:paraId="670B34B0" w14:textId="77777777" w:rsidR="00FC754C" w:rsidRPr="004F1F81" w:rsidRDefault="00000000" w:rsidP="00FC754C">
      <w:pPr>
        <w:pStyle w:val="TOC2"/>
        <w:rPr>
          <w:rFonts w:eastAsiaTheme="minorEastAsia"/>
          <w:noProof/>
          <w:color w:val="auto"/>
          <w:szCs w:val="20"/>
          <w:lang w:val="fr-FR" w:eastAsia="fr-FR"/>
        </w:rPr>
      </w:pPr>
      <w:hyperlink w:anchor="_Toc105509248" w:history="1">
        <w:r w:rsidR="00FC754C" w:rsidRPr="004F1F81">
          <w:rPr>
            <w:rStyle w:val="Hyperlink"/>
            <w:noProof/>
            <w:szCs w:val="20"/>
            <w:lang w:val="en-GB"/>
          </w:rPr>
          <w:t>9.1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_Toc105509248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33F12D5D" w14:textId="77777777" w:rsidR="00FC754C" w:rsidRPr="004F1F81" w:rsidRDefault="00000000" w:rsidP="00FC754C">
      <w:pPr>
        <w:pStyle w:val="TOC2"/>
        <w:rPr>
          <w:rFonts w:eastAsiaTheme="minorEastAsia"/>
          <w:noProof/>
          <w:color w:val="auto"/>
          <w:szCs w:val="20"/>
          <w:lang w:val="fr-FR" w:eastAsia="fr-FR"/>
        </w:rPr>
      </w:pPr>
      <w:hyperlink w:anchor="_Toc105509249" w:history="1">
        <w:r w:rsidR="00FC754C" w:rsidRPr="004F1F81">
          <w:rPr>
            <w:rStyle w:val="Hyperlink"/>
            <w:noProof/>
            <w:szCs w:val="20"/>
            <w:lang w:val="en-GB"/>
          </w:rPr>
          <w:t>9.2</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_Toc105509249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46661211" w14:textId="77777777" w:rsidR="00FC754C" w:rsidRPr="004F1F81" w:rsidRDefault="00000000" w:rsidP="00FC754C">
      <w:pPr>
        <w:pStyle w:val="TOC3"/>
        <w:rPr>
          <w:rFonts w:eastAsiaTheme="minorEastAsia"/>
          <w:noProof/>
          <w:color w:val="auto"/>
          <w:szCs w:val="20"/>
          <w:lang w:val="fr-FR" w:eastAsia="fr-FR"/>
        </w:rPr>
      </w:pPr>
      <w:hyperlink w:anchor="_Toc105509250" w:history="1">
        <w:r w:rsidR="00FC754C" w:rsidRPr="004F1F81">
          <w:rPr>
            <w:rStyle w:val="Hyperlink"/>
            <w:noProof/>
            <w:szCs w:val="20"/>
            <w:lang w:val="en-GB"/>
          </w:rPr>
          <w:t>9.2.1</w:t>
        </w:r>
        <w:r w:rsidR="00FC754C" w:rsidRPr="004F1F81">
          <w:rPr>
            <w:rFonts w:eastAsiaTheme="minorEastAsia"/>
            <w:noProof/>
            <w:color w:val="auto"/>
            <w:szCs w:val="20"/>
            <w:lang w:val="fr-FR" w:eastAsia="fr-FR"/>
          </w:rPr>
          <w:tab/>
        </w:r>
        <w:r w:rsidR="00FC754C" w:rsidRPr="004F1F81">
          <w:rPr>
            <w:rStyle w:val="Hyperlink"/>
            <w:noProof/>
            <w:szCs w:val="20"/>
            <w:lang w:val="en-GB"/>
          </w:rPr>
          <w:t>Charted soundings/contours vs.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_Toc105509250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54CFE260" w14:textId="77777777" w:rsidR="00FC754C" w:rsidRPr="004F1F81" w:rsidRDefault="00000000" w:rsidP="00FC754C">
      <w:pPr>
        <w:pStyle w:val="TOC3"/>
        <w:rPr>
          <w:rFonts w:eastAsiaTheme="minorEastAsia"/>
          <w:noProof/>
          <w:color w:val="auto"/>
          <w:szCs w:val="20"/>
          <w:lang w:val="fr-FR" w:eastAsia="fr-FR"/>
        </w:rPr>
      </w:pPr>
      <w:hyperlink w:anchor="_Toc105509251" w:history="1">
        <w:r w:rsidR="00FC754C" w:rsidRPr="004F1F81">
          <w:rPr>
            <w:rStyle w:val="Hyperlink"/>
            <w:noProof/>
            <w:szCs w:val="20"/>
            <w:lang w:val="en-GB"/>
          </w:rPr>
          <w:t>9.2.2</w:t>
        </w:r>
        <w:r w:rsidR="00FC754C" w:rsidRPr="004F1F81">
          <w:rPr>
            <w:rFonts w:eastAsiaTheme="minorEastAsia"/>
            <w:noProof/>
            <w:color w:val="auto"/>
            <w:szCs w:val="20"/>
            <w:lang w:val="fr-FR" w:eastAsia="fr-FR"/>
          </w:rPr>
          <w:tab/>
        </w:r>
        <w:r w:rsidR="00FC754C" w:rsidRPr="004F1F81">
          <w:rPr>
            <w:rStyle w:val="Hyperlink"/>
            <w:noProof/>
            <w:szCs w:val="20"/>
            <w:lang w:val="en-GB"/>
          </w:rPr>
          <w:t>Use of sun-illumination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_Toc105509251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462C72AA" w14:textId="77777777" w:rsidR="00FC754C" w:rsidRPr="004F1F81" w:rsidRDefault="00000000" w:rsidP="00FC754C">
      <w:pPr>
        <w:pStyle w:val="TOC3"/>
        <w:rPr>
          <w:rFonts w:eastAsiaTheme="minorEastAsia"/>
          <w:noProof/>
          <w:color w:val="auto"/>
          <w:szCs w:val="20"/>
          <w:lang w:val="fr-FR" w:eastAsia="fr-FR"/>
        </w:rPr>
      </w:pPr>
      <w:hyperlink w:anchor="_Toc105509253" w:history="1">
        <w:r w:rsidR="00FC754C" w:rsidRPr="004F1F81">
          <w:rPr>
            <w:rStyle w:val="Hyperlink"/>
            <w:noProof/>
            <w:szCs w:val="20"/>
            <w:lang w:val="en-GB"/>
          </w:rPr>
          <w:t>9.2.3</w:t>
        </w:r>
        <w:r w:rsidR="00FC754C" w:rsidRPr="004F1F81">
          <w:rPr>
            <w:rFonts w:eastAsiaTheme="minorEastAsia"/>
            <w:noProof/>
            <w:color w:val="auto"/>
            <w:szCs w:val="20"/>
            <w:lang w:val="fr-FR" w:eastAsia="fr-FR"/>
          </w:rPr>
          <w:tab/>
        </w:r>
        <w:r w:rsidR="00FC754C" w:rsidRPr="004F1F81">
          <w:rPr>
            <w:rStyle w:val="Hyperlink"/>
            <w:noProof/>
            <w:szCs w:val="20"/>
            <w:lang w:val="en-GB"/>
          </w:rPr>
          <w:t>Transparency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_Toc105509253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3237ABEA" w14:textId="77777777" w:rsidR="00FC754C" w:rsidRPr="004F1F81" w:rsidRDefault="00000000" w:rsidP="00FC754C">
      <w:pPr>
        <w:pStyle w:val="TOC2"/>
        <w:rPr>
          <w:rFonts w:eastAsiaTheme="minorEastAsia"/>
          <w:noProof/>
          <w:color w:val="auto"/>
          <w:szCs w:val="20"/>
          <w:lang w:val="fr-FR" w:eastAsia="fr-FR"/>
        </w:rPr>
      </w:pPr>
      <w:hyperlink w:anchor="_Toc105509254" w:history="1">
        <w:r w:rsidR="00FC754C" w:rsidRPr="004F1F81">
          <w:rPr>
            <w:rStyle w:val="Hyperlink"/>
            <w:noProof/>
            <w:szCs w:val="20"/>
            <w:lang w:val="en-GB"/>
          </w:rPr>
          <w:t>9.3</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navigation zones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_Toc105509254 \h </w:instrText>
        </w:r>
        <w:r w:rsidR="00FC754C" w:rsidRPr="004F1F81">
          <w:rPr>
            <w:noProof/>
            <w:webHidden/>
            <w:szCs w:val="20"/>
          </w:rPr>
        </w:r>
        <w:r w:rsidR="00FC754C" w:rsidRPr="004F1F81">
          <w:rPr>
            <w:noProof/>
            <w:webHidden/>
            <w:szCs w:val="20"/>
          </w:rPr>
          <w:fldChar w:fldCharType="separate"/>
        </w:r>
        <w:r w:rsidR="00D55292">
          <w:rPr>
            <w:noProof/>
            <w:webHidden/>
            <w:szCs w:val="20"/>
          </w:rPr>
          <w:t>20</w:t>
        </w:r>
        <w:r w:rsidR="00FC754C" w:rsidRPr="004F1F81">
          <w:rPr>
            <w:noProof/>
            <w:webHidden/>
            <w:szCs w:val="20"/>
          </w:rPr>
          <w:fldChar w:fldCharType="end"/>
        </w:r>
      </w:hyperlink>
    </w:p>
    <w:p w14:paraId="1CCB06C7" w14:textId="77777777" w:rsidR="00FC754C" w:rsidRPr="004F1F81" w:rsidRDefault="00000000" w:rsidP="004F1F81">
      <w:pPr>
        <w:pStyle w:val="TOC1"/>
        <w:rPr>
          <w:rFonts w:eastAsiaTheme="minorEastAsia"/>
          <w:b w:val="0"/>
          <w:color w:val="auto"/>
          <w:lang w:val="fr-FR" w:eastAsia="fr-FR"/>
        </w:rPr>
      </w:pPr>
      <w:hyperlink w:anchor="_Toc105509255" w:history="1">
        <w:r w:rsidR="00FC754C" w:rsidRPr="004F1F81">
          <w:rPr>
            <w:rStyle w:val="Hyperlink"/>
            <w:b w:val="0"/>
            <w:szCs w:val="20"/>
            <w:lang w:val="en-GB"/>
          </w:rPr>
          <w:t>10</w:t>
        </w:r>
        <w:r w:rsidR="00FC754C" w:rsidRPr="004F1F81">
          <w:rPr>
            <w:rFonts w:eastAsiaTheme="minorEastAsia"/>
            <w:b w:val="0"/>
            <w:color w:val="auto"/>
            <w:lang w:val="fr-FR" w:eastAsia="fr-FR"/>
          </w:rPr>
          <w:tab/>
        </w:r>
        <w:r w:rsidR="00FC754C" w:rsidRPr="004F1F81">
          <w:rPr>
            <w:rStyle w:val="Hyperlink"/>
            <w:b w:val="0"/>
            <w:szCs w:val="20"/>
            <w:lang w:val="en-GB"/>
          </w:rPr>
          <w:t>Data Product Format (Encoding)</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_Toc105509255 \h </w:instrText>
        </w:r>
        <w:r w:rsidR="00FC754C" w:rsidRPr="004F1F81">
          <w:rPr>
            <w:b w:val="0"/>
            <w:webHidden/>
          </w:rPr>
        </w:r>
        <w:r w:rsidR="00FC754C" w:rsidRPr="004F1F81">
          <w:rPr>
            <w:b w:val="0"/>
            <w:webHidden/>
          </w:rPr>
          <w:fldChar w:fldCharType="separate"/>
        </w:r>
        <w:r w:rsidR="00D55292">
          <w:rPr>
            <w:b w:val="0"/>
            <w:webHidden/>
          </w:rPr>
          <w:t>21</w:t>
        </w:r>
        <w:r w:rsidR="00FC754C" w:rsidRPr="004F1F81">
          <w:rPr>
            <w:b w:val="0"/>
            <w:webHidden/>
          </w:rPr>
          <w:fldChar w:fldCharType="end"/>
        </w:r>
      </w:hyperlink>
    </w:p>
    <w:p w14:paraId="33CFC0CF" w14:textId="77777777" w:rsidR="00FC754C" w:rsidRPr="004F1F81" w:rsidRDefault="00000000" w:rsidP="00FC754C">
      <w:pPr>
        <w:pStyle w:val="TOC2"/>
        <w:rPr>
          <w:rFonts w:eastAsiaTheme="minorEastAsia"/>
          <w:noProof/>
          <w:color w:val="auto"/>
          <w:szCs w:val="20"/>
          <w:lang w:val="fr-FR" w:eastAsia="fr-FR"/>
        </w:rPr>
      </w:pPr>
      <w:hyperlink w:anchor="_Toc105509256" w:history="1">
        <w:r w:rsidR="00FC754C" w:rsidRPr="004F1F81">
          <w:rPr>
            <w:rStyle w:val="Hyperlink"/>
            <w:noProof/>
            <w:szCs w:val="20"/>
            <w:lang w:val="en-GB"/>
          </w:rPr>
          <w:t>10.1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_Toc105509256 \h </w:instrText>
        </w:r>
        <w:r w:rsidR="00FC754C" w:rsidRPr="004F1F81">
          <w:rPr>
            <w:noProof/>
            <w:webHidden/>
            <w:szCs w:val="20"/>
          </w:rPr>
        </w:r>
        <w:r w:rsidR="00FC754C" w:rsidRPr="004F1F81">
          <w:rPr>
            <w:noProof/>
            <w:webHidden/>
            <w:szCs w:val="20"/>
          </w:rPr>
          <w:fldChar w:fldCharType="separate"/>
        </w:r>
        <w:r w:rsidR="00D55292">
          <w:rPr>
            <w:noProof/>
            <w:webHidden/>
            <w:szCs w:val="20"/>
          </w:rPr>
          <w:t>21</w:t>
        </w:r>
        <w:r w:rsidR="00FC754C" w:rsidRPr="004F1F81">
          <w:rPr>
            <w:noProof/>
            <w:webHidden/>
            <w:szCs w:val="20"/>
          </w:rPr>
          <w:fldChar w:fldCharType="end"/>
        </w:r>
      </w:hyperlink>
    </w:p>
    <w:p w14:paraId="442487BC" w14:textId="77777777" w:rsidR="00FC754C" w:rsidRPr="004F1F81" w:rsidRDefault="00000000" w:rsidP="00FC754C">
      <w:pPr>
        <w:pStyle w:val="TOC2"/>
        <w:rPr>
          <w:rFonts w:eastAsiaTheme="minorEastAsia"/>
          <w:noProof/>
          <w:color w:val="auto"/>
          <w:szCs w:val="20"/>
          <w:lang w:val="fr-FR" w:eastAsia="fr-FR"/>
        </w:rPr>
      </w:pPr>
      <w:hyperlink w:anchor="_Toc105509257" w:history="1">
        <w:r w:rsidR="00FC754C" w:rsidRPr="004F1F81">
          <w:rPr>
            <w:rStyle w:val="Hyperlink"/>
            <w:noProof/>
            <w:szCs w:val="20"/>
            <w:lang w:val="en-GB"/>
          </w:rPr>
          <w:t>10.2</w:t>
        </w:r>
        <w:r w:rsidR="00FC754C" w:rsidRPr="004F1F81">
          <w:rPr>
            <w:rFonts w:eastAsiaTheme="minorEastAsia"/>
            <w:noProof/>
            <w:color w:val="auto"/>
            <w:szCs w:val="20"/>
            <w:lang w:val="fr-FR" w:eastAsia="fr-FR"/>
          </w:rPr>
          <w:tab/>
        </w:r>
        <w:r w:rsidR="00FC754C" w:rsidRPr="004F1F81">
          <w:rPr>
            <w:rStyle w:val="Hyperlink"/>
            <w:noProof/>
            <w:szCs w:val="20"/>
            <w:lang w:val="en-GB"/>
          </w:rPr>
          <w:t>Product structure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_Toc105509257 \h </w:instrText>
        </w:r>
        <w:r w:rsidR="00FC754C" w:rsidRPr="004F1F81">
          <w:rPr>
            <w:noProof/>
            <w:webHidden/>
            <w:szCs w:val="20"/>
          </w:rPr>
        </w:r>
        <w:r w:rsidR="00FC754C" w:rsidRPr="004F1F81">
          <w:rPr>
            <w:noProof/>
            <w:webHidden/>
            <w:szCs w:val="20"/>
          </w:rPr>
          <w:fldChar w:fldCharType="separate"/>
        </w:r>
        <w:r w:rsidR="00D55292">
          <w:rPr>
            <w:noProof/>
            <w:webHidden/>
            <w:szCs w:val="20"/>
          </w:rPr>
          <w:t>22</w:t>
        </w:r>
        <w:r w:rsidR="00FC754C" w:rsidRPr="004F1F81">
          <w:rPr>
            <w:noProof/>
            <w:webHidden/>
            <w:szCs w:val="20"/>
          </w:rPr>
          <w:fldChar w:fldCharType="end"/>
        </w:r>
      </w:hyperlink>
    </w:p>
    <w:p w14:paraId="48781C86" w14:textId="77777777" w:rsidR="00FC754C" w:rsidRPr="004F1F81" w:rsidRDefault="00000000" w:rsidP="00FC754C">
      <w:pPr>
        <w:pStyle w:val="TOC3"/>
        <w:rPr>
          <w:rFonts w:eastAsiaTheme="minorEastAsia"/>
          <w:noProof/>
          <w:color w:val="auto"/>
          <w:szCs w:val="20"/>
          <w:lang w:val="fr-FR" w:eastAsia="fr-FR"/>
        </w:rPr>
      </w:pPr>
      <w:hyperlink w:anchor="_Toc105509258" w:history="1">
        <w:r w:rsidR="00FC754C" w:rsidRPr="004F1F81">
          <w:rPr>
            <w:rStyle w:val="Hyperlink"/>
            <w:noProof/>
            <w:szCs w:val="20"/>
            <w:lang w:val="en-GB"/>
          </w:rPr>
          <w:t>10.2.1</w:t>
        </w:r>
        <w:r w:rsidR="00FC754C" w:rsidRPr="004F1F81">
          <w:rPr>
            <w:rFonts w:eastAsiaTheme="minorEastAsia"/>
            <w:noProof/>
            <w:color w:val="auto"/>
            <w:szCs w:val="20"/>
            <w:lang w:val="fr-FR" w:eastAsia="fr-FR"/>
          </w:rPr>
          <w:tab/>
        </w:r>
        <w:r w:rsidR="00FC754C" w:rsidRPr="004F1F81">
          <w:rPr>
            <w:rStyle w:val="Hyperlink"/>
            <w:noProof/>
            <w:szCs w:val="20"/>
            <w:lang w:val="en-GB"/>
          </w:rPr>
          <w:t>Feature Codes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_Toc105509258 \h </w:instrText>
        </w:r>
        <w:r w:rsidR="00FC754C" w:rsidRPr="004F1F81">
          <w:rPr>
            <w:noProof/>
            <w:webHidden/>
            <w:szCs w:val="20"/>
          </w:rPr>
        </w:r>
        <w:r w:rsidR="00FC754C" w:rsidRPr="004F1F81">
          <w:rPr>
            <w:noProof/>
            <w:webHidden/>
            <w:szCs w:val="20"/>
          </w:rPr>
          <w:fldChar w:fldCharType="separate"/>
        </w:r>
        <w:r w:rsidR="00D55292">
          <w:rPr>
            <w:noProof/>
            <w:webHidden/>
            <w:szCs w:val="20"/>
          </w:rPr>
          <w:t>24</w:t>
        </w:r>
        <w:r w:rsidR="00FC754C" w:rsidRPr="004F1F81">
          <w:rPr>
            <w:noProof/>
            <w:webHidden/>
            <w:szCs w:val="20"/>
          </w:rPr>
          <w:fldChar w:fldCharType="end"/>
        </w:r>
      </w:hyperlink>
    </w:p>
    <w:p w14:paraId="42EB29BB" w14:textId="77777777" w:rsidR="00FC754C" w:rsidRPr="004F1F81" w:rsidRDefault="00000000" w:rsidP="00FC754C">
      <w:pPr>
        <w:pStyle w:val="TOC3"/>
        <w:rPr>
          <w:rFonts w:eastAsiaTheme="minorEastAsia"/>
          <w:noProof/>
          <w:color w:val="auto"/>
          <w:szCs w:val="20"/>
          <w:lang w:val="fr-FR" w:eastAsia="fr-FR"/>
        </w:rPr>
      </w:pPr>
      <w:hyperlink w:anchor="_Toc105509260" w:history="1">
        <w:r w:rsidR="00FC754C" w:rsidRPr="004F1F81">
          <w:rPr>
            <w:rStyle w:val="Hyperlink"/>
            <w:rFonts w:eastAsia="Calibri"/>
            <w:noProof/>
            <w:szCs w:val="20"/>
          </w:rPr>
          <w:t>10.2.2</w:t>
        </w:r>
        <w:r w:rsidR="00FC754C" w:rsidRPr="004F1F81">
          <w:rPr>
            <w:rFonts w:eastAsiaTheme="minorEastAsia"/>
            <w:noProof/>
            <w:color w:val="auto"/>
            <w:szCs w:val="20"/>
            <w:lang w:val="fr-FR" w:eastAsia="fr-FR"/>
          </w:rPr>
          <w:tab/>
        </w:r>
        <w:r w:rsidR="00FC754C" w:rsidRPr="004F1F81">
          <w:rPr>
            <w:rStyle w:val="Hyperlink"/>
            <w:noProof/>
            <w:szCs w:val="20"/>
          </w:rPr>
          <w:t>BathymetryCoverage Table (in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_Toc105509260 \h </w:instrText>
        </w:r>
        <w:r w:rsidR="00FC754C" w:rsidRPr="004F1F81">
          <w:rPr>
            <w:noProof/>
            <w:webHidden/>
            <w:szCs w:val="20"/>
          </w:rPr>
        </w:r>
        <w:r w:rsidR="00FC754C" w:rsidRPr="004F1F81">
          <w:rPr>
            <w:noProof/>
            <w:webHidden/>
            <w:szCs w:val="20"/>
          </w:rPr>
          <w:fldChar w:fldCharType="separate"/>
        </w:r>
        <w:r w:rsidR="00D55292">
          <w:rPr>
            <w:noProof/>
            <w:webHidden/>
            <w:szCs w:val="20"/>
          </w:rPr>
          <w:t>24</w:t>
        </w:r>
        <w:r w:rsidR="00FC754C" w:rsidRPr="004F1F81">
          <w:rPr>
            <w:noProof/>
            <w:webHidden/>
            <w:szCs w:val="20"/>
          </w:rPr>
          <w:fldChar w:fldCharType="end"/>
        </w:r>
      </w:hyperlink>
    </w:p>
    <w:p w14:paraId="52ACB7BC" w14:textId="77777777" w:rsidR="00FC754C" w:rsidRPr="004F1F81" w:rsidRDefault="00000000" w:rsidP="00FC754C">
      <w:pPr>
        <w:pStyle w:val="TOC3"/>
        <w:rPr>
          <w:rFonts w:eastAsiaTheme="minorEastAsia"/>
          <w:noProof/>
          <w:color w:val="auto"/>
          <w:szCs w:val="20"/>
          <w:lang w:val="fr-FR" w:eastAsia="fr-FR"/>
        </w:rPr>
      </w:pPr>
      <w:hyperlink w:anchor="_Toc105509261" w:history="1">
        <w:r w:rsidR="00FC754C" w:rsidRPr="004F1F81">
          <w:rPr>
            <w:rStyle w:val="Hyperlink"/>
            <w:noProof/>
            <w:szCs w:val="20"/>
          </w:rPr>
          <w:t>10.2.3</w:t>
        </w:r>
        <w:r w:rsidR="00FC754C" w:rsidRPr="004F1F81">
          <w:rPr>
            <w:rFonts w:eastAsiaTheme="minorEastAsia"/>
            <w:noProof/>
            <w:color w:val="auto"/>
            <w:szCs w:val="20"/>
            <w:lang w:val="fr-FR" w:eastAsia="fr-FR"/>
          </w:rPr>
          <w:tab/>
        </w:r>
        <w:r w:rsidR="00FC754C" w:rsidRPr="004F1F81">
          <w:rPr>
            <w:rStyle w:val="Hyperlink"/>
            <w:noProof/>
            <w:szCs w:val="20"/>
          </w:rPr>
          <w:t>Root BathymetryCoverage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_Toc105509261 \h </w:instrText>
        </w:r>
        <w:r w:rsidR="00FC754C" w:rsidRPr="004F1F81">
          <w:rPr>
            <w:noProof/>
            <w:webHidden/>
            <w:szCs w:val="20"/>
          </w:rPr>
        </w:r>
        <w:r w:rsidR="00FC754C" w:rsidRPr="004F1F81">
          <w:rPr>
            <w:noProof/>
            <w:webHidden/>
            <w:szCs w:val="20"/>
          </w:rPr>
          <w:fldChar w:fldCharType="separate"/>
        </w:r>
        <w:r w:rsidR="00D55292">
          <w:rPr>
            <w:noProof/>
            <w:webHidden/>
            <w:szCs w:val="20"/>
          </w:rPr>
          <w:t>25</w:t>
        </w:r>
        <w:r w:rsidR="00FC754C" w:rsidRPr="004F1F81">
          <w:rPr>
            <w:noProof/>
            <w:webHidden/>
            <w:szCs w:val="20"/>
          </w:rPr>
          <w:fldChar w:fldCharType="end"/>
        </w:r>
      </w:hyperlink>
    </w:p>
    <w:p w14:paraId="4711881B" w14:textId="77777777" w:rsidR="00FC754C" w:rsidRPr="004F1F81" w:rsidRDefault="00000000" w:rsidP="00FC754C">
      <w:pPr>
        <w:pStyle w:val="TOC3"/>
        <w:rPr>
          <w:rFonts w:eastAsiaTheme="minorEastAsia"/>
          <w:noProof/>
          <w:color w:val="auto"/>
          <w:szCs w:val="20"/>
          <w:lang w:val="fr-FR" w:eastAsia="fr-FR"/>
        </w:rPr>
      </w:pPr>
      <w:hyperlink w:anchor="_Toc105509262" w:history="1">
        <w:r w:rsidR="00FC754C" w:rsidRPr="004F1F81">
          <w:rPr>
            <w:rStyle w:val="Hyperlink"/>
            <w:noProof/>
            <w:szCs w:val="20"/>
          </w:rPr>
          <w:t>10.2.4</w:t>
        </w:r>
        <w:r w:rsidR="00FC754C" w:rsidRPr="004F1F81">
          <w:rPr>
            <w:rFonts w:eastAsiaTheme="minorEastAsia"/>
            <w:noProof/>
            <w:color w:val="auto"/>
            <w:szCs w:val="20"/>
            <w:lang w:val="fr-FR" w:eastAsia="fr-FR"/>
          </w:rPr>
          <w:tab/>
        </w:r>
        <w:r w:rsidR="00FC754C" w:rsidRPr="004F1F81">
          <w:rPr>
            <w:rStyle w:val="Hyperlink"/>
            <w:noProof/>
            <w:szCs w:val="20"/>
          </w:rPr>
          <w:t>Feature Instance group - BathymetryCoverage.01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_Toc105509262 \h </w:instrText>
        </w:r>
        <w:r w:rsidR="00FC754C" w:rsidRPr="004F1F81">
          <w:rPr>
            <w:noProof/>
            <w:webHidden/>
            <w:szCs w:val="20"/>
          </w:rPr>
        </w:r>
        <w:r w:rsidR="00FC754C" w:rsidRPr="004F1F81">
          <w:rPr>
            <w:noProof/>
            <w:webHidden/>
            <w:szCs w:val="20"/>
          </w:rPr>
          <w:fldChar w:fldCharType="separate"/>
        </w:r>
        <w:r w:rsidR="00D55292">
          <w:rPr>
            <w:noProof/>
            <w:webHidden/>
            <w:szCs w:val="20"/>
          </w:rPr>
          <w:t>25</w:t>
        </w:r>
        <w:r w:rsidR="00FC754C" w:rsidRPr="004F1F81">
          <w:rPr>
            <w:noProof/>
            <w:webHidden/>
            <w:szCs w:val="20"/>
          </w:rPr>
          <w:fldChar w:fldCharType="end"/>
        </w:r>
      </w:hyperlink>
    </w:p>
    <w:p w14:paraId="069F415D" w14:textId="77777777" w:rsidR="00FC754C" w:rsidRPr="004F1F81" w:rsidRDefault="00000000" w:rsidP="00FC754C">
      <w:pPr>
        <w:pStyle w:val="TOC3"/>
        <w:rPr>
          <w:rFonts w:eastAsiaTheme="minorEastAsia"/>
          <w:noProof/>
          <w:color w:val="auto"/>
          <w:szCs w:val="20"/>
          <w:lang w:val="fr-FR" w:eastAsia="fr-FR"/>
        </w:rPr>
      </w:pPr>
      <w:hyperlink w:anchor="_Toc105509263" w:history="1">
        <w:r w:rsidR="00FC754C" w:rsidRPr="004F1F81">
          <w:rPr>
            <w:rStyle w:val="Hyperlink"/>
            <w:noProof/>
            <w:szCs w:val="20"/>
          </w:rPr>
          <w:t>10.2.5</w:t>
        </w:r>
        <w:r w:rsidR="00FC754C" w:rsidRPr="004F1F81">
          <w:rPr>
            <w:rFonts w:eastAsiaTheme="minorEastAsia"/>
            <w:noProof/>
            <w:color w:val="auto"/>
            <w:szCs w:val="20"/>
            <w:lang w:val="fr-FR" w:eastAsia="fr-FR"/>
          </w:rPr>
          <w:tab/>
        </w:r>
        <w:r w:rsidR="00FC754C" w:rsidRPr="004F1F81">
          <w:rPr>
            <w:rStyle w:val="Hyperlink"/>
            <w:noProof/>
            <w:szCs w:val="20"/>
          </w:rPr>
          <w:t>The values group - Group_001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_Toc105509263 \h </w:instrText>
        </w:r>
        <w:r w:rsidR="00FC754C" w:rsidRPr="004F1F81">
          <w:rPr>
            <w:noProof/>
            <w:webHidden/>
            <w:szCs w:val="20"/>
          </w:rPr>
        </w:r>
        <w:r w:rsidR="00FC754C" w:rsidRPr="004F1F81">
          <w:rPr>
            <w:noProof/>
            <w:webHidden/>
            <w:szCs w:val="20"/>
          </w:rPr>
          <w:fldChar w:fldCharType="separate"/>
        </w:r>
        <w:r w:rsidR="00D55292">
          <w:rPr>
            <w:noProof/>
            <w:webHidden/>
            <w:szCs w:val="20"/>
          </w:rPr>
          <w:t>26</w:t>
        </w:r>
        <w:r w:rsidR="00FC754C" w:rsidRPr="004F1F81">
          <w:rPr>
            <w:noProof/>
            <w:webHidden/>
            <w:szCs w:val="20"/>
          </w:rPr>
          <w:fldChar w:fldCharType="end"/>
        </w:r>
      </w:hyperlink>
    </w:p>
    <w:p w14:paraId="269B4030" w14:textId="77777777" w:rsidR="00FC754C" w:rsidRPr="004F1F81" w:rsidRDefault="00000000" w:rsidP="00FC754C">
      <w:pPr>
        <w:pStyle w:val="TOC3"/>
        <w:rPr>
          <w:rFonts w:eastAsiaTheme="minorEastAsia"/>
          <w:noProof/>
          <w:color w:val="auto"/>
          <w:szCs w:val="20"/>
          <w:lang w:val="fr-FR" w:eastAsia="fr-FR"/>
        </w:rPr>
      </w:pPr>
      <w:hyperlink w:anchor="_Toc105509264" w:history="1">
        <w:r w:rsidR="00FC754C" w:rsidRPr="004F1F81">
          <w:rPr>
            <w:rStyle w:val="Hyperlink"/>
            <w:noProof/>
            <w:szCs w:val="20"/>
            <w:lang w:val="en-GB"/>
          </w:rPr>
          <w:t>10.2.6</w:t>
        </w:r>
        <w:r w:rsidR="00FC754C" w:rsidRPr="004F1F81">
          <w:rPr>
            <w:rFonts w:eastAsiaTheme="minorEastAsia"/>
            <w:noProof/>
            <w:color w:val="auto"/>
            <w:szCs w:val="20"/>
            <w:lang w:val="fr-FR" w:eastAsia="fr-FR"/>
          </w:rPr>
          <w:tab/>
        </w:r>
        <w:r w:rsidR="00FC754C" w:rsidRPr="004F1F81">
          <w:rPr>
            <w:rStyle w:val="Hyperlink"/>
            <w:noProof/>
            <w:szCs w:val="20"/>
            <w:lang w:val="en-GB"/>
          </w:rPr>
          <w:t>The Dataset - values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_Toc105509264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2CFA3C24" w14:textId="77777777" w:rsidR="00FC754C" w:rsidRPr="004F1F81" w:rsidRDefault="00000000" w:rsidP="00FC754C">
      <w:pPr>
        <w:pStyle w:val="TOC3"/>
        <w:rPr>
          <w:rFonts w:eastAsiaTheme="minorEastAsia"/>
          <w:noProof/>
          <w:color w:val="auto"/>
          <w:szCs w:val="20"/>
          <w:lang w:val="fr-FR" w:eastAsia="fr-FR"/>
        </w:rPr>
      </w:pPr>
      <w:hyperlink w:anchor="_Toc105509268" w:history="1">
        <w:r w:rsidR="00FC754C" w:rsidRPr="004F1F81">
          <w:rPr>
            <w:rStyle w:val="Hyperlink"/>
            <w:noProof/>
            <w:szCs w:val="20"/>
            <w:lang w:val="en-GB"/>
          </w:rPr>
          <w:t>10.2.7</w:t>
        </w:r>
        <w:r w:rsidR="00FC754C" w:rsidRPr="004F1F81">
          <w:rPr>
            <w:rFonts w:eastAsiaTheme="minorEastAsia"/>
            <w:noProof/>
            <w:color w:val="auto"/>
            <w:szCs w:val="20"/>
            <w:lang w:val="fr-FR" w:eastAsia="fr-FR"/>
          </w:rPr>
          <w:tab/>
        </w:r>
        <w:r w:rsidR="00FC754C" w:rsidRPr="004F1F81">
          <w:rPr>
            <w:rStyle w:val="Hyperlink"/>
            <w:noProof/>
            <w:szCs w:val="20"/>
            <w:lang w:val="en-GB"/>
          </w:rPr>
          <w:t>Mandatory Naming Conventions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_Toc105509268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16E20E97" w14:textId="77777777" w:rsidR="00FC754C" w:rsidRPr="004F1F81" w:rsidRDefault="00000000" w:rsidP="004F1F81">
      <w:pPr>
        <w:pStyle w:val="TOC1"/>
        <w:rPr>
          <w:rFonts w:eastAsiaTheme="minorEastAsia"/>
          <w:b w:val="0"/>
          <w:color w:val="auto"/>
          <w:lang w:val="fr-FR" w:eastAsia="fr-FR"/>
        </w:rPr>
      </w:pPr>
      <w:hyperlink w:anchor="_Toc105509269" w:history="1">
        <w:r w:rsidR="00FC754C" w:rsidRPr="004F1F81">
          <w:rPr>
            <w:rStyle w:val="Hyperlink"/>
            <w:b w:val="0"/>
            <w:szCs w:val="20"/>
            <w:lang w:val="en-GB"/>
          </w:rPr>
          <w:t>11</w:t>
        </w:r>
        <w:r w:rsidR="00FC754C" w:rsidRPr="004F1F81">
          <w:rPr>
            <w:rFonts w:eastAsiaTheme="minorEastAsia"/>
            <w:b w:val="0"/>
            <w:color w:val="auto"/>
            <w:lang w:val="fr-FR" w:eastAsia="fr-FR"/>
          </w:rPr>
          <w:tab/>
        </w:r>
        <w:r w:rsidR="00FC754C" w:rsidRPr="004F1F81">
          <w:rPr>
            <w:rStyle w:val="Hyperlink"/>
            <w:b w:val="0"/>
            <w:szCs w:val="20"/>
            <w:lang w:val="en-GB"/>
          </w:rPr>
          <w:t>Data Product Delivery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_Toc105509269 \h </w:instrText>
        </w:r>
        <w:r w:rsidR="00FC754C" w:rsidRPr="004F1F81">
          <w:rPr>
            <w:b w:val="0"/>
            <w:webHidden/>
          </w:rPr>
        </w:r>
        <w:r w:rsidR="00FC754C" w:rsidRPr="004F1F81">
          <w:rPr>
            <w:b w:val="0"/>
            <w:webHidden/>
          </w:rPr>
          <w:fldChar w:fldCharType="separate"/>
        </w:r>
        <w:r w:rsidR="00D55292">
          <w:rPr>
            <w:b w:val="0"/>
            <w:webHidden/>
          </w:rPr>
          <w:t>27</w:t>
        </w:r>
        <w:r w:rsidR="00FC754C" w:rsidRPr="004F1F81">
          <w:rPr>
            <w:b w:val="0"/>
            <w:webHidden/>
          </w:rPr>
          <w:fldChar w:fldCharType="end"/>
        </w:r>
      </w:hyperlink>
    </w:p>
    <w:p w14:paraId="795684B4" w14:textId="77777777" w:rsidR="00FC754C" w:rsidRPr="004F1F81" w:rsidRDefault="00000000" w:rsidP="00FC754C">
      <w:pPr>
        <w:pStyle w:val="TOC2"/>
        <w:rPr>
          <w:rFonts w:eastAsiaTheme="minorEastAsia"/>
          <w:noProof/>
          <w:color w:val="auto"/>
          <w:szCs w:val="20"/>
          <w:lang w:val="fr-FR" w:eastAsia="fr-FR"/>
        </w:rPr>
      </w:pPr>
      <w:hyperlink w:anchor="_Toc105509270" w:history="1">
        <w:r w:rsidR="00FC754C" w:rsidRPr="004F1F81">
          <w:rPr>
            <w:rStyle w:val="Hyperlink"/>
            <w:noProof/>
            <w:szCs w:val="20"/>
            <w:lang w:val="en-GB"/>
          </w:rPr>
          <w:t>11.1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_Toc105509270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072DE308" w14:textId="77777777" w:rsidR="00FC754C" w:rsidRPr="004F1F81" w:rsidRDefault="00000000" w:rsidP="00FC754C">
      <w:pPr>
        <w:pStyle w:val="TOC2"/>
        <w:rPr>
          <w:rFonts w:eastAsiaTheme="minorEastAsia"/>
          <w:noProof/>
          <w:color w:val="auto"/>
          <w:szCs w:val="20"/>
          <w:lang w:val="fr-FR" w:eastAsia="fr-FR"/>
        </w:rPr>
      </w:pPr>
      <w:hyperlink w:anchor="_Toc105509271" w:history="1">
        <w:r w:rsidR="00FC754C" w:rsidRPr="004F1F81">
          <w:rPr>
            <w:rStyle w:val="Hyperlink"/>
            <w:noProof/>
            <w:szCs w:val="20"/>
            <w:lang w:val="en-GB"/>
          </w:rPr>
          <w:t>11.2</w:t>
        </w:r>
        <w:r w:rsidR="00FC754C" w:rsidRPr="004F1F81">
          <w:rPr>
            <w:rFonts w:eastAsiaTheme="minorEastAsia"/>
            <w:noProof/>
            <w:color w:val="auto"/>
            <w:szCs w:val="20"/>
            <w:lang w:val="fr-FR" w:eastAsia="fr-FR"/>
          </w:rPr>
          <w:tab/>
        </w:r>
        <w:r w:rsidR="00FC754C" w:rsidRPr="004F1F81">
          <w:rPr>
            <w:rStyle w:val="Hyperlink"/>
            <w:noProof/>
            <w:szCs w:val="20"/>
            <w:lang w:val="en-GB"/>
          </w:rPr>
          <w:t>Dataset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_Toc105509271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066B6447" w14:textId="77777777" w:rsidR="00FC754C" w:rsidRPr="004F1F81" w:rsidRDefault="00000000" w:rsidP="00FC754C">
      <w:pPr>
        <w:pStyle w:val="TOC3"/>
        <w:rPr>
          <w:rFonts w:eastAsiaTheme="minorEastAsia"/>
          <w:noProof/>
          <w:color w:val="auto"/>
          <w:szCs w:val="20"/>
          <w:lang w:val="fr-FR" w:eastAsia="fr-FR"/>
        </w:rPr>
      </w:pPr>
      <w:hyperlink w:anchor="_Toc105509272" w:history="1">
        <w:r w:rsidR="00FC754C" w:rsidRPr="004F1F81">
          <w:rPr>
            <w:rStyle w:val="Hyperlink"/>
            <w:noProof/>
            <w:szCs w:val="20"/>
            <w:lang w:val="en-GB"/>
          </w:rPr>
          <w:t>11.2.1</w:t>
        </w:r>
        <w:r w:rsidR="00FC754C" w:rsidRPr="004F1F81">
          <w:rPr>
            <w:rFonts w:eastAsiaTheme="minorEastAsia"/>
            <w:noProof/>
            <w:color w:val="auto"/>
            <w:szCs w:val="20"/>
            <w:lang w:val="fr-FR" w:eastAsia="fr-FR"/>
          </w:rPr>
          <w:tab/>
        </w:r>
        <w:r w:rsidR="00FC754C" w:rsidRPr="004F1F81">
          <w:rPr>
            <w:rStyle w:val="Hyperlink"/>
            <w:noProof/>
            <w:szCs w:val="20"/>
            <w:lang w:val="en-GB"/>
          </w:rPr>
          <w:t>Dataset management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_Toc105509272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60F2BE60" w14:textId="77777777" w:rsidR="00FC754C" w:rsidRPr="004F1F81" w:rsidRDefault="00000000" w:rsidP="00FC754C">
      <w:pPr>
        <w:pStyle w:val="TOC3"/>
        <w:rPr>
          <w:rFonts w:eastAsiaTheme="minorEastAsia"/>
          <w:noProof/>
          <w:color w:val="auto"/>
          <w:szCs w:val="20"/>
          <w:lang w:val="fr-FR" w:eastAsia="fr-FR"/>
        </w:rPr>
      </w:pPr>
      <w:hyperlink w:anchor="_Toc105509273" w:history="1">
        <w:r w:rsidR="00FC754C" w:rsidRPr="004F1F81">
          <w:rPr>
            <w:rStyle w:val="Hyperlink"/>
            <w:noProof/>
            <w:szCs w:val="20"/>
            <w:lang w:val="en-GB"/>
          </w:rPr>
          <w:t>11.2.2</w:t>
        </w:r>
        <w:r w:rsidR="00FC754C" w:rsidRPr="004F1F81">
          <w:rPr>
            <w:rFonts w:eastAsiaTheme="minorEastAsia"/>
            <w:noProof/>
            <w:color w:val="auto"/>
            <w:szCs w:val="20"/>
            <w:lang w:val="fr-FR" w:eastAsia="fr-FR"/>
          </w:rPr>
          <w:tab/>
        </w:r>
        <w:r w:rsidR="00FC754C" w:rsidRPr="004F1F81">
          <w:rPr>
            <w:rStyle w:val="Hyperlink"/>
            <w:noProof/>
            <w:szCs w:val="20"/>
            <w:lang w:val="en-GB"/>
          </w:rPr>
          <w:t>Dataset size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_Toc105509273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5B7E46C2" w14:textId="77777777" w:rsidR="00FC754C" w:rsidRPr="004F1F81" w:rsidRDefault="00000000" w:rsidP="00FC754C">
      <w:pPr>
        <w:pStyle w:val="TOC3"/>
        <w:rPr>
          <w:rFonts w:eastAsiaTheme="minorEastAsia"/>
          <w:noProof/>
          <w:color w:val="auto"/>
          <w:szCs w:val="20"/>
          <w:lang w:val="fr-FR" w:eastAsia="fr-FR"/>
        </w:rPr>
      </w:pPr>
      <w:hyperlink w:anchor="_Toc105509274" w:history="1">
        <w:r w:rsidR="00FC754C" w:rsidRPr="004F1F81">
          <w:rPr>
            <w:rStyle w:val="Hyperlink"/>
            <w:noProof/>
            <w:szCs w:val="20"/>
            <w:lang w:val="en-GB"/>
          </w:rPr>
          <w:t>11.2.3</w:t>
        </w:r>
        <w:r w:rsidR="00FC754C" w:rsidRPr="004F1F81">
          <w:rPr>
            <w:rFonts w:eastAsiaTheme="minorEastAsia"/>
            <w:noProof/>
            <w:color w:val="auto"/>
            <w:szCs w:val="20"/>
            <w:lang w:val="fr-FR" w:eastAsia="fr-FR"/>
          </w:rPr>
          <w:tab/>
        </w:r>
        <w:r w:rsidR="00FC754C" w:rsidRPr="004F1F81">
          <w:rPr>
            <w:rStyle w:val="Hyperlink"/>
            <w:noProof/>
            <w:szCs w:val="20"/>
            <w:lang w:val="en-GB"/>
          </w:rPr>
          <w:t>Dataset file naming</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_Toc105509274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166D712C" w14:textId="77777777" w:rsidR="00FC754C" w:rsidRPr="004F1F81" w:rsidRDefault="00000000" w:rsidP="00FC754C">
      <w:pPr>
        <w:pStyle w:val="TOC2"/>
        <w:rPr>
          <w:rFonts w:eastAsiaTheme="minorEastAsia"/>
          <w:noProof/>
          <w:color w:val="auto"/>
          <w:szCs w:val="20"/>
          <w:lang w:val="fr-FR" w:eastAsia="fr-FR"/>
        </w:rPr>
      </w:pPr>
      <w:hyperlink w:anchor="_Toc105509275" w:history="1">
        <w:r w:rsidR="00FC754C" w:rsidRPr="004F1F81">
          <w:rPr>
            <w:rStyle w:val="Hyperlink"/>
            <w:noProof/>
            <w:szCs w:val="20"/>
            <w:lang w:val="en-GB"/>
          </w:rPr>
          <w:t>11.3</w:t>
        </w:r>
        <w:r w:rsidR="00FC754C" w:rsidRPr="004F1F81">
          <w:rPr>
            <w:rFonts w:eastAsiaTheme="minorEastAsia"/>
            <w:noProof/>
            <w:color w:val="auto"/>
            <w:szCs w:val="20"/>
            <w:lang w:val="fr-FR" w:eastAsia="fr-FR"/>
          </w:rPr>
          <w:tab/>
        </w:r>
        <w:r w:rsidR="00FC754C" w:rsidRPr="004F1F81">
          <w:rPr>
            <w:rStyle w:val="Hyperlink"/>
            <w:noProof/>
            <w:szCs w:val="20"/>
            <w:lang w:val="en-GB"/>
          </w:rPr>
          <w:t>Exchange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_Toc105509275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7F9B5FA6" w14:textId="77777777" w:rsidR="00FC754C" w:rsidRPr="004F1F81" w:rsidRDefault="00000000" w:rsidP="00FC754C">
      <w:pPr>
        <w:pStyle w:val="TOC2"/>
        <w:rPr>
          <w:rFonts w:eastAsiaTheme="minorEastAsia"/>
          <w:noProof/>
          <w:color w:val="auto"/>
          <w:szCs w:val="20"/>
          <w:lang w:val="fr-FR" w:eastAsia="fr-FR"/>
        </w:rPr>
      </w:pPr>
      <w:hyperlink w:anchor="_Toc105509276" w:history="1">
        <w:r w:rsidR="00FC754C" w:rsidRPr="004F1F81">
          <w:rPr>
            <w:rStyle w:val="Hyperlink"/>
            <w:noProof/>
            <w:szCs w:val="20"/>
            <w:lang w:val="en-GB"/>
          </w:rPr>
          <w:t>11.4</w:t>
        </w:r>
        <w:r w:rsidR="00FC754C" w:rsidRPr="004F1F81">
          <w:rPr>
            <w:rFonts w:eastAsiaTheme="minorEastAsia"/>
            <w:noProof/>
            <w:color w:val="auto"/>
            <w:szCs w:val="20"/>
            <w:lang w:val="fr-FR" w:eastAsia="fr-FR"/>
          </w:rPr>
          <w:tab/>
        </w:r>
        <w:r w:rsidR="00FC754C" w:rsidRPr="004F1F81">
          <w:rPr>
            <w:rStyle w:val="Hyperlink"/>
            <w:noProof/>
            <w:szCs w:val="20"/>
            <w:lang w:val="en-GB"/>
          </w:rPr>
          <w:t>Data integrity and encryption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_Toc105509276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06B16C21" w14:textId="77777777" w:rsidR="00FC754C" w:rsidRPr="004F1F81" w:rsidRDefault="00000000" w:rsidP="00FC754C">
      <w:pPr>
        <w:pStyle w:val="TOC3"/>
        <w:rPr>
          <w:rFonts w:eastAsiaTheme="minorEastAsia"/>
          <w:noProof/>
          <w:color w:val="auto"/>
          <w:szCs w:val="20"/>
          <w:lang w:val="fr-FR" w:eastAsia="fr-FR"/>
        </w:rPr>
      </w:pPr>
      <w:hyperlink w:anchor="_Toc105509277" w:history="1">
        <w:r w:rsidR="00FC754C" w:rsidRPr="004F1F81">
          <w:rPr>
            <w:rStyle w:val="Hyperlink"/>
            <w:noProof/>
            <w:szCs w:val="20"/>
            <w:lang w:val="en-GB"/>
          </w:rPr>
          <w:t>11.4.1</w:t>
        </w:r>
        <w:r w:rsidR="00FC754C" w:rsidRPr="004F1F81">
          <w:rPr>
            <w:rFonts w:eastAsiaTheme="minorEastAsia"/>
            <w:noProof/>
            <w:color w:val="auto"/>
            <w:szCs w:val="20"/>
            <w:lang w:val="fr-FR" w:eastAsia="fr-FR"/>
          </w:rPr>
          <w:tab/>
        </w:r>
        <w:r w:rsidR="00FC754C" w:rsidRPr="004F1F81">
          <w:rPr>
            <w:rStyle w:val="Hyperlink"/>
            <w:noProof/>
            <w:szCs w:val="20"/>
            <w:lang w:val="en-GB"/>
          </w:rPr>
          <w:t>Use of compression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_Toc105509277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5F8DD52D" w14:textId="77E9269E" w:rsidR="00FC754C" w:rsidRPr="004F1F81" w:rsidRDefault="00000000" w:rsidP="00FC754C">
      <w:pPr>
        <w:pStyle w:val="TOC3"/>
        <w:rPr>
          <w:rFonts w:eastAsiaTheme="minorEastAsia"/>
          <w:noProof/>
          <w:color w:val="auto"/>
          <w:szCs w:val="20"/>
          <w:lang w:val="fr-FR" w:eastAsia="fr-FR"/>
        </w:rPr>
      </w:pPr>
      <w:hyperlink w:anchor="_Toc105509278" w:history="1">
        <w:r w:rsidR="00FC754C" w:rsidRPr="004F1F81">
          <w:rPr>
            <w:rStyle w:val="Hyperlink"/>
            <w:noProof/>
            <w:szCs w:val="20"/>
            <w:lang w:val="en-GB"/>
          </w:rPr>
          <w:t>11.4.2</w:t>
        </w:r>
        <w:r w:rsidR="00FC754C" w:rsidRPr="004F1F81">
          <w:rPr>
            <w:rFonts w:eastAsiaTheme="minorEastAsia"/>
            <w:noProof/>
            <w:color w:val="auto"/>
            <w:szCs w:val="20"/>
            <w:lang w:val="fr-FR" w:eastAsia="fr-FR"/>
          </w:rPr>
          <w:tab/>
        </w:r>
        <w:r w:rsidR="00FC754C" w:rsidRPr="004F1F81">
          <w:rPr>
            <w:rStyle w:val="Hyperlink"/>
            <w:noProof/>
            <w:szCs w:val="20"/>
            <w:lang w:val="en-GB"/>
          </w:rPr>
          <w:t>Use of data protection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_Toc105509278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5F37F91C" w14:textId="77777777" w:rsidR="00FC754C" w:rsidRPr="004F1F81" w:rsidRDefault="00000000" w:rsidP="00FC754C">
      <w:pPr>
        <w:pStyle w:val="TOC3"/>
        <w:rPr>
          <w:rFonts w:eastAsiaTheme="minorEastAsia"/>
          <w:noProof/>
          <w:color w:val="auto"/>
          <w:szCs w:val="20"/>
          <w:lang w:val="fr-FR" w:eastAsia="fr-FR"/>
        </w:rPr>
      </w:pPr>
      <w:hyperlink w:anchor="_Toc105509279" w:history="1">
        <w:r w:rsidR="00FC754C" w:rsidRPr="004F1F81">
          <w:rPr>
            <w:rStyle w:val="Hyperlink"/>
            <w:noProof/>
            <w:szCs w:val="20"/>
            <w:lang w:val="en-GB"/>
          </w:rPr>
          <w:t>11.4.3</w:t>
        </w:r>
        <w:r w:rsidR="00FC754C" w:rsidRPr="004F1F81">
          <w:rPr>
            <w:rFonts w:eastAsiaTheme="minorEastAsia"/>
            <w:noProof/>
            <w:color w:val="auto"/>
            <w:szCs w:val="20"/>
            <w:lang w:val="fr-FR" w:eastAsia="fr-FR"/>
          </w:rPr>
          <w:tab/>
        </w:r>
        <w:r w:rsidR="00FC754C" w:rsidRPr="004F1F81">
          <w:rPr>
            <w:rStyle w:val="Hyperlink"/>
            <w:noProof/>
            <w:szCs w:val="20"/>
            <w:lang w:val="en-GB"/>
          </w:rPr>
          <w:t>Use of digital signatures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_Toc105509279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015C983E" w14:textId="77777777" w:rsidR="00FC754C" w:rsidRPr="004F1F81" w:rsidRDefault="00000000" w:rsidP="004F1F81">
      <w:pPr>
        <w:pStyle w:val="TOC1"/>
        <w:rPr>
          <w:rFonts w:eastAsiaTheme="minorEastAsia"/>
          <w:b w:val="0"/>
          <w:color w:val="auto"/>
          <w:lang w:val="fr-FR" w:eastAsia="fr-FR"/>
        </w:rPr>
      </w:pPr>
      <w:hyperlink w:anchor="_Toc105509280" w:history="1">
        <w:r w:rsidR="00FC754C" w:rsidRPr="004F1F81">
          <w:rPr>
            <w:rStyle w:val="Hyperlink"/>
            <w:b w:val="0"/>
            <w:szCs w:val="20"/>
            <w:lang w:val="en-GB"/>
          </w:rPr>
          <w:t>12</w:t>
        </w:r>
        <w:r w:rsidR="00FC754C" w:rsidRPr="004F1F81">
          <w:rPr>
            <w:rFonts w:eastAsiaTheme="minorEastAsia"/>
            <w:b w:val="0"/>
            <w:color w:val="auto"/>
            <w:lang w:val="fr-FR" w:eastAsia="fr-FR"/>
          </w:rPr>
          <w:tab/>
        </w:r>
        <w:r w:rsidR="00FC754C" w:rsidRPr="004F1F81">
          <w:rPr>
            <w:rStyle w:val="Hyperlink"/>
            <w:b w:val="0"/>
            <w:szCs w:val="20"/>
            <w:lang w:val="en-GB"/>
          </w:rPr>
          <w:t>Metadata</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_Toc105509280 \h </w:instrText>
        </w:r>
        <w:r w:rsidR="00FC754C" w:rsidRPr="004F1F81">
          <w:rPr>
            <w:b w:val="0"/>
            <w:webHidden/>
          </w:rPr>
        </w:r>
        <w:r w:rsidR="00FC754C" w:rsidRPr="004F1F81">
          <w:rPr>
            <w:b w:val="0"/>
            <w:webHidden/>
          </w:rPr>
          <w:fldChar w:fldCharType="separate"/>
        </w:r>
        <w:r w:rsidR="00D55292">
          <w:rPr>
            <w:b w:val="0"/>
            <w:webHidden/>
          </w:rPr>
          <w:t>30</w:t>
        </w:r>
        <w:r w:rsidR="00FC754C" w:rsidRPr="004F1F81">
          <w:rPr>
            <w:b w:val="0"/>
            <w:webHidden/>
          </w:rPr>
          <w:fldChar w:fldCharType="end"/>
        </w:r>
      </w:hyperlink>
    </w:p>
    <w:p w14:paraId="584939AB" w14:textId="77777777" w:rsidR="00FC754C" w:rsidRPr="004F1F81" w:rsidRDefault="00000000" w:rsidP="00FC754C">
      <w:pPr>
        <w:pStyle w:val="TOC2"/>
        <w:rPr>
          <w:rFonts w:eastAsiaTheme="minorEastAsia"/>
          <w:noProof/>
          <w:color w:val="auto"/>
          <w:szCs w:val="20"/>
          <w:lang w:val="fr-FR" w:eastAsia="fr-FR"/>
        </w:rPr>
      </w:pPr>
      <w:hyperlink w:anchor="_Toc105509281" w:history="1">
        <w:r w:rsidR="00FC754C" w:rsidRPr="004F1F81">
          <w:rPr>
            <w:rStyle w:val="Hyperlink"/>
            <w:noProof/>
            <w:szCs w:val="20"/>
            <w:lang w:val="en-GB"/>
          </w:rPr>
          <w:t>12.1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_Toc105509281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0C364957" w14:textId="77777777" w:rsidR="00FC754C" w:rsidRPr="004F1F81" w:rsidRDefault="00000000" w:rsidP="00FC754C">
      <w:pPr>
        <w:pStyle w:val="TOC2"/>
        <w:rPr>
          <w:rFonts w:eastAsiaTheme="minorEastAsia"/>
          <w:noProof/>
          <w:color w:val="auto"/>
          <w:szCs w:val="20"/>
          <w:lang w:val="fr-FR" w:eastAsia="fr-FR"/>
        </w:rPr>
      </w:pPr>
      <w:hyperlink w:anchor="_Toc105509282" w:history="1">
        <w:r w:rsidR="00FC754C" w:rsidRPr="004F1F81">
          <w:rPr>
            <w:rStyle w:val="Hyperlink"/>
            <w:noProof/>
            <w:szCs w:val="20"/>
            <w:lang w:val="en-GB"/>
          </w:rPr>
          <w:t>12.2</w:t>
        </w:r>
        <w:r w:rsidR="00FC754C" w:rsidRPr="004F1F81">
          <w:rPr>
            <w:rFonts w:eastAsiaTheme="minorEastAsia"/>
            <w:noProof/>
            <w:color w:val="auto"/>
            <w:szCs w:val="20"/>
            <w:lang w:val="fr-FR" w:eastAsia="fr-FR"/>
          </w:rPr>
          <w:tab/>
        </w:r>
        <w:r w:rsidR="00FC754C" w:rsidRPr="004F1F81">
          <w:rPr>
            <w:rStyle w:val="Hyperlink"/>
            <w:noProof/>
            <w:szCs w:val="20"/>
            <w:lang w:val="en-GB"/>
          </w:rPr>
          <w:t>Discovery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_Toc105509282 \h </w:instrText>
        </w:r>
        <w:r w:rsidR="00FC754C" w:rsidRPr="004F1F81">
          <w:rPr>
            <w:noProof/>
            <w:webHidden/>
            <w:szCs w:val="20"/>
          </w:rPr>
        </w:r>
        <w:r w:rsidR="00FC754C" w:rsidRPr="004F1F81">
          <w:rPr>
            <w:noProof/>
            <w:webHidden/>
            <w:szCs w:val="20"/>
          </w:rPr>
          <w:fldChar w:fldCharType="separate"/>
        </w:r>
        <w:r w:rsidR="00D55292">
          <w:rPr>
            <w:noProof/>
            <w:webHidden/>
            <w:szCs w:val="20"/>
          </w:rPr>
          <w:t>32</w:t>
        </w:r>
        <w:r w:rsidR="00FC754C" w:rsidRPr="004F1F81">
          <w:rPr>
            <w:noProof/>
            <w:webHidden/>
            <w:szCs w:val="20"/>
          </w:rPr>
          <w:fldChar w:fldCharType="end"/>
        </w:r>
      </w:hyperlink>
    </w:p>
    <w:p w14:paraId="19A842FC" w14:textId="77777777" w:rsidR="00FC754C" w:rsidRPr="004F1F81" w:rsidRDefault="00000000" w:rsidP="00FC754C">
      <w:pPr>
        <w:pStyle w:val="TOC2"/>
        <w:rPr>
          <w:rFonts w:eastAsiaTheme="minorEastAsia"/>
          <w:noProof/>
          <w:color w:val="auto"/>
          <w:szCs w:val="20"/>
          <w:lang w:val="fr-FR" w:eastAsia="fr-FR"/>
        </w:rPr>
      </w:pPr>
      <w:hyperlink w:anchor="_Toc105509283" w:history="1">
        <w:r w:rsidR="00FC754C" w:rsidRPr="004F1F81">
          <w:rPr>
            <w:rStyle w:val="Hyperlink"/>
            <w:noProof/>
            <w:szCs w:val="20"/>
            <w:lang w:val="en-GB"/>
          </w:rPr>
          <w:t>12.3</w:t>
        </w:r>
        <w:r w:rsidR="00FC754C" w:rsidRPr="004F1F81">
          <w:rPr>
            <w:rFonts w:eastAsiaTheme="minorEastAsia"/>
            <w:noProof/>
            <w:color w:val="auto"/>
            <w:szCs w:val="20"/>
            <w:lang w:val="fr-FR" w:eastAsia="fr-FR"/>
          </w:rPr>
          <w:tab/>
        </w:r>
        <w:r w:rsidR="00FC754C" w:rsidRPr="004F1F81">
          <w:rPr>
            <w:rStyle w:val="Hyperlink"/>
            <w:noProof/>
            <w:szCs w:val="20"/>
            <w:lang w:val="en-GB"/>
          </w:rPr>
          <w:t>Structure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_Toc105509283 \h </w:instrText>
        </w:r>
        <w:r w:rsidR="00FC754C" w:rsidRPr="004F1F81">
          <w:rPr>
            <w:noProof/>
            <w:webHidden/>
            <w:szCs w:val="20"/>
          </w:rPr>
        </w:r>
        <w:r w:rsidR="00FC754C" w:rsidRPr="004F1F81">
          <w:rPr>
            <w:noProof/>
            <w:webHidden/>
            <w:szCs w:val="20"/>
          </w:rPr>
          <w:fldChar w:fldCharType="separate"/>
        </w:r>
        <w:r w:rsidR="00D55292">
          <w:rPr>
            <w:noProof/>
            <w:webHidden/>
            <w:szCs w:val="20"/>
          </w:rPr>
          <w:t>35</w:t>
        </w:r>
        <w:r w:rsidR="00FC754C" w:rsidRPr="004F1F81">
          <w:rPr>
            <w:noProof/>
            <w:webHidden/>
            <w:szCs w:val="20"/>
          </w:rPr>
          <w:fldChar w:fldCharType="end"/>
        </w:r>
      </w:hyperlink>
    </w:p>
    <w:p w14:paraId="671E6FBF" w14:textId="77777777" w:rsidR="00FC754C" w:rsidRPr="004F1F81" w:rsidRDefault="00000000" w:rsidP="00FC754C">
      <w:pPr>
        <w:pStyle w:val="TOC3"/>
        <w:rPr>
          <w:rFonts w:eastAsiaTheme="minorEastAsia"/>
          <w:noProof/>
          <w:color w:val="auto"/>
          <w:szCs w:val="20"/>
          <w:lang w:val="fr-FR" w:eastAsia="fr-FR"/>
        </w:rPr>
      </w:pPr>
      <w:hyperlink w:anchor="_Toc105509284" w:history="1">
        <w:r w:rsidR="00FC754C" w:rsidRPr="004F1F81">
          <w:rPr>
            <w:rStyle w:val="Hyperlink"/>
            <w:noProof/>
            <w:szCs w:val="20"/>
            <w:lang w:val="en-GB"/>
          </w:rPr>
          <w:t>12.3.1</w:t>
        </w:r>
        <w:r w:rsidR="00FC754C" w:rsidRPr="004F1F81">
          <w:rPr>
            <w:rFonts w:eastAsiaTheme="minorEastAsia"/>
            <w:noProof/>
            <w:color w:val="auto"/>
            <w:szCs w:val="20"/>
            <w:lang w:val="fr-FR" w:eastAsia="fr-FR"/>
          </w:rPr>
          <w:tab/>
        </w:r>
        <w:r w:rsidR="00FC754C" w:rsidRPr="004F1F81">
          <w:rPr>
            <w:rStyle w:val="Hyperlink"/>
            <w:noProof/>
            <w:szCs w:val="20"/>
            <w:lang w:val="en-GB"/>
          </w:rPr>
          <w:t>Quality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_Toc105509284 \h </w:instrText>
        </w:r>
        <w:r w:rsidR="00FC754C" w:rsidRPr="004F1F81">
          <w:rPr>
            <w:noProof/>
            <w:webHidden/>
            <w:szCs w:val="20"/>
          </w:rPr>
        </w:r>
        <w:r w:rsidR="00FC754C" w:rsidRPr="004F1F81">
          <w:rPr>
            <w:noProof/>
            <w:webHidden/>
            <w:szCs w:val="20"/>
          </w:rPr>
          <w:fldChar w:fldCharType="separate"/>
        </w:r>
        <w:r w:rsidR="00D55292">
          <w:rPr>
            <w:noProof/>
            <w:webHidden/>
            <w:szCs w:val="20"/>
          </w:rPr>
          <w:t>38</w:t>
        </w:r>
        <w:r w:rsidR="00FC754C" w:rsidRPr="004F1F81">
          <w:rPr>
            <w:noProof/>
            <w:webHidden/>
            <w:szCs w:val="20"/>
          </w:rPr>
          <w:fldChar w:fldCharType="end"/>
        </w:r>
      </w:hyperlink>
    </w:p>
    <w:p w14:paraId="15B1E70E" w14:textId="77777777" w:rsidR="00FC754C" w:rsidRPr="004F1F81" w:rsidRDefault="00000000" w:rsidP="00FC754C">
      <w:pPr>
        <w:pStyle w:val="TOC3"/>
        <w:rPr>
          <w:rFonts w:eastAsiaTheme="minorEastAsia"/>
          <w:noProof/>
          <w:color w:val="auto"/>
          <w:szCs w:val="20"/>
          <w:lang w:val="fr-FR" w:eastAsia="fr-FR"/>
        </w:rPr>
      </w:pPr>
      <w:hyperlink w:anchor="_Toc105509285" w:history="1">
        <w:r w:rsidR="00FC754C" w:rsidRPr="004F1F81">
          <w:rPr>
            <w:rStyle w:val="Hyperlink"/>
            <w:noProof/>
            <w:szCs w:val="20"/>
            <w:lang w:val="en-GB"/>
          </w:rPr>
          <w:t>12.3.2</w:t>
        </w:r>
        <w:r w:rsidR="00FC754C" w:rsidRPr="004F1F81">
          <w:rPr>
            <w:rFonts w:eastAsiaTheme="minorEastAsia"/>
            <w:noProof/>
            <w:color w:val="auto"/>
            <w:szCs w:val="20"/>
            <w:lang w:val="fr-FR" w:eastAsia="fr-FR"/>
          </w:rPr>
          <w:tab/>
        </w:r>
        <w:r w:rsidR="00FC754C" w:rsidRPr="004F1F81">
          <w:rPr>
            <w:rStyle w:val="Hyperlink"/>
            <w:noProof/>
            <w:szCs w:val="20"/>
            <w:lang w:val="en-GB"/>
          </w:rPr>
          <w:t>Acquisition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_Toc105509285 \h </w:instrText>
        </w:r>
        <w:r w:rsidR="00FC754C" w:rsidRPr="004F1F81">
          <w:rPr>
            <w:noProof/>
            <w:webHidden/>
            <w:szCs w:val="20"/>
          </w:rPr>
        </w:r>
        <w:r w:rsidR="00FC754C" w:rsidRPr="004F1F81">
          <w:rPr>
            <w:noProof/>
            <w:webHidden/>
            <w:szCs w:val="20"/>
          </w:rPr>
          <w:fldChar w:fldCharType="separate"/>
        </w:r>
        <w:r w:rsidR="00D55292">
          <w:rPr>
            <w:noProof/>
            <w:webHidden/>
            <w:szCs w:val="20"/>
          </w:rPr>
          <w:t>39</w:t>
        </w:r>
        <w:r w:rsidR="00FC754C" w:rsidRPr="004F1F81">
          <w:rPr>
            <w:noProof/>
            <w:webHidden/>
            <w:szCs w:val="20"/>
          </w:rPr>
          <w:fldChar w:fldCharType="end"/>
        </w:r>
      </w:hyperlink>
    </w:p>
    <w:p w14:paraId="64F9B071" w14:textId="77777777" w:rsidR="00FC754C" w:rsidRPr="004F1F81" w:rsidRDefault="00000000" w:rsidP="00FC754C">
      <w:pPr>
        <w:pStyle w:val="TOC2"/>
        <w:rPr>
          <w:rFonts w:eastAsiaTheme="minorEastAsia"/>
          <w:noProof/>
          <w:color w:val="auto"/>
          <w:szCs w:val="20"/>
          <w:lang w:val="fr-FR" w:eastAsia="fr-FR"/>
        </w:rPr>
      </w:pPr>
      <w:hyperlink w:anchor="_Toc105509286" w:history="1">
        <w:r w:rsidR="00FC754C" w:rsidRPr="004F1F81">
          <w:rPr>
            <w:rStyle w:val="Hyperlink"/>
            <w:noProof/>
            <w:szCs w:val="20"/>
            <w:lang w:val="en-GB"/>
          </w:rPr>
          <w:t>12.4</w:t>
        </w:r>
        <w:r w:rsidR="00FC754C" w:rsidRPr="004F1F81">
          <w:rPr>
            <w:rFonts w:eastAsiaTheme="minorEastAsia"/>
            <w:noProof/>
            <w:color w:val="auto"/>
            <w:szCs w:val="20"/>
            <w:lang w:val="fr-FR" w:eastAsia="fr-FR"/>
          </w:rPr>
          <w:tab/>
        </w:r>
        <w:r w:rsidR="00FC754C" w:rsidRPr="004F1F81">
          <w:rPr>
            <w:rStyle w:val="Hyperlink"/>
            <w:noProof/>
            <w:szCs w:val="20"/>
            <w:lang w:val="en-GB"/>
          </w:rPr>
          <w:t>Exchange Set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_Toc105509286 \h </w:instrText>
        </w:r>
        <w:r w:rsidR="00FC754C" w:rsidRPr="004F1F81">
          <w:rPr>
            <w:noProof/>
            <w:webHidden/>
            <w:szCs w:val="20"/>
          </w:rPr>
        </w:r>
        <w:r w:rsidR="00FC754C" w:rsidRPr="004F1F81">
          <w:rPr>
            <w:noProof/>
            <w:webHidden/>
            <w:szCs w:val="20"/>
          </w:rPr>
          <w:fldChar w:fldCharType="separate"/>
        </w:r>
        <w:r w:rsidR="00D55292">
          <w:rPr>
            <w:noProof/>
            <w:webHidden/>
            <w:szCs w:val="20"/>
          </w:rPr>
          <w:t>39</w:t>
        </w:r>
        <w:r w:rsidR="00FC754C" w:rsidRPr="004F1F81">
          <w:rPr>
            <w:noProof/>
            <w:webHidden/>
            <w:szCs w:val="20"/>
          </w:rPr>
          <w:fldChar w:fldCharType="end"/>
        </w:r>
      </w:hyperlink>
    </w:p>
    <w:p w14:paraId="59F2CD45" w14:textId="77777777" w:rsidR="00FC754C" w:rsidRPr="004F1F81" w:rsidRDefault="00000000" w:rsidP="00FC754C">
      <w:pPr>
        <w:pStyle w:val="TOC2"/>
        <w:rPr>
          <w:rFonts w:eastAsiaTheme="minorEastAsia"/>
          <w:noProof/>
          <w:color w:val="auto"/>
          <w:szCs w:val="20"/>
          <w:lang w:val="fr-FR" w:eastAsia="fr-FR"/>
        </w:rPr>
      </w:pPr>
      <w:hyperlink w:anchor="_Toc105509287" w:history="1">
        <w:r w:rsidR="00FC754C" w:rsidRPr="004F1F81">
          <w:rPr>
            <w:rStyle w:val="Hyperlink"/>
            <w:noProof/>
            <w:szCs w:val="20"/>
            <w:lang w:val="en-GB"/>
          </w:rPr>
          <w:t>12.5</w:t>
        </w:r>
        <w:r w:rsidR="00FC754C" w:rsidRPr="004F1F81">
          <w:rPr>
            <w:rFonts w:eastAsiaTheme="minorEastAsia"/>
            <w:noProof/>
            <w:color w:val="auto"/>
            <w:szCs w:val="20"/>
            <w:lang w:val="fr-FR" w:eastAsia="fr-FR"/>
          </w:rPr>
          <w:tab/>
        </w:r>
        <w:r w:rsidR="00FC754C" w:rsidRPr="004F1F81">
          <w:rPr>
            <w:rStyle w:val="Hyperlink"/>
            <w:noProof/>
            <w:szCs w:val="20"/>
            <w:lang w:val="en-GB"/>
          </w:rPr>
          <w:t>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_Toc105509287 \h </w:instrText>
        </w:r>
        <w:r w:rsidR="00FC754C" w:rsidRPr="004F1F81">
          <w:rPr>
            <w:noProof/>
            <w:webHidden/>
            <w:szCs w:val="20"/>
          </w:rPr>
        </w:r>
        <w:r w:rsidR="00FC754C" w:rsidRPr="004F1F81">
          <w:rPr>
            <w:noProof/>
            <w:webHidden/>
            <w:szCs w:val="20"/>
          </w:rPr>
          <w:fldChar w:fldCharType="separate"/>
        </w:r>
        <w:r w:rsidR="00D55292">
          <w:rPr>
            <w:noProof/>
            <w:webHidden/>
            <w:szCs w:val="20"/>
          </w:rPr>
          <w:t>42</w:t>
        </w:r>
        <w:r w:rsidR="00FC754C" w:rsidRPr="004F1F81">
          <w:rPr>
            <w:noProof/>
            <w:webHidden/>
            <w:szCs w:val="20"/>
          </w:rPr>
          <w:fldChar w:fldCharType="end"/>
        </w:r>
      </w:hyperlink>
    </w:p>
    <w:p w14:paraId="52B9B153" w14:textId="77777777" w:rsidR="00FC754C" w:rsidRPr="004F1F81" w:rsidRDefault="00000000" w:rsidP="00FC754C">
      <w:pPr>
        <w:pStyle w:val="TOC2"/>
        <w:rPr>
          <w:rFonts w:eastAsiaTheme="minorEastAsia"/>
          <w:noProof/>
          <w:color w:val="auto"/>
          <w:szCs w:val="20"/>
          <w:lang w:val="fr-FR" w:eastAsia="fr-FR"/>
        </w:rPr>
      </w:pPr>
      <w:hyperlink w:anchor="_Toc105509288" w:history="1">
        <w:r w:rsidR="00FC754C" w:rsidRPr="004F1F81">
          <w:rPr>
            <w:rStyle w:val="Hyperlink"/>
            <w:noProof/>
            <w:szCs w:val="20"/>
            <w:lang w:val="en-GB"/>
          </w:rPr>
          <w:t>12.6</w:t>
        </w:r>
        <w:r w:rsidR="00FC754C" w:rsidRPr="004F1F81">
          <w:rPr>
            <w:rFonts w:eastAsiaTheme="minorEastAsia"/>
            <w:noProof/>
            <w:color w:val="auto"/>
            <w:szCs w:val="20"/>
            <w:lang w:val="fr-FR" w:eastAsia="fr-FR"/>
          </w:rPr>
          <w:tab/>
        </w:r>
        <w:r w:rsidR="00FC754C" w:rsidRPr="004F1F81">
          <w:rPr>
            <w:rStyle w:val="Hyperlink"/>
            <w:noProof/>
            <w:szCs w:val="20"/>
            <w:lang w:val="en-GB"/>
          </w:rPr>
          <w:t>S102_ExchangeCatalogue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_Toc105509288 \h </w:instrText>
        </w:r>
        <w:r w:rsidR="00FC754C" w:rsidRPr="004F1F81">
          <w:rPr>
            <w:noProof/>
            <w:webHidden/>
            <w:szCs w:val="20"/>
          </w:rPr>
        </w:r>
        <w:r w:rsidR="00FC754C" w:rsidRPr="004F1F81">
          <w:rPr>
            <w:noProof/>
            <w:webHidden/>
            <w:szCs w:val="20"/>
          </w:rPr>
          <w:fldChar w:fldCharType="separate"/>
        </w:r>
        <w:r w:rsidR="00D55292">
          <w:rPr>
            <w:noProof/>
            <w:webHidden/>
            <w:szCs w:val="20"/>
          </w:rPr>
          <w:t>43</w:t>
        </w:r>
        <w:r w:rsidR="00FC754C" w:rsidRPr="004F1F81">
          <w:rPr>
            <w:noProof/>
            <w:webHidden/>
            <w:szCs w:val="20"/>
          </w:rPr>
          <w:fldChar w:fldCharType="end"/>
        </w:r>
      </w:hyperlink>
    </w:p>
    <w:p w14:paraId="38D48E27" w14:textId="77777777" w:rsidR="00FC754C" w:rsidRPr="004F1F81" w:rsidRDefault="00000000" w:rsidP="00FC754C">
      <w:pPr>
        <w:pStyle w:val="TOC3"/>
        <w:rPr>
          <w:rFonts w:eastAsiaTheme="minorEastAsia"/>
          <w:noProof/>
          <w:color w:val="auto"/>
          <w:szCs w:val="20"/>
          <w:lang w:val="fr-FR" w:eastAsia="fr-FR"/>
        </w:rPr>
      </w:pPr>
      <w:hyperlink w:anchor="_Toc105509289" w:history="1">
        <w:r w:rsidR="00FC754C" w:rsidRPr="004F1F81">
          <w:rPr>
            <w:rStyle w:val="Hyperlink"/>
            <w:noProof/>
            <w:szCs w:val="20"/>
            <w:lang w:val="en-GB"/>
          </w:rPr>
          <w:t>12.6.1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S100_CatalogueIdentifier</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_Toc105509289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4D5E2F35" w14:textId="77777777" w:rsidR="00FC754C" w:rsidRPr="004F1F81" w:rsidRDefault="00000000" w:rsidP="00FC754C">
      <w:pPr>
        <w:pStyle w:val="TOC3"/>
        <w:rPr>
          <w:rFonts w:eastAsiaTheme="minorEastAsia"/>
          <w:noProof/>
          <w:color w:val="auto"/>
          <w:szCs w:val="20"/>
          <w:lang w:val="fr-FR" w:eastAsia="fr-FR"/>
        </w:rPr>
      </w:pPr>
      <w:hyperlink w:anchor="_Toc105509290" w:history="1">
        <w:r w:rsidR="00FC754C" w:rsidRPr="004F1F81">
          <w:rPr>
            <w:rStyle w:val="Hyperlink"/>
            <w:noProof/>
            <w:szCs w:val="20"/>
            <w:lang w:val="en-GB"/>
          </w:rPr>
          <w:t>12.6.2</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S100_CataloguePointofContact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_Toc105509290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3145D135" w14:textId="77777777" w:rsidR="00FC754C" w:rsidRPr="004F1F81" w:rsidRDefault="00000000" w:rsidP="00FC754C">
      <w:pPr>
        <w:pStyle w:val="TOC2"/>
        <w:rPr>
          <w:rFonts w:eastAsiaTheme="minorEastAsia"/>
          <w:noProof/>
          <w:color w:val="auto"/>
          <w:szCs w:val="20"/>
          <w:lang w:val="fr-FR" w:eastAsia="fr-FR"/>
        </w:rPr>
      </w:pPr>
      <w:hyperlink w:anchor="_Toc105509291" w:history="1">
        <w:r w:rsidR="00FC754C" w:rsidRPr="004F1F81">
          <w:rPr>
            <w:rStyle w:val="Hyperlink"/>
            <w:noProof/>
            <w:szCs w:val="20"/>
            <w:lang w:val="en-GB"/>
          </w:rPr>
          <w:t>12.7</w:t>
        </w:r>
        <w:r w:rsidR="00FC754C" w:rsidRPr="004F1F81">
          <w:rPr>
            <w:rFonts w:eastAsiaTheme="minorEastAsia"/>
            <w:noProof/>
            <w:color w:val="auto"/>
            <w:szCs w:val="20"/>
            <w:lang w:val="fr-FR" w:eastAsia="fr-FR"/>
          </w:rPr>
          <w:tab/>
        </w:r>
        <w:r w:rsidR="00FC754C" w:rsidRPr="004F1F81">
          <w:rPr>
            <w:rStyle w:val="Hyperlink"/>
            <w:noProof/>
            <w:szCs w:val="20"/>
            <w:lang w:val="en-GB"/>
          </w:rPr>
          <w:t>S102_DatasetDiscoveryMetadata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_Toc105509291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5E77A6A2" w14:textId="77777777" w:rsidR="00FC754C" w:rsidRPr="004F1F81" w:rsidRDefault="00000000" w:rsidP="00FC754C">
      <w:pPr>
        <w:pStyle w:val="TOC3"/>
        <w:rPr>
          <w:rFonts w:eastAsiaTheme="minorEastAsia"/>
          <w:noProof/>
          <w:color w:val="auto"/>
          <w:szCs w:val="20"/>
          <w:lang w:val="fr-FR" w:eastAsia="fr-FR"/>
        </w:rPr>
      </w:pPr>
      <w:hyperlink w:anchor="_Toc105509292" w:history="1">
        <w:r w:rsidR="00FC754C" w:rsidRPr="004F1F81">
          <w:rPr>
            <w:rStyle w:val="Hyperlink"/>
            <w:noProof/>
            <w:szCs w:val="20"/>
            <w:lang w:val="en-GB"/>
          </w:rPr>
          <w:t>12.7.1</w:t>
        </w:r>
        <w:r w:rsidR="00FC754C" w:rsidRPr="004F1F81">
          <w:rPr>
            <w:rFonts w:eastAsiaTheme="minorEastAsia"/>
            <w:noProof/>
            <w:color w:val="auto"/>
            <w:szCs w:val="20"/>
            <w:lang w:val="fr-FR" w:eastAsia="fr-FR"/>
          </w:rPr>
          <w:tab/>
        </w:r>
        <w:r w:rsidR="00FC754C" w:rsidRPr="004F1F81">
          <w:rPr>
            <w:rStyle w:val="Hyperlink"/>
            <w:noProof/>
            <w:szCs w:val="20"/>
            <w:lang w:val="en-GB"/>
          </w:rPr>
          <w:t>S100_DataCoverage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_Toc105509292 \h </w:instrText>
        </w:r>
        <w:r w:rsidR="00FC754C" w:rsidRPr="004F1F81">
          <w:rPr>
            <w:noProof/>
            <w:webHidden/>
            <w:szCs w:val="20"/>
          </w:rPr>
        </w:r>
        <w:r w:rsidR="00FC754C" w:rsidRPr="004F1F81">
          <w:rPr>
            <w:noProof/>
            <w:webHidden/>
            <w:szCs w:val="20"/>
          </w:rPr>
          <w:fldChar w:fldCharType="separate"/>
        </w:r>
        <w:r w:rsidR="00D55292">
          <w:rPr>
            <w:noProof/>
            <w:webHidden/>
            <w:szCs w:val="20"/>
          </w:rPr>
          <w:t>48</w:t>
        </w:r>
        <w:r w:rsidR="00FC754C" w:rsidRPr="004F1F81">
          <w:rPr>
            <w:noProof/>
            <w:webHidden/>
            <w:szCs w:val="20"/>
          </w:rPr>
          <w:fldChar w:fldCharType="end"/>
        </w:r>
      </w:hyperlink>
    </w:p>
    <w:p w14:paraId="2F408086" w14:textId="77777777" w:rsidR="00FC754C" w:rsidRPr="004F1F81" w:rsidRDefault="00000000" w:rsidP="00FC754C">
      <w:pPr>
        <w:pStyle w:val="TOC3"/>
        <w:rPr>
          <w:rFonts w:eastAsiaTheme="minorEastAsia"/>
          <w:noProof/>
          <w:color w:val="auto"/>
          <w:szCs w:val="20"/>
          <w:lang w:val="fr-FR" w:eastAsia="fr-FR"/>
        </w:rPr>
      </w:pPr>
      <w:hyperlink w:anchor="_Toc105509293" w:history="1">
        <w:r w:rsidR="00FC754C" w:rsidRPr="004F1F81">
          <w:rPr>
            <w:rStyle w:val="Hyperlink"/>
            <w:noProof/>
            <w:szCs w:val="20"/>
            <w:lang w:val="en-GB"/>
          </w:rPr>
          <w:t>12.7.2</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_Toc105509293 \h </w:instrText>
        </w:r>
        <w:r w:rsidR="00FC754C" w:rsidRPr="004F1F81">
          <w:rPr>
            <w:noProof/>
            <w:webHidden/>
            <w:szCs w:val="20"/>
          </w:rPr>
        </w:r>
        <w:r w:rsidR="00FC754C" w:rsidRPr="004F1F81">
          <w:rPr>
            <w:noProof/>
            <w:webHidden/>
            <w:szCs w:val="20"/>
          </w:rPr>
          <w:fldChar w:fldCharType="separate"/>
        </w:r>
        <w:r w:rsidR="00D55292">
          <w:rPr>
            <w:noProof/>
            <w:webHidden/>
            <w:szCs w:val="20"/>
          </w:rPr>
          <w:t>48</w:t>
        </w:r>
        <w:r w:rsidR="00FC754C" w:rsidRPr="004F1F81">
          <w:rPr>
            <w:noProof/>
            <w:webHidden/>
            <w:szCs w:val="20"/>
          </w:rPr>
          <w:fldChar w:fldCharType="end"/>
        </w:r>
      </w:hyperlink>
    </w:p>
    <w:p w14:paraId="588F6F31" w14:textId="77777777" w:rsidR="00FC754C" w:rsidRPr="004F1F81" w:rsidRDefault="00000000" w:rsidP="00FC754C">
      <w:pPr>
        <w:pStyle w:val="TOC3"/>
        <w:rPr>
          <w:rFonts w:eastAsiaTheme="minorEastAsia"/>
          <w:noProof/>
          <w:color w:val="auto"/>
          <w:szCs w:val="20"/>
          <w:lang w:val="fr-FR" w:eastAsia="fr-FR"/>
        </w:rPr>
      </w:pPr>
      <w:hyperlink w:anchor="_Toc105509294" w:history="1">
        <w:r w:rsidR="00FC754C" w:rsidRPr="004F1F81">
          <w:rPr>
            <w:rStyle w:val="Hyperlink"/>
            <w:noProof/>
            <w:szCs w:val="20"/>
            <w:lang w:val="en-GB"/>
          </w:rPr>
          <w:t>12.7.3</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S100_DigitalSignatureValue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_Toc105509294 \h </w:instrText>
        </w:r>
        <w:r w:rsidR="00FC754C" w:rsidRPr="004F1F81">
          <w:rPr>
            <w:noProof/>
            <w:webHidden/>
            <w:szCs w:val="20"/>
          </w:rPr>
        </w:r>
        <w:r w:rsidR="00FC754C" w:rsidRPr="004F1F81">
          <w:rPr>
            <w:noProof/>
            <w:webHidden/>
            <w:szCs w:val="20"/>
          </w:rPr>
          <w:fldChar w:fldCharType="separate"/>
        </w:r>
        <w:r w:rsidR="00D55292">
          <w:rPr>
            <w:noProof/>
            <w:webHidden/>
            <w:szCs w:val="20"/>
          </w:rPr>
          <w:t>49</w:t>
        </w:r>
        <w:r w:rsidR="00FC754C" w:rsidRPr="004F1F81">
          <w:rPr>
            <w:noProof/>
            <w:webHidden/>
            <w:szCs w:val="20"/>
          </w:rPr>
          <w:fldChar w:fldCharType="end"/>
        </w:r>
      </w:hyperlink>
    </w:p>
    <w:p w14:paraId="11A994D4" w14:textId="77777777" w:rsidR="00FC754C" w:rsidRPr="004F1F81" w:rsidRDefault="00000000" w:rsidP="00FC754C">
      <w:pPr>
        <w:pStyle w:val="TOC3"/>
        <w:rPr>
          <w:rFonts w:eastAsiaTheme="minorEastAsia"/>
          <w:noProof/>
          <w:color w:val="auto"/>
          <w:szCs w:val="20"/>
          <w:lang w:val="fr-FR" w:eastAsia="fr-FR"/>
        </w:rPr>
      </w:pPr>
      <w:hyperlink w:anchor="_Toc105509295" w:history="1">
        <w:r w:rsidR="00FC754C" w:rsidRPr="004F1F81">
          <w:rPr>
            <w:rStyle w:val="Hyperlink"/>
            <w:noProof/>
            <w:szCs w:val="20"/>
            <w:lang w:val="en-GB"/>
          </w:rPr>
          <w:t>12.7.4</w:t>
        </w:r>
        <w:r w:rsidR="00FC754C" w:rsidRPr="004F1F81">
          <w:rPr>
            <w:rFonts w:eastAsiaTheme="minorEastAsia"/>
            <w:noProof/>
            <w:color w:val="auto"/>
            <w:szCs w:val="20"/>
            <w:lang w:val="fr-FR" w:eastAsia="fr-FR"/>
          </w:rPr>
          <w:tab/>
        </w:r>
        <w:r w:rsidR="00FC754C" w:rsidRPr="004F1F81">
          <w:rPr>
            <w:rStyle w:val="Hyperlink"/>
            <w:noProof/>
            <w:szCs w:val="20"/>
            <w:lang w:val="en-GB"/>
          </w:rPr>
          <w:t>S100_VerticalAndSoundingDatum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_Toc105509295 \h </w:instrText>
        </w:r>
        <w:r w:rsidR="00FC754C" w:rsidRPr="004F1F81">
          <w:rPr>
            <w:noProof/>
            <w:webHidden/>
            <w:szCs w:val="20"/>
          </w:rPr>
        </w:r>
        <w:r w:rsidR="00FC754C" w:rsidRPr="004F1F81">
          <w:rPr>
            <w:noProof/>
            <w:webHidden/>
            <w:szCs w:val="20"/>
          </w:rPr>
          <w:fldChar w:fldCharType="separate"/>
        </w:r>
        <w:r w:rsidR="00D55292">
          <w:rPr>
            <w:noProof/>
            <w:webHidden/>
            <w:szCs w:val="20"/>
          </w:rPr>
          <w:t>49</w:t>
        </w:r>
        <w:r w:rsidR="00FC754C" w:rsidRPr="004F1F81">
          <w:rPr>
            <w:noProof/>
            <w:webHidden/>
            <w:szCs w:val="20"/>
          </w:rPr>
          <w:fldChar w:fldCharType="end"/>
        </w:r>
      </w:hyperlink>
    </w:p>
    <w:p w14:paraId="31BF3D51" w14:textId="77777777" w:rsidR="00FC754C" w:rsidRPr="004F1F81" w:rsidRDefault="00000000" w:rsidP="00FC754C">
      <w:pPr>
        <w:pStyle w:val="TOC3"/>
        <w:rPr>
          <w:rFonts w:eastAsiaTheme="minorEastAsia"/>
          <w:noProof/>
          <w:color w:val="auto"/>
          <w:szCs w:val="20"/>
          <w:lang w:val="fr-FR" w:eastAsia="fr-FR"/>
        </w:rPr>
      </w:pPr>
      <w:hyperlink w:anchor="_Toc105509296" w:history="1">
        <w:r w:rsidR="00FC754C" w:rsidRPr="004F1F81">
          <w:rPr>
            <w:rStyle w:val="Hyperlink"/>
            <w:noProof/>
            <w:szCs w:val="20"/>
            <w:lang w:val="en-GB"/>
          </w:rPr>
          <w:t>12.7.5</w:t>
        </w:r>
        <w:r w:rsidR="00FC754C" w:rsidRPr="004F1F81">
          <w:rPr>
            <w:rFonts w:eastAsiaTheme="minorEastAsia"/>
            <w:noProof/>
            <w:color w:val="auto"/>
            <w:szCs w:val="20"/>
            <w:lang w:val="fr-FR" w:eastAsia="fr-FR"/>
          </w:rPr>
          <w:tab/>
        </w:r>
        <w:r w:rsidR="00FC754C" w:rsidRPr="004F1F81">
          <w:rPr>
            <w:rStyle w:val="Hyperlink"/>
            <w:noProof/>
            <w:szCs w:val="20"/>
            <w:lang w:val="en-GB"/>
          </w:rPr>
          <w:t>S100_DataFormat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_Toc105509296 \h </w:instrText>
        </w:r>
        <w:r w:rsidR="00FC754C" w:rsidRPr="004F1F81">
          <w:rPr>
            <w:noProof/>
            <w:webHidden/>
            <w:szCs w:val="20"/>
          </w:rPr>
        </w:r>
        <w:r w:rsidR="00FC754C" w:rsidRPr="004F1F81">
          <w:rPr>
            <w:noProof/>
            <w:webHidden/>
            <w:szCs w:val="20"/>
          </w:rPr>
          <w:fldChar w:fldCharType="separate"/>
        </w:r>
        <w:r w:rsidR="00D55292">
          <w:rPr>
            <w:noProof/>
            <w:webHidden/>
            <w:szCs w:val="20"/>
          </w:rPr>
          <w:t>50</w:t>
        </w:r>
        <w:r w:rsidR="00FC754C" w:rsidRPr="004F1F81">
          <w:rPr>
            <w:noProof/>
            <w:webHidden/>
            <w:szCs w:val="20"/>
          </w:rPr>
          <w:fldChar w:fldCharType="end"/>
        </w:r>
      </w:hyperlink>
    </w:p>
    <w:p w14:paraId="10A01E07" w14:textId="77777777" w:rsidR="00FC754C" w:rsidRPr="004F1F81" w:rsidRDefault="00000000" w:rsidP="00FC754C">
      <w:pPr>
        <w:pStyle w:val="TOC3"/>
        <w:rPr>
          <w:rFonts w:eastAsiaTheme="minorEastAsia"/>
          <w:noProof/>
          <w:color w:val="auto"/>
          <w:szCs w:val="20"/>
          <w:lang w:val="fr-FR" w:eastAsia="fr-FR"/>
        </w:rPr>
      </w:pPr>
      <w:hyperlink w:anchor="_Toc105509297" w:history="1">
        <w:r w:rsidR="00FC754C" w:rsidRPr="004F1F81">
          <w:rPr>
            <w:rStyle w:val="Hyperlink"/>
            <w:noProof/>
            <w:szCs w:val="20"/>
            <w:lang w:val="en-GB"/>
          </w:rPr>
          <w:t>12.7.6</w:t>
        </w:r>
        <w:r w:rsidR="00FC754C" w:rsidRPr="004F1F81">
          <w:rPr>
            <w:rFonts w:eastAsiaTheme="minorEastAsia"/>
            <w:noProof/>
            <w:color w:val="auto"/>
            <w:szCs w:val="20"/>
            <w:lang w:val="fr-FR" w:eastAsia="fr-FR"/>
          </w:rPr>
          <w:tab/>
        </w:r>
        <w:r w:rsidR="00FC754C" w:rsidRPr="004F1F81">
          <w:rPr>
            <w:rStyle w:val="Hyperlink"/>
            <w:noProof/>
            <w:szCs w:val="20"/>
            <w:lang w:val="en-GB"/>
          </w:rPr>
          <w:t>S100_ProductSpecification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_Toc105509297 \h </w:instrText>
        </w:r>
        <w:r w:rsidR="00FC754C" w:rsidRPr="004F1F81">
          <w:rPr>
            <w:noProof/>
            <w:webHidden/>
            <w:szCs w:val="20"/>
          </w:rPr>
        </w:r>
        <w:r w:rsidR="00FC754C" w:rsidRPr="004F1F81">
          <w:rPr>
            <w:noProof/>
            <w:webHidden/>
            <w:szCs w:val="20"/>
          </w:rPr>
          <w:fldChar w:fldCharType="separate"/>
        </w:r>
        <w:r w:rsidR="00D55292">
          <w:rPr>
            <w:noProof/>
            <w:webHidden/>
            <w:szCs w:val="20"/>
          </w:rPr>
          <w:t>51</w:t>
        </w:r>
        <w:r w:rsidR="00FC754C" w:rsidRPr="004F1F81">
          <w:rPr>
            <w:noProof/>
            <w:webHidden/>
            <w:szCs w:val="20"/>
          </w:rPr>
          <w:fldChar w:fldCharType="end"/>
        </w:r>
      </w:hyperlink>
    </w:p>
    <w:p w14:paraId="69AC9E99" w14:textId="77777777" w:rsidR="00FC754C" w:rsidRPr="004F1F81" w:rsidRDefault="00000000" w:rsidP="00FC754C">
      <w:pPr>
        <w:pStyle w:val="TOC3"/>
        <w:rPr>
          <w:rFonts w:eastAsiaTheme="minorEastAsia"/>
          <w:noProof/>
          <w:color w:val="auto"/>
          <w:szCs w:val="20"/>
          <w:lang w:val="fr-FR" w:eastAsia="fr-FR"/>
        </w:rPr>
      </w:pPr>
      <w:hyperlink w:anchor="_Toc105509298" w:history="1">
        <w:r w:rsidR="00FC754C" w:rsidRPr="004F1F81">
          <w:rPr>
            <w:rStyle w:val="Hyperlink"/>
            <w:noProof/>
            <w:szCs w:val="20"/>
            <w:lang w:val="en-GB"/>
          </w:rPr>
          <w:t>12.7.7</w:t>
        </w:r>
        <w:r w:rsidR="00FC754C" w:rsidRPr="004F1F81">
          <w:rPr>
            <w:rFonts w:eastAsiaTheme="minorEastAsia"/>
            <w:noProof/>
            <w:color w:val="auto"/>
            <w:szCs w:val="20"/>
            <w:lang w:val="fr-FR" w:eastAsia="fr-FR"/>
          </w:rPr>
          <w:tab/>
        </w:r>
        <w:r w:rsidR="00FC754C" w:rsidRPr="004F1F81">
          <w:rPr>
            <w:rStyle w:val="Hyperlink"/>
            <w:noProof/>
            <w:szCs w:val="20"/>
            <w:lang w:val="en-GB"/>
          </w:rPr>
          <w:t>S100_ProtectionScheme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_Toc105509298 \h </w:instrText>
        </w:r>
        <w:r w:rsidR="00FC754C" w:rsidRPr="004F1F81">
          <w:rPr>
            <w:noProof/>
            <w:webHidden/>
            <w:szCs w:val="20"/>
          </w:rPr>
        </w:r>
        <w:r w:rsidR="00FC754C" w:rsidRPr="004F1F81">
          <w:rPr>
            <w:noProof/>
            <w:webHidden/>
            <w:szCs w:val="20"/>
          </w:rPr>
          <w:fldChar w:fldCharType="separate"/>
        </w:r>
        <w:r w:rsidR="00D55292">
          <w:rPr>
            <w:noProof/>
            <w:webHidden/>
            <w:szCs w:val="20"/>
          </w:rPr>
          <w:t>51</w:t>
        </w:r>
        <w:r w:rsidR="00FC754C" w:rsidRPr="004F1F81">
          <w:rPr>
            <w:noProof/>
            <w:webHidden/>
            <w:szCs w:val="20"/>
          </w:rPr>
          <w:fldChar w:fldCharType="end"/>
        </w:r>
      </w:hyperlink>
    </w:p>
    <w:p w14:paraId="1E4D4C4B" w14:textId="77777777" w:rsidR="00FC754C" w:rsidRPr="004F1F81" w:rsidRDefault="00000000" w:rsidP="00FC754C">
      <w:pPr>
        <w:pStyle w:val="TOC3"/>
        <w:rPr>
          <w:rFonts w:eastAsiaTheme="minorEastAsia"/>
          <w:noProof/>
          <w:color w:val="auto"/>
          <w:szCs w:val="20"/>
          <w:lang w:val="fr-FR" w:eastAsia="fr-FR"/>
        </w:rPr>
      </w:pPr>
      <w:hyperlink w:anchor="_Toc105509299" w:history="1">
        <w:r w:rsidR="00FC754C" w:rsidRPr="004F1F81">
          <w:rPr>
            <w:rStyle w:val="Hyperlink"/>
            <w:noProof/>
            <w:szCs w:val="20"/>
            <w:lang w:val="en-GB"/>
          </w:rPr>
          <w:t>12.7.8</w:t>
        </w:r>
        <w:r w:rsidR="00FC754C" w:rsidRPr="004F1F81">
          <w:rPr>
            <w:rFonts w:eastAsiaTheme="minorEastAsia"/>
            <w:noProof/>
            <w:color w:val="auto"/>
            <w:szCs w:val="20"/>
            <w:lang w:val="fr-FR" w:eastAsia="fr-FR"/>
          </w:rPr>
          <w:tab/>
        </w:r>
        <w:r w:rsidR="00FC754C" w:rsidRPr="004F1F81">
          <w:rPr>
            <w:rStyle w:val="Hyperlink"/>
            <w:noProof/>
            <w:szCs w:val="20"/>
            <w:lang w:val="en-GB"/>
          </w:rPr>
          <w:t>S102_GriddingMethod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_Toc105509299 \h </w:instrText>
        </w:r>
        <w:r w:rsidR="00FC754C" w:rsidRPr="004F1F81">
          <w:rPr>
            <w:noProof/>
            <w:webHidden/>
            <w:szCs w:val="20"/>
          </w:rPr>
        </w:r>
        <w:r w:rsidR="00FC754C" w:rsidRPr="004F1F81">
          <w:rPr>
            <w:noProof/>
            <w:webHidden/>
            <w:szCs w:val="20"/>
          </w:rPr>
          <w:fldChar w:fldCharType="separate"/>
        </w:r>
        <w:r w:rsidR="00D55292">
          <w:rPr>
            <w:noProof/>
            <w:webHidden/>
            <w:szCs w:val="20"/>
          </w:rPr>
          <w:t>52</w:t>
        </w:r>
        <w:r w:rsidR="00FC754C" w:rsidRPr="004F1F81">
          <w:rPr>
            <w:noProof/>
            <w:webHidden/>
            <w:szCs w:val="20"/>
          </w:rPr>
          <w:fldChar w:fldCharType="end"/>
        </w:r>
      </w:hyperlink>
    </w:p>
    <w:p w14:paraId="1674A4A0" w14:textId="77777777" w:rsidR="00FC754C" w:rsidRPr="004F1F81" w:rsidRDefault="00000000" w:rsidP="00FC754C">
      <w:pPr>
        <w:pStyle w:val="TOC2"/>
        <w:rPr>
          <w:rFonts w:eastAsiaTheme="minorEastAsia"/>
          <w:noProof/>
          <w:color w:val="auto"/>
          <w:szCs w:val="20"/>
          <w:lang w:val="fr-FR" w:eastAsia="fr-FR"/>
        </w:rPr>
      </w:pPr>
      <w:hyperlink w:anchor="_Toc105509300" w:history="1">
        <w:r w:rsidR="00FC754C" w:rsidRPr="004F1F81">
          <w:rPr>
            <w:rStyle w:val="Hyperlink"/>
            <w:noProof/>
            <w:szCs w:val="20"/>
            <w:lang w:val="en-GB"/>
          </w:rPr>
          <w:t>12.8</w:t>
        </w:r>
        <w:r w:rsidR="00FC754C" w:rsidRPr="004F1F81">
          <w:rPr>
            <w:rFonts w:eastAsiaTheme="minorEastAsia"/>
            <w:noProof/>
            <w:color w:val="auto"/>
            <w:szCs w:val="20"/>
            <w:lang w:val="fr-FR" w:eastAsia="fr-FR"/>
          </w:rPr>
          <w:tab/>
        </w:r>
        <w:r w:rsidR="00FC754C" w:rsidRPr="004F1F81">
          <w:rPr>
            <w:rStyle w:val="Hyperlink"/>
            <w:noProof/>
            <w:szCs w:val="20"/>
            <w:lang w:val="en-GB"/>
          </w:rPr>
          <w:t>S102_CatalogueMetadata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_Toc105509300 \h </w:instrText>
        </w:r>
        <w:r w:rsidR="00FC754C" w:rsidRPr="004F1F81">
          <w:rPr>
            <w:noProof/>
            <w:webHidden/>
            <w:szCs w:val="20"/>
          </w:rPr>
        </w:r>
        <w:r w:rsidR="00FC754C" w:rsidRPr="004F1F81">
          <w:rPr>
            <w:noProof/>
            <w:webHidden/>
            <w:szCs w:val="20"/>
          </w:rPr>
          <w:fldChar w:fldCharType="separate"/>
        </w:r>
        <w:r w:rsidR="00D55292">
          <w:rPr>
            <w:noProof/>
            <w:webHidden/>
            <w:szCs w:val="20"/>
          </w:rPr>
          <w:t>53</w:t>
        </w:r>
        <w:r w:rsidR="00FC754C" w:rsidRPr="004F1F81">
          <w:rPr>
            <w:noProof/>
            <w:webHidden/>
            <w:szCs w:val="20"/>
          </w:rPr>
          <w:fldChar w:fldCharType="end"/>
        </w:r>
      </w:hyperlink>
    </w:p>
    <w:p w14:paraId="13DC5DA0" w14:textId="77777777" w:rsidR="00FC754C" w:rsidRPr="004F1F81" w:rsidRDefault="00000000" w:rsidP="00FC754C">
      <w:pPr>
        <w:pStyle w:val="TOC3"/>
        <w:rPr>
          <w:rFonts w:eastAsiaTheme="minorEastAsia"/>
          <w:noProof/>
          <w:color w:val="auto"/>
          <w:szCs w:val="20"/>
          <w:lang w:val="fr-FR" w:eastAsia="fr-FR"/>
        </w:rPr>
      </w:pPr>
      <w:hyperlink w:anchor="_Toc105509301" w:history="1">
        <w:r w:rsidR="00FC754C" w:rsidRPr="004F1F81">
          <w:rPr>
            <w:rStyle w:val="Hyperlink"/>
            <w:noProof/>
            <w:szCs w:val="20"/>
            <w:lang w:val="en-GB"/>
          </w:rPr>
          <w:t>12.8.1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S100_CatalogueScope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_Toc105509301 \h </w:instrText>
        </w:r>
        <w:r w:rsidR="00FC754C" w:rsidRPr="004F1F81">
          <w:rPr>
            <w:noProof/>
            <w:webHidden/>
            <w:szCs w:val="20"/>
          </w:rPr>
        </w:r>
        <w:r w:rsidR="00FC754C" w:rsidRPr="004F1F81">
          <w:rPr>
            <w:noProof/>
            <w:webHidden/>
            <w:szCs w:val="20"/>
          </w:rPr>
          <w:fldChar w:fldCharType="separate"/>
        </w:r>
        <w:r w:rsidR="00D55292">
          <w:rPr>
            <w:noProof/>
            <w:webHidden/>
            <w:szCs w:val="20"/>
          </w:rPr>
          <w:t>54</w:t>
        </w:r>
        <w:r w:rsidR="00FC754C" w:rsidRPr="004F1F81">
          <w:rPr>
            <w:noProof/>
            <w:webHidden/>
            <w:szCs w:val="20"/>
          </w:rPr>
          <w:fldChar w:fldCharType="end"/>
        </w:r>
      </w:hyperlink>
    </w:p>
    <w:p w14:paraId="08009241" w14:textId="77777777" w:rsidR="00FC754C" w:rsidRPr="004F1F81" w:rsidRDefault="00000000" w:rsidP="00FC754C">
      <w:pPr>
        <w:pStyle w:val="TOC3"/>
        <w:rPr>
          <w:rFonts w:eastAsiaTheme="minorEastAsia"/>
          <w:noProof/>
          <w:color w:val="auto"/>
          <w:szCs w:val="20"/>
          <w:lang w:val="fr-FR" w:eastAsia="fr-FR"/>
        </w:rPr>
      </w:pPr>
      <w:hyperlink w:anchor="_Toc105509302" w:history="1">
        <w:r w:rsidR="00FC754C" w:rsidRPr="004F1F81">
          <w:rPr>
            <w:rStyle w:val="Hyperlink"/>
            <w:noProof/>
            <w:szCs w:val="20"/>
            <w:lang w:val="en-GB"/>
          </w:rPr>
          <w:t>12.8.2</w:t>
        </w:r>
        <w:r w:rsidR="00FC754C" w:rsidRPr="004F1F81">
          <w:rPr>
            <w:rFonts w:eastAsiaTheme="minorEastAsia"/>
            <w:noProof/>
            <w:color w:val="auto"/>
            <w:szCs w:val="20"/>
            <w:lang w:val="fr-FR" w:eastAsia="fr-FR"/>
          </w:rPr>
          <w:tab/>
        </w:r>
        <w:r w:rsidR="00FC754C" w:rsidRPr="004F1F81">
          <w:rPr>
            <w:rStyle w:val="Hyperlink"/>
            <w:noProof/>
            <w:szCs w:val="20"/>
            <w:lang w:val="en-GB"/>
          </w:rPr>
          <w:t>PT_Locale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_Toc105509302 \h </w:instrText>
        </w:r>
        <w:r w:rsidR="00FC754C" w:rsidRPr="004F1F81">
          <w:rPr>
            <w:noProof/>
            <w:webHidden/>
            <w:szCs w:val="20"/>
          </w:rPr>
        </w:r>
        <w:r w:rsidR="00FC754C" w:rsidRPr="004F1F81">
          <w:rPr>
            <w:noProof/>
            <w:webHidden/>
            <w:szCs w:val="20"/>
          </w:rPr>
          <w:fldChar w:fldCharType="separate"/>
        </w:r>
        <w:r w:rsidR="00D55292">
          <w:rPr>
            <w:noProof/>
            <w:webHidden/>
            <w:szCs w:val="20"/>
          </w:rPr>
          <w:t>54</w:t>
        </w:r>
        <w:r w:rsidR="00FC754C" w:rsidRPr="004F1F81">
          <w:rPr>
            <w:noProof/>
            <w:webHidden/>
            <w:szCs w:val="20"/>
          </w:rPr>
          <w:fldChar w:fldCharType="end"/>
        </w:r>
      </w:hyperlink>
    </w:p>
    <w:p w14:paraId="18F773E6" w14:textId="13E8AB58" w:rsidR="00FC754C" w:rsidRPr="004F1F81" w:rsidRDefault="00000000" w:rsidP="004F1F81">
      <w:pPr>
        <w:pStyle w:val="TOC1"/>
        <w:rPr>
          <w:rFonts w:eastAsiaTheme="minorEastAsia"/>
          <w:b w:val="0"/>
          <w:color w:val="auto"/>
          <w:lang w:val="fr-FR" w:eastAsia="fr-FR"/>
        </w:rPr>
      </w:pPr>
      <w:hyperlink w:anchor="_Toc105509303" w:history="1">
        <w:r w:rsidR="00FC754C" w:rsidRPr="004F1F81">
          <w:rPr>
            <w:rStyle w:val="Hyperlink"/>
            <w:b w:val="0"/>
            <w:szCs w:val="20"/>
            <w:u w:color="000000"/>
            <w:lang w:val="en-GB"/>
          </w:rPr>
          <w:t xml:space="preserve">Annex A.  </w:t>
        </w:r>
        <w:r w:rsidR="00FC754C" w:rsidRPr="004F1F81">
          <w:rPr>
            <w:rStyle w:val="Hyperlink"/>
            <w:b w:val="0"/>
            <w:szCs w:val="20"/>
            <w:lang w:val="en-GB"/>
          </w:rPr>
          <w:t>Data Classification and Encoding Guide</w:t>
        </w:r>
        <w:r w:rsidR="00FC754C"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_Toc105509303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6825FF71" w14:textId="77777777" w:rsidR="00FC754C" w:rsidRPr="004F1F81" w:rsidRDefault="00000000" w:rsidP="004F1F81">
      <w:pPr>
        <w:pStyle w:val="TOC1"/>
        <w:rPr>
          <w:rFonts w:eastAsiaTheme="minorEastAsia"/>
          <w:b w:val="0"/>
          <w:color w:val="auto"/>
          <w:lang w:val="fr-FR" w:eastAsia="fr-FR"/>
        </w:rPr>
      </w:pPr>
      <w:hyperlink w:anchor="_Toc105509304" w:history="1">
        <w:r w:rsidR="00FC754C" w:rsidRPr="004F1F81">
          <w:rPr>
            <w:rStyle w:val="Hyperlink"/>
            <w:b w:val="0"/>
            <w:szCs w:val="20"/>
            <w:u w:color="000000"/>
            <w:lang w:val="en-GB"/>
          </w:rPr>
          <w:t>A-1</w:t>
        </w:r>
        <w:r w:rsidR="00FC754C" w:rsidRPr="004F1F81">
          <w:rPr>
            <w:rFonts w:eastAsiaTheme="minorEastAsia"/>
            <w:b w:val="0"/>
            <w:color w:val="auto"/>
            <w:lang w:val="fr-FR" w:eastAsia="fr-FR"/>
          </w:rPr>
          <w:tab/>
        </w:r>
        <w:r w:rsidR="00FC754C" w:rsidRPr="004F1F81">
          <w:rPr>
            <w:rStyle w:val="Hyperlink"/>
            <w:b w:val="0"/>
            <w:szCs w:val="20"/>
            <w:lang w:val="en-GB"/>
          </w:rPr>
          <w:t>Features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_Toc105509304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14C5776F" w14:textId="77777777" w:rsidR="00FC754C" w:rsidRPr="004F1F81" w:rsidRDefault="00000000" w:rsidP="004F1F81">
      <w:pPr>
        <w:pStyle w:val="TOC1"/>
        <w:rPr>
          <w:rFonts w:eastAsiaTheme="minorEastAsia"/>
          <w:b w:val="0"/>
          <w:color w:val="auto"/>
          <w:lang w:val="fr-FR" w:eastAsia="fr-FR"/>
        </w:rPr>
      </w:pPr>
      <w:hyperlink w:anchor="_Toc105509305" w:history="1">
        <w:r w:rsidR="00FC754C" w:rsidRPr="004F1F81">
          <w:rPr>
            <w:rStyle w:val="Hyperlink"/>
            <w:b w:val="0"/>
            <w:szCs w:val="20"/>
            <w:u w:color="000000"/>
            <w:lang w:val="en-GB"/>
          </w:rPr>
          <w:t>A-2</w:t>
        </w:r>
        <w:r w:rsidR="00FC754C" w:rsidRPr="004F1F81">
          <w:rPr>
            <w:rFonts w:eastAsiaTheme="minorEastAsia"/>
            <w:b w:val="0"/>
            <w:color w:val="auto"/>
            <w:lang w:val="fr-FR" w:eastAsia="fr-FR"/>
          </w:rPr>
          <w:tab/>
        </w:r>
        <w:r w:rsidR="00FC754C" w:rsidRPr="004F1F81">
          <w:rPr>
            <w:rStyle w:val="Hyperlink"/>
            <w:b w:val="0"/>
            <w:szCs w:val="20"/>
            <w:lang w:val="en-GB"/>
          </w:rPr>
          <w:t>Feature Attributes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_Toc105509305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76838795" w14:textId="66746E25" w:rsidR="00FC754C" w:rsidRPr="004F1F81" w:rsidRDefault="00000000" w:rsidP="004F1F81">
      <w:pPr>
        <w:pStyle w:val="TOC1"/>
        <w:rPr>
          <w:rFonts w:eastAsiaTheme="minorEastAsia"/>
          <w:b w:val="0"/>
          <w:color w:val="auto"/>
          <w:lang w:val="fr-FR" w:eastAsia="fr-FR"/>
        </w:rPr>
      </w:pPr>
      <w:hyperlink w:anchor="_Toc105509801" w:history="1">
        <w:r w:rsidR="00FC754C" w:rsidRPr="004F1F81">
          <w:rPr>
            <w:rStyle w:val="Hyperlink"/>
            <w:b w:val="0"/>
            <w:szCs w:val="20"/>
            <w:u w:color="000000"/>
            <w:lang w:val="en-GB"/>
          </w:rPr>
          <w:t>Annex B.</w:t>
        </w:r>
        <w:r w:rsidR="004F1F81" w:rsidRPr="004F1F81">
          <w:rPr>
            <w:rStyle w:val="Hyperlink"/>
            <w:b w:val="0"/>
            <w:szCs w:val="20"/>
            <w:u w:color="000000"/>
            <w:lang w:val="en-GB"/>
          </w:rPr>
          <w:t xml:space="preserve">  </w:t>
        </w:r>
        <w:r w:rsidR="00FC754C" w:rsidRPr="004F1F81">
          <w:rPr>
            <w:rStyle w:val="Hyperlink"/>
            <w:b w:val="0"/>
            <w:szCs w:val="20"/>
            <w:lang w:val="en-GB"/>
          </w:rPr>
          <w:t>Normative Implementation Guidance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_Toc105509801 \h </w:instrText>
        </w:r>
        <w:r w:rsidR="00FC754C" w:rsidRPr="004F1F81">
          <w:rPr>
            <w:b w:val="0"/>
            <w:webHidden/>
          </w:rPr>
        </w:r>
        <w:r w:rsidR="00FC754C" w:rsidRPr="004F1F81">
          <w:rPr>
            <w:b w:val="0"/>
            <w:webHidden/>
          </w:rPr>
          <w:fldChar w:fldCharType="separate"/>
        </w:r>
        <w:r w:rsidR="00D55292">
          <w:rPr>
            <w:b w:val="0"/>
            <w:webHidden/>
          </w:rPr>
          <w:t>59</w:t>
        </w:r>
        <w:r w:rsidR="00FC754C" w:rsidRPr="004F1F81">
          <w:rPr>
            <w:b w:val="0"/>
            <w:webHidden/>
          </w:rPr>
          <w:fldChar w:fldCharType="end"/>
        </w:r>
      </w:hyperlink>
    </w:p>
    <w:p w14:paraId="2EF54A0E" w14:textId="4B424991" w:rsidR="00FC754C" w:rsidRPr="004F1F81" w:rsidRDefault="00000000" w:rsidP="004F1F81">
      <w:pPr>
        <w:pStyle w:val="TOC1"/>
        <w:rPr>
          <w:rFonts w:eastAsiaTheme="minorEastAsia"/>
          <w:b w:val="0"/>
          <w:color w:val="auto"/>
          <w:lang w:val="fr-FR" w:eastAsia="fr-FR"/>
        </w:rPr>
      </w:pPr>
      <w:hyperlink w:anchor="_Toc105509802" w:history="1">
        <w:r w:rsidR="00FC754C" w:rsidRPr="004F1F81">
          <w:rPr>
            <w:rStyle w:val="Hyperlink"/>
            <w:b w:val="0"/>
            <w:szCs w:val="20"/>
            <w:u w:color="000000"/>
            <w:lang w:val="en-GB"/>
          </w:rPr>
          <w:t>Annex C.</w:t>
        </w:r>
        <w:r w:rsidR="004F1F81" w:rsidRPr="004F1F81">
          <w:rPr>
            <w:rStyle w:val="Hyperlink"/>
            <w:b w:val="0"/>
            <w:szCs w:val="20"/>
            <w:u w:color="000000"/>
            <w:lang w:val="en-GB"/>
          </w:rPr>
          <w:t xml:space="preserve">  </w:t>
        </w:r>
        <w:r w:rsidR="00FC754C" w:rsidRPr="004F1F81">
          <w:rPr>
            <w:rStyle w:val="Hyperlink"/>
            <w:b w:val="0"/>
            <w:szCs w:val="20"/>
            <w:lang w:val="en-GB"/>
          </w:rPr>
          <w:t>Feature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_Toc105509802 \h </w:instrText>
        </w:r>
        <w:r w:rsidR="00FC754C" w:rsidRPr="004F1F81">
          <w:rPr>
            <w:b w:val="0"/>
            <w:webHidden/>
          </w:rPr>
        </w:r>
        <w:r w:rsidR="00FC754C" w:rsidRPr="004F1F81">
          <w:rPr>
            <w:b w:val="0"/>
            <w:webHidden/>
          </w:rPr>
          <w:fldChar w:fldCharType="separate"/>
        </w:r>
        <w:r w:rsidR="00D55292">
          <w:rPr>
            <w:b w:val="0"/>
            <w:webHidden/>
          </w:rPr>
          <w:t>61</w:t>
        </w:r>
        <w:r w:rsidR="00FC754C" w:rsidRPr="004F1F81">
          <w:rPr>
            <w:b w:val="0"/>
            <w:webHidden/>
          </w:rPr>
          <w:fldChar w:fldCharType="end"/>
        </w:r>
      </w:hyperlink>
    </w:p>
    <w:p w14:paraId="1326B65B" w14:textId="6A0A3131" w:rsidR="00FC754C" w:rsidRPr="004F1F81" w:rsidRDefault="00000000" w:rsidP="004F1F81">
      <w:pPr>
        <w:pStyle w:val="TOC1"/>
        <w:rPr>
          <w:rFonts w:eastAsiaTheme="minorEastAsia"/>
          <w:b w:val="0"/>
          <w:color w:val="auto"/>
          <w:lang w:val="fr-FR" w:eastAsia="fr-FR"/>
        </w:rPr>
      </w:pPr>
      <w:hyperlink w:anchor="_Toc105509803" w:history="1">
        <w:r w:rsidR="00FC754C" w:rsidRPr="004F1F81">
          <w:rPr>
            <w:rStyle w:val="Hyperlink"/>
            <w:b w:val="0"/>
            <w:szCs w:val="20"/>
            <w:u w:color="000000"/>
            <w:lang w:val="en-GB"/>
          </w:rPr>
          <w:t>Annex D.</w:t>
        </w:r>
        <w:r w:rsidR="004F1F81" w:rsidRPr="004F1F81">
          <w:rPr>
            <w:rStyle w:val="Hyperlink"/>
            <w:b w:val="0"/>
            <w:szCs w:val="20"/>
            <w:u w:color="000000"/>
            <w:lang w:val="en-GB"/>
          </w:rPr>
          <w:t xml:space="preserve">  </w:t>
        </w:r>
        <w:r w:rsidR="00FC754C" w:rsidRPr="004F1F81">
          <w:rPr>
            <w:rStyle w:val="Hyperlink"/>
            <w:b w:val="0"/>
            <w:szCs w:val="20"/>
            <w:lang w:val="en-GB"/>
          </w:rPr>
          <w:t>Portrayal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_Toc105509803 \h </w:instrText>
        </w:r>
        <w:r w:rsidR="00FC754C" w:rsidRPr="004F1F81">
          <w:rPr>
            <w:b w:val="0"/>
            <w:webHidden/>
          </w:rPr>
        </w:r>
        <w:r w:rsidR="00FC754C" w:rsidRPr="004F1F81">
          <w:rPr>
            <w:b w:val="0"/>
            <w:webHidden/>
          </w:rPr>
          <w:fldChar w:fldCharType="separate"/>
        </w:r>
        <w:r w:rsidR="00D55292">
          <w:rPr>
            <w:b w:val="0"/>
            <w:webHidden/>
          </w:rPr>
          <w:t>63</w:t>
        </w:r>
        <w:r w:rsidR="00FC754C" w:rsidRPr="004F1F81">
          <w:rPr>
            <w:b w:val="0"/>
            <w:webHidden/>
          </w:rPr>
          <w:fldChar w:fldCharType="end"/>
        </w:r>
      </w:hyperlink>
    </w:p>
    <w:p w14:paraId="4F2E8E89" w14:textId="2FC86304" w:rsidR="00FC754C" w:rsidRPr="004F1F81" w:rsidRDefault="00000000" w:rsidP="004F1F81">
      <w:pPr>
        <w:pStyle w:val="TOC1"/>
        <w:rPr>
          <w:rFonts w:eastAsiaTheme="minorEastAsia"/>
          <w:b w:val="0"/>
          <w:color w:val="auto"/>
          <w:lang w:val="fr-FR" w:eastAsia="fr-FR"/>
        </w:rPr>
      </w:pPr>
      <w:hyperlink w:anchor="_Toc105509804" w:history="1">
        <w:r w:rsidR="00FC754C" w:rsidRPr="004F1F81">
          <w:rPr>
            <w:rStyle w:val="Hyperlink"/>
            <w:b w:val="0"/>
            <w:szCs w:val="20"/>
            <w:u w:color="000000"/>
            <w:lang w:val="en-GB"/>
          </w:rPr>
          <w:t>Annex E.</w:t>
        </w:r>
        <w:r w:rsidR="004F1F81" w:rsidRPr="004F1F81">
          <w:rPr>
            <w:rStyle w:val="Hyperlink"/>
            <w:b w:val="0"/>
            <w:szCs w:val="20"/>
            <w:u w:color="000000"/>
            <w:lang w:val="en-GB"/>
          </w:rPr>
          <w:t xml:space="preserve">  </w:t>
        </w:r>
        <w:r w:rsidR="00FC754C" w:rsidRPr="004F1F81">
          <w:rPr>
            <w:rStyle w:val="Hyperlink"/>
            <w:b w:val="0"/>
            <w:szCs w:val="20"/>
            <w:lang w:val="en-GB"/>
          </w:rPr>
          <w:t>S-102 Dataset Size and Production</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_Toc105509804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481EF091" w14:textId="77777777" w:rsidR="00FC754C" w:rsidRPr="004F1F81" w:rsidRDefault="00000000" w:rsidP="004F1F81">
      <w:pPr>
        <w:pStyle w:val="TOC1"/>
        <w:rPr>
          <w:rFonts w:eastAsiaTheme="minorEastAsia"/>
          <w:b w:val="0"/>
          <w:color w:val="auto"/>
          <w:lang w:val="fr-FR" w:eastAsia="fr-FR"/>
        </w:rPr>
      </w:pPr>
      <w:hyperlink w:anchor="_Toc105509805" w:history="1">
        <w:r w:rsidR="00FC754C" w:rsidRPr="004F1F81">
          <w:rPr>
            <w:rStyle w:val="Hyperlink"/>
            <w:b w:val="0"/>
            <w:szCs w:val="20"/>
            <w:u w:color="000000"/>
            <w:lang w:val="en-GB"/>
          </w:rPr>
          <w:t>E-1</w:t>
        </w:r>
        <w:r w:rsidR="00FC754C" w:rsidRPr="004F1F81">
          <w:rPr>
            <w:rFonts w:eastAsiaTheme="minorEastAsia"/>
            <w:b w:val="0"/>
            <w:color w:val="auto"/>
            <w:lang w:val="fr-FR" w:eastAsia="fr-FR"/>
          </w:rPr>
          <w:tab/>
        </w:r>
        <w:r w:rsidR="00FC754C" w:rsidRPr="004F1F81">
          <w:rPr>
            <w:rStyle w:val="Hyperlink"/>
            <w:b w:val="0"/>
            <w:szCs w:val="20"/>
            <w:lang w:val="en-GB"/>
          </w:rPr>
          <w:t>Header Record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_Toc105509805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65FFB980" w14:textId="77777777" w:rsidR="00FC754C" w:rsidRPr="004F1F81" w:rsidRDefault="00000000" w:rsidP="004F1F81">
      <w:pPr>
        <w:pStyle w:val="TOC1"/>
        <w:rPr>
          <w:rFonts w:eastAsiaTheme="minorEastAsia"/>
          <w:b w:val="0"/>
          <w:color w:val="auto"/>
          <w:lang w:val="fr-FR" w:eastAsia="fr-FR"/>
        </w:rPr>
      </w:pPr>
      <w:hyperlink w:anchor="_Toc105509806" w:history="1">
        <w:r w:rsidR="00FC754C" w:rsidRPr="004F1F81">
          <w:rPr>
            <w:rStyle w:val="Hyperlink"/>
            <w:b w:val="0"/>
            <w:szCs w:val="20"/>
            <w:u w:color="000000"/>
            <w:lang w:val="en-GB"/>
          </w:rPr>
          <w:t>E-2</w:t>
        </w:r>
        <w:r w:rsidR="00FC754C" w:rsidRPr="004F1F81">
          <w:rPr>
            <w:rFonts w:eastAsiaTheme="minorEastAsia"/>
            <w:b w:val="0"/>
            <w:color w:val="auto"/>
            <w:lang w:val="fr-FR" w:eastAsia="fr-FR"/>
          </w:rPr>
          <w:tab/>
        </w:r>
        <w:r w:rsidR="00FC754C" w:rsidRPr="004F1F81">
          <w:rPr>
            <w:rStyle w:val="Hyperlink"/>
            <w:b w:val="0"/>
            <w:szCs w:val="20"/>
            <w:lang w:val="en-GB"/>
          </w:rPr>
          <w:t>Data Records/Nodes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_Toc105509806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1E7C40A3" w14:textId="77777777" w:rsidR="00FC754C" w:rsidRPr="004F1F81" w:rsidRDefault="00000000" w:rsidP="004F1F81">
      <w:pPr>
        <w:pStyle w:val="TOC1"/>
        <w:rPr>
          <w:rFonts w:eastAsiaTheme="minorEastAsia"/>
          <w:b w:val="0"/>
          <w:color w:val="auto"/>
          <w:lang w:val="fr-FR" w:eastAsia="fr-FR"/>
        </w:rPr>
      </w:pPr>
      <w:hyperlink w:anchor="_Toc105509808" w:history="1">
        <w:r w:rsidR="00FC754C" w:rsidRPr="004F1F81">
          <w:rPr>
            <w:rStyle w:val="Hyperlink"/>
            <w:b w:val="0"/>
            <w:szCs w:val="20"/>
            <w:u w:color="000000"/>
            <w:lang w:val="en-GB"/>
          </w:rPr>
          <w:t>E-3</w:t>
        </w:r>
        <w:r w:rsidR="00FC754C" w:rsidRPr="004F1F81">
          <w:rPr>
            <w:rFonts w:eastAsiaTheme="minorEastAsia"/>
            <w:b w:val="0"/>
            <w:color w:val="auto"/>
            <w:lang w:val="fr-FR" w:eastAsia="fr-FR"/>
          </w:rPr>
          <w:tab/>
        </w:r>
        <w:r w:rsidR="00FC754C" w:rsidRPr="004F1F81">
          <w:rPr>
            <w:rStyle w:val="Hyperlink"/>
            <w:b w:val="0"/>
            <w:szCs w:val="20"/>
            <w:lang w:val="en-GB"/>
          </w:rPr>
          <w:t>File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_Toc105509808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1FC87E97" w14:textId="6D9F2F41" w:rsidR="00FC754C" w:rsidRPr="004F1F81" w:rsidRDefault="00000000" w:rsidP="004F1F81">
      <w:pPr>
        <w:pStyle w:val="TOC1"/>
        <w:rPr>
          <w:rFonts w:eastAsiaTheme="minorEastAsia"/>
          <w:b w:val="0"/>
          <w:color w:val="auto"/>
          <w:lang w:val="fr-FR" w:eastAsia="fr-FR"/>
        </w:rPr>
      </w:pPr>
      <w:hyperlink w:anchor="_Toc105509809" w:history="1">
        <w:r w:rsidR="00FC754C" w:rsidRPr="004F1F81">
          <w:rPr>
            <w:rStyle w:val="Hyperlink"/>
            <w:b w:val="0"/>
            <w:szCs w:val="20"/>
            <w:u w:color="000000"/>
            <w:lang w:val="en-GB"/>
          </w:rPr>
          <w:t>Annex F.</w:t>
        </w:r>
        <w:r w:rsidR="004F1F81" w:rsidRPr="004F1F81">
          <w:rPr>
            <w:rStyle w:val="Hyperlink"/>
            <w:b w:val="0"/>
            <w:szCs w:val="20"/>
            <w:u w:color="000000"/>
            <w:lang w:val="en-GB"/>
          </w:rPr>
          <w:t xml:space="preserve">  </w:t>
        </w:r>
        <w:r w:rsidR="00FC754C" w:rsidRPr="004F1F81">
          <w:rPr>
            <w:rStyle w:val="Hyperlink"/>
            <w:b w:val="0"/>
            <w:szCs w:val="20"/>
            <w:lang w:val="en-GB"/>
          </w:rPr>
          <w:t>S-102 Gridding Methods</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_Toc105509809 \h </w:instrText>
        </w:r>
        <w:r w:rsidR="00FC754C" w:rsidRPr="004F1F81">
          <w:rPr>
            <w:b w:val="0"/>
            <w:webHidden/>
          </w:rPr>
        </w:r>
        <w:r w:rsidR="00FC754C" w:rsidRPr="004F1F81">
          <w:rPr>
            <w:b w:val="0"/>
            <w:webHidden/>
          </w:rPr>
          <w:fldChar w:fldCharType="separate"/>
        </w:r>
        <w:r w:rsidR="00D55292">
          <w:rPr>
            <w:b w:val="0"/>
            <w:webHidden/>
          </w:rPr>
          <w:t>67</w:t>
        </w:r>
        <w:r w:rsidR="00FC754C" w:rsidRPr="004F1F81">
          <w:rPr>
            <w:b w:val="0"/>
            <w:webHidden/>
          </w:rPr>
          <w:fldChar w:fldCharType="end"/>
        </w:r>
      </w:hyperlink>
    </w:p>
    <w:p w14:paraId="69AD245F" w14:textId="7D7DBF31" w:rsidR="00FC754C" w:rsidRPr="004F1F81" w:rsidRDefault="00000000" w:rsidP="004F1F81">
      <w:pPr>
        <w:pStyle w:val="TOC1"/>
        <w:rPr>
          <w:rFonts w:eastAsiaTheme="minorEastAsia"/>
          <w:b w:val="0"/>
          <w:color w:val="auto"/>
          <w:lang w:val="fr-FR" w:eastAsia="fr-FR"/>
        </w:rPr>
      </w:pPr>
      <w:hyperlink w:anchor="_Toc105509810" w:history="1">
        <w:r w:rsidR="00FC754C" w:rsidRPr="004F1F81">
          <w:rPr>
            <w:rStyle w:val="Hyperlink"/>
            <w:b w:val="0"/>
            <w:szCs w:val="20"/>
            <w:u w:color="000000"/>
            <w:lang w:val="en-GB"/>
          </w:rPr>
          <w:t>Annex G.</w:t>
        </w:r>
        <w:r w:rsidR="004F1F81" w:rsidRPr="004F1F81">
          <w:rPr>
            <w:rStyle w:val="Hyperlink"/>
            <w:b w:val="0"/>
            <w:szCs w:val="20"/>
            <w:u w:color="000000"/>
            <w:lang w:val="en-GB"/>
          </w:rPr>
          <w:t xml:space="preserve">  </w:t>
        </w:r>
        <w:r w:rsidR="00FC754C" w:rsidRPr="004F1F81">
          <w:rPr>
            <w:rStyle w:val="Hyperlink"/>
            <w:b w:val="0"/>
            <w:szCs w:val="20"/>
            <w:lang w:val="en-GB"/>
          </w:rPr>
          <w:t>Multi-Resolution Gridding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_Toc105509810 \h </w:instrText>
        </w:r>
        <w:r w:rsidR="00FC754C" w:rsidRPr="004F1F81">
          <w:rPr>
            <w:b w:val="0"/>
            <w:webHidden/>
          </w:rPr>
        </w:r>
        <w:r w:rsidR="00FC754C" w:rsidRPr="004F1F81">
          <w:rPr>
            <w:b w:val="0"/>
            <w:webHidden/>
          </w:rPr>
          <w:fldChar w:fldCharType="separate"/>
        </w:r>
        <w:r w:rsidR="00D55292">
          <w:rPr>
            <w:b w:val="0"/>
            <w:webHidden/>
          </w:rPr>
          <w:t>69</w:t>
        </w:r>
        <w:r w:rsidR="00FC754C" w:rsidRPr="004F1F81">
          <w:rPr>
            <w:b w:val="0"/>
            <w:webHidden/>
          </w:rPr>
          <w:fldChar w:fldCharType="end"/>
        </w:r>
      </w:hyperlink>
    </w:p>
    <w:p w14:paraId="32592F39" w14:textId="1EEF7C75" w:rsidR="00FC754C" w:rsidRPr="004F1F81" w:rsidRDefault="00000000" w:rsidP="004F1F81">
      <w:pPr>
        <w:pStyle w:val="TOC1"/>
        <w:rPr>
          <w:rFonts w:eastAsiaTheme="minorEastAsia"/>
          <w:b w:val="0"/>
          <w:color w:val="auto"/>
          <w:lang w:val="fr-FR" w:eastAsia="fr-FR"/>
        </w:rPr>
      </w:pPr>
      <w:hyperlink w:anchor="_Toc105509811" w:history="1">
        <w:r w:rsidR="00FC754C" w:rsidRPr="004F1F81">
          <w:rPr>
            <w:rStyle w:val="Hyperlink"/>
            <w:b w:val="0"/>
            <w:szCs w:val="20"/>
            <w:u w:color="000000"/>
            <w:lang w:val="en-GB"/>
          </w:rPr>
          <w:t>Annex H.</w:t>
        </w:r>
        <w:r w:rsidR="004F1F81" w:rsidRPr="004F1F81">
          <w:rPr>
            <w:rStyle w:val="Hyperlink"/>
            <w:b w:val="0"/>
            <w:szCs w:val="20"/>
            <w:u w:color="000000"/>
            <w:lang w:val="en-GB"/>
          </w:rPr>
          <w:t xml:space="preserve">  </w:t>
        </w:r>
        <w:r w:rsidR="00FC754C" w:rsidRPr="004F1F81">
          <w:rPr>
            <w:rStyle w:val="Hyperlink"/>
            <w:b w:val="0"/>
            <w:szCs w:val="20"/>
            <w:lang w:val="en-GB"/>
          </w:rPr>
          <w:t>Gridding Full Resolution Source Bathymetry and its Relationship to a Charted Sounding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_Toc105509811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227567F7" w14:textId="77777777" w:rsidR="00FC754C" w:rsidRPr="004F1F81" w:rsidRDefault="00000000" w:rsidP="004F1F81">
      <w:pPr>
        <w:pStyle w:val="TOC1"/>
        <w:rPr>
          <w:rFonts w:eastAsiaTheme="minorEastAsia"/>
          <w:b w:val="0"/>
          <w:color w:val="auto"/>
          <w:lang w:val="fr-FR" w:eastAsia="fr-FR"/>
        </w:rPr>
      </w:pPr>
      <w:hyperlink w:anchor="_Toc105509812" w:history="1">
        <w:r w:rsidR="00FC754C" w:rsidRPr="004F1F81">
          <w:rPr>
            <w:rStyle w:val="Hyperlink"/>
            <w:b w:val="0"/>
            <w:szCs w:val="20"/>
            <w:u w:color="000000"/>
            <w:lang w:val="en-GB"/>
          </w:rPr>
          <w:t>H-1</w:t>
        </w:r>
        <w:r w:rsidR="00FC754C" w:rsidRPr="004F1F81">
          <w:rPr>
            <w:rFonts w:eastAsiaTheme="minorEastAsia"/>
            <w:b w:val="0"/>
            <w:color w:val="auto"/>
            <w:lang w:val="fr-FR" w:eastAsia="fr-FR"/>
          </w:rPr>
          <w:tab/>
        </w:r>
        <w:r w:rsidR="00FC754C" w:rsidRPr="004F1F81">
          <w:rPr>
            <w:rStyle w:val="Hyperlink"/>
            <w:b w:val="0"/>
            <w:szCs w:val="20"/>
            <w:lang w:val="en-GB"/>
          </w:rPr>
          <w:t>Modern High-Resolution Hydrographic Multibeam Sonars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_Toc105509812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0D22226F" w14:textId="77777777" w:rsidR="00FC754C" w:rsidRPr="004F1F81" w:rsidRDefault="00000000" w:rsidP="004F1F81">
      <w:pPr>
        <w:pStyle w:val="TOC1"/>
        <w:rPr>
          <w:rFonts w:eastAsiaTheme="minorEastAsia"/>
          <w:b w:val="0"/>
          <w:color w:val="auto"/>
          <w:lang w:val="fr-FR" w:eastAsia="fr-FR"/>
        </w:rPr>
      </w:pPr>
      <w:hyperlink w:anchor="_Toc105509813" w:history="1">
        <w:r w:rsidR="00FC754C" w:rsidRPr="004F1F81">
          <w:rPr>
            <w:rStyle w:val="Hyperlink"/>
            <w:b w:val="0"/>
            <w:szCs w:val="20"/>
            <w:u w:color="000000"/>
            <w:lang w:val="en-GB"/>
          </w:rPr>
          <w:t>H-1.1</w:t>
        </w:r>
        <w:r w:rsidR="00FC754C" w:rsidRPr="004F1F81">
          <w:rPr>
            <w:rFonts w:eastAsiaTheme="minorEastAsia"/>
            <w:b w:val="0"/>
            <w:color w:val="auto"/>
            <w:lang w:val="fr-FR" w:eastAsia="fr-FR"/>
          </w:rPr>
          <w:tab/>
        </w:r>
        <w:r w:rsidR="00FC754C" w:rsidRPr="004F1F81">
          <w:rPr>
            <w:rStyle w:val="Hyperlink"/>
            <w:b w:val="0"/>
            <w:szCs w:val="20"/>
            <w:lang w:val="en-GB"/>
          </w:rPr>
          <w:t>Example collection scenario</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_Toc105509813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718FBC89" w14:textId="77777777" w:rsidR="00FC754C" w:rsidRPr="004F1F81" w:rsidRDefault="00000000" w:rsidP="004F1F81">
      <w:pPr>
        <w:pStyle w:val="TOC1"/>
        <w:rPr>
          <w:rFonts w:eastAsiaTheme="minorEastAsia"/>
          <w:b w:val="0"/>
          <w:color w:val="auto"/>
          <w:lang w:val="fr-FR" w:eastAsia="fr-FR"/>
        </w:rPr>
      </w:pPr>
      <w:hyperlink w:anchor="_Toc105509814" w:history="1">
        <w:r w:rsidR="00FC754C" w:rsidRPr="004F1F81">
          <w:rPr>
            <w:rStyle w:val="Hyperlink"/>
            <w:b w:val="0"/>
            <w:szCs w:val="20"/>
            <w:u w:color="000000"/>
            <w:lang w:val="en-GB"/>
          </w:rPr>
          <w:t>H-2</w:t>
        </w:r>
        <w:r w:rsidR="00FC754C" w:rsidRPr="004F1F81">
          <w:rPr>
            <w:rFonts w:eastAsiaTheme="minorEastAsia"/>
            <w:b w:val="0"/>
            <w:color w:val="auto"/>
            <w:lang w:val="fr-FR" w:eastAsia="fr-FR"/>
          </w:rPr>
          <w:tab/>
        </w:r>
        <w:r w:rsidR="00FC754C" w:rsidRPr="004F1F81">
          <w:rPr>
            <w:rStyle w:val="Hyperlink"/>
            <w:b w:val="0"/>
            <w:szCs w:val="20"/>
            <w:lang w:val="en-GB"/>
          </w:rPr>
          <w:t>Survey Metrics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_Toc105509814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3240C729" w14:textId="77777777" w:rsidR="00FC754C" w:rsidRPr="004F1F81" w:rsidRDefault="00000000" w:rsidP="004F1F81">
      <w:pPr>
        <w:pStyle w:val="TOC1"/>
        <w:rPr>
          <w:rFonts w:eastAsiaTheme="minorEastAsia"/>
          <w:b w:val="0"/>
          <w:color w:val="auto"/>
          <w:lang w:val="fr-FR" w:eastAsia="fr-FR"/>
        </w:rPr>
      </w:pPr>
      <w:hyperlink w:anchor="_Toc105509815" w:history="1">
        <w:r w:rsidR="00FC754C" w:rsidRPr="004F1F81">
          <w:rPr>
            <w:rStyle w:val="Hyperlink"/>
            <w:b w:val="0"/>
            <w:szCs w:val="20"/>
            <w:u w:color="000000"/>
            <w:lang w:val="en-GB"/>
          </w:rPr>
          <w:t>H-2.1</w:t>
        </w:r>
        <w:r w:rsidR="00FC754C" w:rsidRPr="004F1F81">
          <w:rPr>
            <w:rFonts w:eastAsiaTheme="minorEastAsia"/>
            <w:b w:val="0"/>
            <w:color w:val="auto"/>
            <w:lang w:val="fr-FR" w:eastAsia="fr-FR"/>
          </w:rPr>
          <w:tab/>
        </w:r>
        <w:r w:rsidR="00FC754C" w:rsidRPr="004F1F81">
          <w:rPr>
            <w:rStyle w:val="Hyperlink"/>
            <w:b w:val="0"/>
            <w:szCs w:val="20"/>
            <w:lang w:val="en-GB"/>
          </w:rPr>
          <w:t>Ping rate and number of depth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_Toc105509815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7A253F3E" w14:textId="77777777" w:rsidR="00FC754C" w:rsidRPr="004F1F81" w:rsidRDefault="00000000" w:rsidP="004F1F81">
      <w:pPr>
        <w:pStyle w:val="TOC1"/>
        <w:rPr>
          <w:rFonts w:eastAsiaTheme="minorEastAsia"/>
          <w:b w:val="0"/>
          <w:color w:val="auto"/>
          <w:lang w:val="fr-FR" w:eastAsia="fr-FR"/>
        </w:rPr>
      </w:pPr>
      <w:hyperlink w:anchor="_Toc105509816" w:history="1">
        <w:r w:rsidR="00FC754C" w:rsidRPr="004F1F81">
          <w:rPr>
            <w:rStyle w:val="Hyperlink"/>
            <w:b w:val="0"/>
            <w:szCs w:val="20"/>
            <w:u w:color="000000"/>
            <w:lang w:val="en-GB"/>
          </w:rPr>
          <w:t>H-2.2</w:t>
        </w:r>
        <w:r w:rsidR="00FC754C" w:rsidRPr="004F1F81">
          <w:rPr>
            <w:rFonts w:eastAsiaTheme="minorEastAsia"/>
            <w:b w:val="0"/>
            <w:color w:val="auto"/>
            <w:lang w:val="fr-FR" w:eastAsia="fr-FR"/>
          </w:rPr>
          <w:tab/>
        </w:r>
        <w:r w:rsidR="00FC754C" w:rsidRPr="004F1F81">
          <w:rPr>
            <w:rStyle w:val="Hyperlink"/>
            <w:b w:val="0"/>
            <w:szCs w:val="20"/>
            <w:lang w:val="en-GB"/>
          </w:rPr>
          <w:t>Sonar footprint</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_Toc105509816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01F81514" w14:textId="77777777" w:rsidR="00FC754C" w:rsidRPr="004F1F81" w:rsidRDefault="00000000" w:rsidP="004F1F81">
      <w:pPr>
        <w:pStyle w:val="TOC1"/>
        <w:rPr>
          <w:rFonts w:eastAsiaTheme="minorEastAsia"/>
          <w:b w:val="0"/>
          <w:color w:val="auto"/>
          <w:lang w:val="fr-FR" w:eastAsia="fr-FR"/>
        </w:rPr>
      </w:pPr>
      <w:hyperlink w:anchor="_Toc105509817" w:history="1">
        <w:r w:rsidR="00FC754C" w:rsidRPr="004F1F81">
          <w:rPr>
            <w:rStyle w:val="Hyperlink"/>
            <w:b w:val="0"/>
            <w:szCs w:val="20"/>
            <w:u w:color="000000"/>
            <w:lang w:val="en-GB"/>
          </w:rPr>
          <w:t>H-2.3</w:t>
        </w:r>
        <w:r w:rsidR="00FC754C" w:rsidRPr="004F1F81">
          <w:rPr>
            <w:rFonts w:eastAsiaTheme="minorEastAsia"/>
            <w:b w:val="0"/>
            <w:color w:val="auto"/>
            <w:lang w:val="fr-FR" w:eastAsia="fr-FR"/>
          </w:rPr>
          <w:tab/>
        </w:r>
        <w:r w:rsidR="00FC754C" w:rsidRPr="004F1F81">
          <w:rPr>
            <w:rStyle w:val="Hyperlink"/>
            <w:b w:val="0"/>
            <w:szCs w:val="20"/>
            <w:lang w:val="en-GB"/>
          </w:rPr>
          <w:t>Sonar coverage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_Toc105509817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254D54F1" w14:textId="77777777" w:rsidR="00FC754C" w:rsidRPr="004F1F81" w:rsidRDefault="00000000" w:rsidP="004F1F81">
      <w:pPr>
        <w:pStyle w:val="TOC1"/>
        <w:rPr>
          <w:rFonts w:eastAsiaTheme="minorEastAsia"/>
          <w:b w:val="0"/>
          <w:color w:val="auto"/>
          <w:lang w:val="fr-FR" w:eastAsia="fr-FR"/>
        </w:rPr>
      </w:pPr>
      <w:hyperlink w:anchor="_Toc105509818" w:history="1">
        <w:r w:rsidR="00FC754C" w:rsidRPr="004F1F81">
          <w:rPr>
            <w:rStyle w:val="Hyperlink"/>
            <w:b w:val="0"/>
            <w:szCs w:val="20"/>
            <w:u w:color="000000"/>
            <w:lang w:val="en-GB"/>
          </w:rPr>
          <w:t>H-3</w:t>
        </w:r>
        <w:r w:rsidR="00FC754C" w:rsidRPr="004F1F81">
          <w:rPr>
            <w:rFonts w:eastAsiaTheme="minorEastAsia"/>
            <w:b w:val="0"/>
            <w:color w:val="auto"/>
            <w:lang w:val="fr-FR" w:eastAsia="fr-FR"/>
          </w:rPr>
          <w:tab/>
        </w:r>
        <w:r w:rsidR="00FC754C" w:rsidRPr="004F1F81">
          <w:rPr>
            <w:rStyle w:val="Hyperlink"/>
            <w:b w:val="0"/>
            <w:szCs w:val="20"/>
            <w:lang w:val="en-GB"/>
          </w:rPr>
          <w:t>Post Survey Process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_Toc105509818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22C06FA1" w14:textId="77777777" w:rsidR="00FC754C" w:rsidRPr="004F1F81" w:rsidRDefault="00000000" w:rsidP="004F1F81">
      <w:pPr>
        <w:pStyle w:val="TOC1"/>
        <w:rPr>
          <w:rFonts w:eastAsiaTheme="minorEastAsia"/>
          <w:b w:val="0"/>
          <w:color w:val="auto"/>
          <w:lang w:val="fr-FR" w:eastAsia="fr-FR"/>
        </w:rPr>
      </w:pPr>
      <w:hyperlink w:anchor="_Toc105509819" w:history="1">
        <w:r w:rsidR="00FC754C" w:rsidRPr="004F1F81">
          <w:rPr>
            <w:rStyle w:val="Hyperlink"/>
            <w:b w:val="0"/>
            <w:szCs w:val="20"/>
            <w:u w:color="000000"/>
            <w:lang w:val="en-GB"/>
          </w:rPr>
          <w:t>H-3.1</w:t>
        </w:r>
        <w:r w:rsidR="00FC754C" w:rsidRPr="004F1F81">
          <w:rPr>
            <w:rFonts w:eastAsiaTheme="minorEastAsia"/>
            <w:b w:val="0"/>
            <w:color w:val="auto"/>
            <w:lang w:val="fr-FR" w:eastAsia="fr-FR"/>
          </w:rPr>
          <w:tab/>
        </w:r>
        <w:r w:rsidR="00FC754C" w:rsidRPr="004F1F81">
          <w:rPr>
            <w:rStyle w:val="Hyperlink"/>
            <w:b w:val="0"/>
            <w:szCs w:val="20"/>
            <w:lang w:val="en-GB"/>
          </w:rPr>
          <w:t>High-density processing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_Toc105509819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4B87484F" w14:textId="77777777" w:rsidR="00FC754C" w:rsidRPr="004F1F81" w:rsidRDefault="00000000" w:rsidP="004F1F81">
      <w:pPr>
        <w:pStyle w:val="TOC1"/>
        <w:rPr>
          <w:rFonts w:eastAsiaTheme="minorEastAsia"/>
          <w:b w:val="0"/>
          <w:color w:val="auto"/>
          <w:lang w:val="fr-FR" w:eastAsia="fr-FR"/>
        </w:rPr>
      </w:pPr>
      <w:hyperlink w:anchor="_Toc105509820" w:history="1">
        <w:r w:rsidR="00FC754C" w:rsidRPr="004F1F81">
          <w:rPr>
            <w:rStyle w:val="Hyperlink"/>
            <w:b w:val="0"/>
            <w:szCs w:val="20"/>
            <w:u w:color="000000"/>
            <w:lang w:val="en-GB"/>
          </w:rPr>
          <w:t>H-3.2</w:t>
        </w:r>
        <w:r w:rsidR="00FC754C" w:rsidRPr="004F1F81">
          <w:rPr>
            <w:rFonts w:eastAsiaTheme="minorEastAsia"/>
            <w:b w:val="0"/>
            <w:color w:val="auto"/>
            <w:lang w:val="fr-FR" w:eastAsia="fr-FR"/>
          </w:rPr>
          <w:tab/>
        </w:r>
        <w:r w:rsidR="00FC754C" w:rsidRPr="004F1F81">
          <w:rPr>
            <w:rStyle w:val="Hyperlink"/>
            <w:b w:val="0"/>
            <w:szCs w:val="20"/>
            <w:lang w:val="en-GB"/>
          </w:rPr>
          <w:t>Generation of a production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_Toc105509820 \h </w:instrText>
        </w:r>
        <w:r w:rsidR="00FC754C" w:rsidRPr="004F1F81">
          <w:rPr>
            <w:b w:val="0"/>
            <w:webHidden/>
          </w:rPr>
        </w:r>
        <w:r w:rsidR="00FC754C" w:rsidRPr="004F1F81">
          <w:rPr>
            <w:b w:val="0"/>
            <w:webHidden/>
          </w:rPr>
          <w:fldChar w:fldCharType="separate"/>
        </w:r>
        <w:r w:rsidR="00D55292">
          <w:rPr>
            <w:b w:val="0"/>
            <w:webHidden/>
          </w:rPr>
          <w:t>73</w:t>
        </w:r>
        <w:r w:rsidR="00FC754C" w:rsidRPr="004F1F81">
          <w:rPr>
            <w:b w:val="0"/>
            <w:webHidden/>
          </w:rPr>
          <w:fldChar w:fldCharType="end"/>
        </w:r>
      </w:hyperlink>
    </w:p>
    <w:p w14:paraId="724EDE9E" w14:textId="77777777" w:rsidR="00F57CB1" w:rsidRPr="00FC754C" w:rsidRDefault="00F57CB1" w:rsidP="00FC754C">
      <w:pPr>
        <w:tabs>
          <w:tab w:val="left" w:pos="567"/>
          <w:tab w:val="right" w:leader="dot" w:pos="9072"/>
        </w:tabs>
        <w:spacing w:after="0"/>
        <w:mirrorIndents/>
        <w:jc w:val="left"/>
        <w:rPr>
          <w:szCs w:val="20"/>
          <w:lang w:val="en-GB"/>
        </w:rPr>
      </w:pPr>
      <w:r w:rsidRPr="004F1F81">
        <w:rPr>
          <w:bCs/>
          <w:noProof/>
          <w:szCs w:val="20"/>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405339DF" w14:textId="77777777" w:rsidR="009536CC" w:rsidRPr="00A36CD5" w:rsidRDefault="009536CC" w:rsidP="00A36CD5">
      <w:pPr>
        <w:spacing w:before="360" w:after="120"/>
        <w:jc w:val="center"/>
        <w:rPr>
          <w:rFonts w:eastAsia="MS Mincho" w:cs="Times New Roman"/>
          <w:b/>
          <w:color w:val="auto"/>
          <w:sz w:val="24"/>
          <w:szCs w:val="24"/>
          <w:lang w:val="en-GB" w:eastAsia="ja-JP"/>
        </w:rPr>
      </w:pPr>
      <w:r w:rsidRPr="00A36CD5">
        <w:rPr>
          <w:rFonts w:eastAsia="MS Mincho" w:cs="Times New Roman"/>
          <w:b/>
          <w:color w:val="auto"/>
          <w:sz w:val="24"/>
          <w:szCs w:val="24"/>
          <w:lang w:val="en-GB" w:eastAsia="ja-JP"/>
        </w:rPr>
        <w:lastRenderedPageBreak/>
        <w:t>Document History</w:t>
      </w:r>
    </w:p>
    <w:p w14:paraId="7318438D" w14:textId="35A07425" w:rsidR="00A36CD5" w:rsidRPr="00A36CD5" w:rsidRDefault="00A36CD5" w:rsidP="00A36CD5">
      <w:r w:rsidRPr="00773509">
        <w:t>Changes to this Specification are coordinated by the IHO S-100 Working Group. New editions will be made available via the IHO web site. Maintenance of the Specification shall conform to IHO Resolution 2/2007 (as amended).</w:t>
      </w:r>
    </w:p>
    <w:tbl>
      <w:tblPr>
        <w:tblW w:w="9542" w:type="dxa"/>
        <w:jc w:val="center"/>
        <w:tblCellMar>
          <w:right w:w="58" w:type="dxa"/>
        </w:tblCellMar>
        <w:tblLook w:val="04A0" w:firstRow="1" w:lastRow="0" w:firstColumn="1" w:lastColumn="0" w:noHBand="0" w:noVBand="1"/>
      </w:tblPr>
      <w:tblGrid>
        <w:gridCol w:w="1296"/>
        <w:gridCol w:w="1912"/>
        <w:gridCol w:w="1206"/>
        <w:gridCol w:w="5128"/>
      </w:tblGrid>
      <w:tr w:rsidR="009F3CD7" w:rsidRPr="005D49DB" w14:paraId="21AE794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E00218"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Version Number </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BD2F1B"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Date </w:t>
            </w:r>
          </w:p>
        </w:tc>
        <w:tc>
          <w:tcPr>
            <w:tcW w:w="12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C4F73A" w14:textId="5212D2FF" w:rsidR="009536CC" w:rsidRPr="005D49DB" w:rsidRDefault="005D49DB" w:rsidP="005D49DB">
            <w:pPr>
              <w:spacing w:before="60" w:after="60"/>
              <w:ind w:left="22"/>
              <w:jc w:val="left"/>
              <w:rPr>
                <w:b/>
                <w:szCs w:val="20"/>
                <w:lang w:val="en-GB"/>
              </w:rPr>
            </w:pPr>
            <w:r w:rsidRPr="005D49DB">
              <w:rPr>
                <w:rFonts w:eastAsia="Times New Roman"/>
                <w:b/>
                <w:szCs w:val="20"/>
                <w:lang w:val="en-GB"/>
              </w:rPr>
              <w:t>Approved By</w:t>
            </w:r>
            <w:r w:rsidR="009536CC" w:rsidRPr="005D49DB">
              <w:rPr>
                <w:rFonts w:eastAsia="Times New Roman"/>
                <w:b/>
                <w:szCs w:val="20"/>
                <w:lang w:val="en-GB"/>
              </w:rPr>
              <w:t xml:space="preserve"> </w:t>
            </w:r>
          </w:p>
        </w:tc>
        <w:tc>
          <w:tcPr>
            <w:tcW w:w="51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4D2C6E" w14:textId="77777777" w:rsidR="009536CC" w:rsidRPr="005D49DB" w:rsidRDefault="009536CC" w:rsidP="005D49DB">
            <w:pPr>
              <w:spacing w:before="60" w:after="60"/>
              <w:ind w:left="43"/>
              <w:jc w:val="left"/>
              <w:rPr>
                <w:b/>
                <w:szCs w:val="20"/>
                <w:lang w:val="en-GB"/>
              </w:rPr>
            </w:pPr>
            <w:r w:rsidRPr="005D49DB">
              <w:rPr>
                <w:rFonts w:eastAsia="Times New Roman"/>
                <w:b/>
                <w:szCs w:val="20"/>
                <w:lang w:val="en-GB"/>
              </w:rPr>
              <w:t xml:space="preserve">Purpose </w:t>
            </w:r>
          </w:p>
        </w:tc>
      </w:tr>
      <w:tr w:rsidR="009536CC" w:rsidRPr="00A36CD5" w14:paraId="4DEBA639"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D6FD32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1.0.0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603DBF5"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April 2012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5D19EB3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 TSMAD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6628DED"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Approved edition of S-102 </w:t>
            </w:r>
          </w:p>
        </w:tc>
      </w:tr>
      <w:tr w:rsidR="009536CC" w:rsidRPr="00A36CD5" w14:paraId="71B0E53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6454AC7A"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1F69A102"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March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25297A7"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590B7EA"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Updated clause 4.0 and 12.0. </w:t>
            </w:r>
          </w:p>
          <w:p w14:paraId="3BEC421B"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Populated clause 9.0 and Annex B. </w:t>
            </w:r>
          </w:p>
        </w:tc>
      </w:tr>
      <w:tr w:rsidR="009536CC" w:rsidRPr="00A36CD5" w14:paraId="18BC40C3"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556B68"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2A06501F"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May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F3C78D9"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5DF4F087" w14:textId="77777777" w:rsidR="009536CC" w:rsidRPr="00A36CD5" w:rsidRDefault="009536CC" w:rsidP="005D49DB">
            <w:pPr>
              <w:spacing w:before="60" w:after="60"/>
              <w:ind w:left="31"/>
              <w:jc w:val="left"/>
              <w:rPr>
                <w:szCs w:val="20"/>
                <w:lang w:val="en-GB"/>
              </w:rPr>
            </w:pPr>
            <w:r w:rsidRPr="00A36CD5">
              <w:rPr>
                <w:rFonts w:eastAsia="Times New Roman"/>
                <w:szCs w:val="20"/>
                <w:lang w:val="en-GB"/>
              </w:rPr>
              <w:t xml:space="preserve">Modified clause 9.0 based on feedback at S-100WG2 meeting. </w:t>
            </w:r>
          </w:p>
        </w:tc>
      </w:tr>
      <w:tr w:rsidR="009536CC" w:rsidRPr="00A36CD5" w14:paraId="2BE1526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90D4AE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FEBC55" w14:textId="67946F47" w:rsidR="009536CC" w:rsidRPr="00A36CD5" w:rsidRDefault="009536CC" w:rsidP="005D49DB">
            <w:pPr>
              <w:spacing w:before="60" w:after="60"/>
              <w:jc w:val="left"/>
              <w:rPr>
                <w:szCs w:val="20"/>
                <w:lang w:val="en-GB"/>
              </w:rPr>
            </w:pPr>
            <w:r w:rsidRPr="00A36CD5">
              <w:rPr>
                <w:rFonts w:eastAsia="Times New Roman"/>
                <w:szCs w:val="20"/>
                <w:lang w:val="en-GB"/>
              </w:rPr>
              <w:t xml:space="preserve">February 2018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08BE8D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627133E9" w14:textId="77777777" w:rsidR="009536CC" w:rsidRPr="00A36CD5" w:rsidRDefault="009536CC" w:rsidP="005D49DB">
            <w:pPr>
              <w:spacing w:before="60" w:after="60"/>
              <w:ind w:right="50"/>
              <w:jc w:val="left"/>
              <w:rPr>
                <w:szCs w:val="20"/>
                <w:lang w:val="en-GB"/>
              </w:rPr>
            </w:pPr>
            <w:r w:rsidRPr="00A36CD5">
              <w:rPr>
                <w:rFonts w:eastAsia="Times New Roman"/>
                <w:szCs w:val="20"/>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9F3CD7" w:rsidRPr="00A36CD5" w14:paraId="50C713EF"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4E87516" w14:textId="1CDA7D90"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4E0A629" w14:textId="5713FB29"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June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9532C37" w14:textId="513D60E0" w:rsidR="009F3CD7" w:rsidRPr="00A36CD5" w:rsidRDefault="009F3CD7" w:rsidP="005D49DB">
            <w:pPr>
              <w:spacing w:before="60" w:after="60"/>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75443A0C" w14:textId="77777777" w:rsidR="009F3CD7" w:rsidRPr="009F3CD7" w:rsidRDefault="009F3CD7" w:rsidP="009F3CD7">
            <w:pPr>
              <w:spacing w:before="60" w:after="60"/>
              <w:ind w:right="49"/>
              <w:jc w:val="left"/>
              <w:rPr>
                <w:szCs w:val="20"/>
                <w:lang w:val="en-GB"/>
              </w:rPr>
            </w:pPr>
            <w:r w:rsidRPr="009F3CD7">
              <w:rPr>
                <w:rFonts w:eastAsia="Times New Roman"/>
                <w:szCs w:val="20"/>
                <w:lang w:val="en-GB"/>
              </w:rPr>
              <w:t>Modifications to align with S-100 v4.0.0, S-100 Part 10c development, and actions from 4</w:t>
            </w:r>
            <w:r w:rsidRPr="009F3CD7">
              <w:rPr>
                <w:rFonts w:eastAsia="Times New Roman"/>
                <w:szCs w:val="20"/>
                <w:vertAlign w:val="superscript"/>
                <w:lang w:val="en-GB"/>
              </w:rPr>
              <w:t>th</w:t>
            </w:r>
            <w:r w:rsidRPr="009F3CD7">
              <w:rPr>
                <w:rFonts w:eastAsia="Times New Roman"/>
                <w:szCs w:val="20"/>
                <w:lang w:val="en-GB"/>
              </w:rPr>
              <w:t xml:space="preserve"> April S-102 Project Team Meeting. </w:t>
            </w:r>
          </w:p>
          <w:p w14:paraId="5573C396" w14:textId="77777777" w:rsidR="009F3CD7" w:rsidRPr="009F3CD7" w:rsidRDefault="009F3CD7" w:rsidP="009D604D">
            <w:pPr>
              <w:spacing w:before="60" w:after="0"/>
              <w:jc w:val="left"/>
              <w:rPr>
                <w:szCs w:val="20"/>
                <w:lang w:val="en-GB"/>
              </w:rPr>
            </w:pPr>
            <w:r w:rsidRPr="009F3CD7">
              <w:rPr>
                <w:rFonts w:eastAsia="Times New Roman"/>
                <w:szCs w:val="20"/>
                <w:lang w:val="en-GB"/>
              </w:rPr>
              <w:t xml:space="preserve">Modified content throughout the following sections: </w:t>
            </w:r>
          </w:p>
          <w:p w14:paraId="55233A9E" w14:textId="77777777" w:rsidR="009F3CD7" w:rsidRPr="009F3CD7" w:rsidRDefault="009F3CD7" w:rsidP="009D604D">
            <w:pPr>
              <w:pStyle w:val="ListParagraph"/>
              <w:numPr>
                <w:ilvl w:val="0"/>
                <w:numId w:val="15"/>
              </w:numPr>
              <w:spacing w:after="0"/>
              <w:contextualSpacing w:val="0"/>
              <w:jc w:val="left"/>
              <w:rPr>
                <w:szCs w:val="20"/>
                <w:lang w:val="en-GB"/>
              </w:rPr>
            </w:pPr>
            <w:r w:rsidRPr="009F3CD7">
              <w:rPr>
                <w:rFonts w:eastAsia="Times New Roman"/>
                <w:szCs w:val="20"/>
                <w:lang w:val="en-GB"/>
              </w:rPr>
              <w:t xml:space="preserve">Clause 1, 3, 4, 5, 6, 9, 10, 11, and 12. </w:t>
            </w:r>
          </w:p>
          <w:p w14:paraId="46D41219" w14:textId="38E98D6C" w:rsidR="009F3CD7" w:rsidRPr="009F3CD7" w:rsidRDefault="009F3CD7" w:rsidP="009D604D">
            <w:pPr>
              <w:pStyle w:val="ListParagraph"/>
              <w:numPr>
                <w:ilvl w:val="0"/>
                <w:numId w:val="15"/>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3C633ED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45F2665" w14:textId="77777777" w:rsidR="009536CC" w:rsidRPr="009F3CD7" w:rsidRDefault="009536CC" w:rsidP="009F3CD7">
            <w:pPr>
              <w:spacing w:before="60" w:after="60"/>
              <w:jc w:val="left"/>
              <w:rPr>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150A152" w14:textId="77777777" w:rsidR="009536CC" w:rsidRPr="009F3CD7" w:rsidRDefault="009536CC" w:rsidP="009F3CD7">
            <w:pPr>
              <w:spacing w:before="60" w:after="60"/>
              <w:jc w:val="left"/>
              <w:rPr>
                <w:szCs w:val="20"/>
                <w:lang w:val="en-GB"/>
              </w:rPr>
            </w:pPr>
            <w:r w:rsidRPr="009F3CD7">
              <w:rPr>
                <w:rFonts w:eastAsia="Times New Roman"/>
                <w:szCs w:val="20"/>
                <w:lang w:val="en-GB"/>
              </w:rPr>
              <w:t>October/November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D499C36" w14:textId="77777777" w:rsidR="009536CC" w:rsidRPr="009F3CD7" w:rsidRDefault="009536CC" w:rsidP="009F3CD7">
            <w:pPr>
              <w:spacing w:before="60" w:after="60"/>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1F20BC" w14:textId="4D004354" w:rsidR="009536CC" w:rsidRPr="009F3CD7" w:rsidRDefault="009536CC" w:rsidP="009F3CD7">
            <w:pPr>
              <w:spacing w:before="60" w:after="60"/>
              <w:ind w:left="43"/>
              <w:jc w:val="left"/>
              <w:rPr>
                <w:rFonts w:eastAsia="Times New Roman"/>
                <w:color w:val="auto"/>
                <w:szCs w:val="20"/>
                <w:lang w:val="en-GB"/>
              </w:rPr>
            </w:pPr>
            <w:r w:rsidRPr="009F3CD7">
              <w:rPr>
                <w:rFonts w:eastAsia="Times New Roman"/>
                <w:color w:val="auto"/>
                <w:szCs w:val="20"/>
                <w:lang w:val="en-GB"/>
              </w:rPr>
              <w:t>Entered Redline comments from HSSC Letter 02/2018</w:t>
            </w:r>
          </w:p>
          <w:p w14:paraId="1C37AAC9" w14:textId="77777777" w:rsidR="009536CC" w:rsidRPr="009F3CD7" w:rsidRDefault="009536CC" w:rsidP="009D604D">
            <w:pPr>
              <w:spacing w:before="60" w:after="0"/>
              <w:ind w:left="43"/>
              <w:jc w:val="left"/>
              <w:rPr>
                <w:rFonts w:eastAsia="Times New Roman"/>
                <w:color w:val="auto"/>
                <w:szCs w:val="20"/>
                <w:lang w:val="en-GB"/>
              </w:rPr>
            </w:pPr>
            <w:r w:rsidRPr="009F3CD7">
              <w:rPr>
                <w:rFonts w:eastAsia="Times New Roman"/>
                <w:color w:val="auto"/>
                <w:szCs w:val="20"/>
                <w:lang w:val="en-GB"/>
              </w:rPr>
              <w:t>Modified content includes:</w:t>
            </w:r>
          </w:p>
          <w:p w14:paraId="1E9F965F" w14:textId="77777777" w:rsidR="009536CC" w:rsidRPr="009F3CD7" w:rsidRDefault="009536CC" w:rsidP="009D604D">
            <w:pPr>
              <w:pStyle w:val="ListParagraph"/>
              <w:numPr>
                <w:ilvl w:val="0"/>
                <w:numId w:val="14"/>
              </w:numPr>
              <w:spacing w:after="0"/>
              <w:contextualSpacing w:val="0"/>
              <w:jc w:val="left"/>
              <w:rPr>
                <w:szCs w:val="20"/>
                <w:lang w:val="en-GB"/>
              </w:rPr>
            </w:pPr>
            <w:r w:rsidRPr="009F3CD7">
              <w:rPr>
                <w:rFonts w:eastAsia="Times New Roman"/>
                <w:szCs w:val="20"/>
                <w:lang w:val="en-GB"/>
              </w:rPr>
              <w:t xml:space="preserve">Clause 1, 3, 4, 5, 6, 9, 10, 11, and 12. </w:t>
            </w:r>
          </w:p>
          <w:p w14:paraId="6B587A93" w14:textId="77777777" w:rsidR="009536CC" w:rsidRPr="009F3CD7" w:rsidRDefault="009536CC" w:rsidP="009D604D">
            <w:pPr>
              <w:pStyle w:val="ListParagraph"/>
              <w:numPr>
                <w:ilvl w:val="0"/>
                <w:numId w:val="14"/>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67F3C33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66F2F4D"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32766B59"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January/February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4010F06" w14:textId="77777777" w:rsidR="009536CC" w:rsidRPr="009F3CD7" w:rsidRDefault="009536CC" w:rsidP="009D604D">
            <w:pPr>
              <w:spacing w:before="60" w:after="60" w:line="259" w:lineRule="auto"/>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4241EA4" w14:textId="6C0FFE4F" w:rsidR="009536CC" w:rsidRPr="009F3CD7" w:rsidRDefault="009536CC" w:rsidP="009D604D">
            <w:pPr>
              <w:spacing w:before="60" w:after="60" w:line="259" w:lineRule="auto"/>
              <w:jc w:val="left"/>
              <w:rPr>
                <w:rFonts w:eastAsia="Times New Roman"/>
                <w:color w:val="auto"/>
                <w:szCs w:val="20"/>
                <w:lang w:val="en-GB"/>
              </w:rPr>
            </w:pPr>
            <w:r w:rsidRPr="009F3CD7">
              <w:rPr>
                <w:rFonts w:eastAsia="Times New Roman"/>
                <w:color w:val="auto"/>
                <w:szCs w:val="20"/>
                <w:lang w:val="en-GB"/>
              </w:rPr>
              <w:t>Adjudicated HSSC and S102PT Comments at 5</w:t>
            </w:r>
            <w:r w:rsidRPr="009F3CD7">
              <w:rPr>
                <w:rFonts w:eastAsia="Times New Roman"/>
                <w:color w:val="auto"/>
                <w:szCs w:val="20"/>
                <w:vertAlign w:val="superscript"/>
                <w:lang w:val="en-GB"/>
              </w:rPr>
              <w:t>th</w:t>
            </w:r>
            <w:r w:rsidRPr="009F3CD7">
              <w:rPr>
                <w:rFonts w:eastAsia="Times New Roman"/>
                <w:color w:val="auto"/>
                <w:szCs w:val="20"/>
                <w:lang w:val="en-GB"/>
              </w:rPr>
              <w:t xml:space="preserve"> S-102 Project Team Meeting.</w:t>
            </w:r>
          </w:p>
          <w:p w14:paraId="48B8470E" w14:textId="3C9BFBEF" w:rsidR="009536CC" w:rsidRPr="009F3CD7" w:rsidRDefault="009536CC" w:rsidP="009D604D">
            <w:pPr>
              <w:spacing w:before="60" w:after="0"/>
              <w:jc w:val="left"/>
              <w:rPr>
                <w:rFonts w:eastAsia="Times New Roman"/>
                <w:color w:val="auto"/>
                <w:szCs w:val="20"/>
                <w:lang w:val="en-GB"/>
              </w:rPr>
            </w:pPr>
            <w:r w:rsidRPr="009F3CD7">
              <w:rPr>
                <w:rFonts w:eastAsia="Times New Roman"/>
                <w:color w:val="auto"/>
                <w:szCs w:val="20"/>
                <w:lang w:val="en-GB"/>
              </w:rPr>
              <w:t>Modified content includes:</w:t>
            </w:r>
          </w:p>
          <w:p w14:paraId="608AB6E1" w14:textId="77777777" w:rsidR="009536CC" w:rsidRPr="009F3CD7" w:rsidRDefault="009536CC" w:rsidP="009D604D">
            <w:pPr>
              <w:pStyle w:val="ListParagraph"/>
              <w:numPr>
                <w:ilvl w:val="0"/>
                <w:numId w:val="14"/>
              </w:numPr>
              <w:spacing w:after="0" w:line="259" w:lineRule="auto"/>
              <w:jc w:val="left"/>
              <w:rPr>
                <w:szCs w:val="20"/>
                <w:lang w:val="en-GB"/>
              </w:rPr>
            </w:pPr>
            <w:r w:rsidRPr="009F3CD7">
              <w:rPr>
                <w:rFonts w:eastAsia="Times New Roman"/>
                <w:szCs w:val="20"/>
                <w:lang w:val="en-GB"/>
              </w:rPr>
              <w:t xml:space="preserve">Clause 1, 3, 4, 5, 6, 9, 10, 11, and 12. </w:t>
            </w:r>
          </w:p>
          <w:p w14:paraId="4496CAED" w14:textId="77777777" w:rsidR="009536CC" w:rsidRPr="009F3CD7" w:rsidRDefault="009536CC" w:rsidP="009D604D">
            <w:pPr>
              <w:pStyle w:val="ListParagraph"/>
              <w:numPr>
                <w:ilvl w:val="0"/>
                <w:numId w:val="14"/>
              </w:numPr>
              <w:spacing w:after="60" w:line="259" w:lineRule="auto"/>
              <w:jc w:val="left"/>
              <w:rPr>
                <w:szCs w:val="20"/>
                <w:lang w:val="en-GB"/>
              </w:rPr>
            </w:pPr>
            <w:r w:rsidRPr="009F3CD7">
              <w:rPr>
                <w:rFonts w:eastAsia="Times New Roman"/>
                <w:szCs w:val="20"/>
                <w:lang w:val="en-GB"/>
              </w:rPr>
              <w:t>Annexes A, B, D, F, G, and I.</w:t>
            </w:r>
          </w:p>
        </w:tc>
      </w:tr>
      <w:tr w:rsidR="009D604D" w:rsidRPr="009F3CD7" w14:paraId="3180B8AD"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7E57965" w14:textId="2320D62B"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796EF3A0" w14:textId="6F4AC8E1"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rPr>
              <w:t>September/October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0853C75" w14:textId="1D67B9C5" w:rsidR="009D604D" w:rsidRPr="009F3CD7" w:rsidRDefault="009D604D" w:rsidP="009D604D">
            <w:pPr>
              <w:spacing w:before="60" w:after="60" w:line="259" w:lineRule="auto"/>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80A846" w14:textId="77777777" w:rsidR="009D604D" w:rsidRPr="009F3CD7" w:rsidRDefault="009D604D" w:rsidP="009D604D">
            <w:pPr>
              <w:spacing w:before="60" w:after="60" w:line="259" w:lineRule="auto"/>
              <w:ind w:left="43"/>
              <w:jc w:val="left"/>
              <w:rPr>
                <w:rFonts w:eastAsia="Times New Roman"/>
                <w:color w:val="auto"/>
                <w:szCs w:val="20"/>
              </w:rPr>
            </w:pPr>
            <w:r w:rsidRPr="009F3CD7">
              <w:rPr>
                <w:rFonts w:eastAsia="Times New Roman"/>
                <w:color w:val="auto"/>
                <w:szCs w:val="20"/>
              </w:rPr>
              <w:t>Adjudicated HSSC and S10</w:t>
            </w:r>
            <w:r>
              <w:rPr>
                <w:rFonts w:eastAsia="Times New Roman"/>
                <w:color w:val="auto"/>
                <w:szCs w:val="20"/>
              </w:rPr>
              <w:t>2PT comments since last release</w:t>
            </w:r>
          </w:p>
          <w:p w14:paraId="39C46FAE" w14:textId="77777777" w:rsidR="009D604D" w:rsidRPr="009F3CD7" w:rsidRDefault="009D604D" w:rsidP="009D604D">
            <w:pPr>
              <w:spacing w:before="60" w:after="0" w:line="259" w:lineRule="auto"/>
              <w:ind w:left="43"/>
              <w:jc w:val="left"/>
              <w:rPr>
                <w:rFonts w:eastAsia="Times New Roman"/>
                <w:color w:val="auto"/>
                <w:szCs w:val="20"/>
              </w:rPr>
            </w:pPr>
            <w:r w:rsidRPr="009F3CD7">
              <w:rPr>
                <w:rFonts w:eastAsia="Times New Roman"/>
                <w:color w:val="auto"/>
                <w:szCs w:val="20"/>
              </w:rPr>
              <w:t>Modified content includes:</w:t>
            </w:r>
          </w:p>
          <w:p w14:paraId="3FFD2F6B" w14:textId="2CA15278" w:rsidR="009D604D" w:rsidRPr="009F3CD7" w:rsidRDefault="009D604D" w:rsidP="009D604D">
            <w:pPr>
              <w:pStyle w:val="ListParagraph"/>
              <w:numPr>
                <w:ilvl w:val="0"/>
                <w:numId w:val="14"/>
              </w:numPr>
              <w:spacing w:after="0" w:line="259" w:lineRule="auto"/>
              <w:jc w:val="left"/>
              <w:rPr>
                <w:rFonts w:eastAsia="Times New Roman"/>
                <w:color w:val="auto"/>
                <w:szCs w:val="20"/>
              </w:rPr>
            </w:pPr>
            <w:r w:rsidRPr="009F3CD7">
              <w:rPr>
                <w:rFonts w:eastAsia="Times New Roman"/>
                <w:color w:val="auto"/>
                <w:szCs w:val="20"/>
              </w:rPr>
              <w:t>Annex A, B</w:t>
            </w:r>
            <w:r w:rsidR="0079187F">
              <w:rPr>
                <w:rFonts w:eastAsia="Times New Roman"/>
                <w:color w:val="auto"/>
                <w:szCs w:val="20"/>
              </w:rPr>
              <w:t>.</w:t>
            </w:r>
          </w:p>
          <w:p w14:paraId="026D2DBF" w14:textId="63A427F5" w:rsidR="009D604D" w:rsidRPr="009D604D" w:rsidRDefault="009D604D" w:rsidP="009D604D">
            <w:pPr>
              <w:pStyle w:val="ListParagraph"/>
              <w:numPr>
                <w:ilvl w:val="0"/>
                <w:numId w:val="14"/>
              </w:numPr>
              <w:spacing w:after="60" w:line="259" w:lineRule="auto"/>
              <w:jc w:val="left"/>
              <w:rPr>
                <w:rFonts w:eastAsia="Times New Roman"/>
                <w:color w:val="auto"/>
                <w:szCs w:val="20"/>
              </w:rPr>
            </w:pPr>
            <w:r w:rsidRPr="009F3CD7">
              <w:rPr>
                <w:rFonts w:eastAsia="Times New Roman"/>
                <w:color w:val="auto"/>
                <w:szCs w:val="20"/>
              </w:rPr>
              <w:t>Clause 4, 10, 12</w:t>
            </w:r>
            <w:r>
              <w:rPr>
                <w:rFonts w:eastAsia="Times New Roman"/>
                <w:color w:val="auto"/>
                <w:szCs w:val="20"/>
              </w:rPr>
              <w:t>.</w:t>
            </w:r>
          </w:p>
        </w:tc>
      </w:tr>
      <w:tr w:rsidR="009536CC" w:rsidRPr="009F3CD7" w14:paraId="0A2E3784"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75D78291"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7B8EF55"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November 2020</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CC2770E" w14:textId="77777777" w:rsidR="009536CC" w:rsidRPr="009F3CD7" w:rsidRDefault="009536CC" w:rsidP="009D604D">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0B5E3280"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 xml:space="preserve">Redline first draft of 2.1 including: </w:t>
            </w:r>
          </w:p>
          <w:p w14:paraId="7648D049"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S-102PT6-07.1_CHS-Paper to limit the mandate of the S-102 standard for navigation only – remove track changes and tiling options.</w:t>
            </w:r>
          </w:p>
          <w:p w14:paraId="4D2579C5" w14:textId="5F2514F1"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 xml:space="preserve">S-102PT6_2020_05.c_Data Product </w:t>
            </w:r>
            <w:proofErr w:type="spellStart"/>
            <w:r w:rsidRPr="009F3CD7">
              <w:rPr>
                <w:rFonts w:eastAsia="Times New Roman"/>
                <w:szCs w:val="20"/>
              </w:rPr>
              <w:t>Format_Prepared</w:t>
            </w:r>
            <w:proofErr w:type="spellEnd"/>
            <w:r w:rsidRPr="009F3CD7">
              <w:rPr>
                <w:rFonts w:eastAsia="Times New Roman"/>
                <w:szCs w:val="20"/>
              </w:rPr>
              <w:t xml:space="preserve"> by CARIS-v3.pdf – adjusted with comments from 7Cs and BSH</w:t>
            </w:r>
            <w:r w:rsidR="0079187F">
              <w:rPr>
                <w:rFonts w:eastAsia="Times New Roman"/>
                <w:szCs w:val="20"/>
              </w:rPr>
              <w:t>.</w:t>
            </w:r>
          </w:p>
          <w:p w14:paraId="2A5E995C" w14:textId="770D9549" w:rsidR="009536CC" w:rsidRPr="009F3CD7" w:rsidRDefault="009536CC" w:rsidP="0079187F">
            <w:pPr>
              <w:spacing w:before="60" w:after="60" w:line="259" w:lineRule="auto"/>
              <w:ind w:left="43"/>
              <w:jc w:val="left"/>
              <w:rPr>
                <w:rFonts w:eastAsia="Times New Roman"/>
                <w:szCs w:val="20"/>
              </w:rPr>
            </w:pPr>
            <w:r w:rsidRPr="009F3CD7">
              <w:rPr>
                <w:rFonts w:eastAsia="Times New Roman"/>
                <w:szCs w:val="20"/>
              </w:rPr>
              <w:t>Removed Annex B sample HDF encoding dump as it was inconsistent.</w:t>
            </w:r>
          </w:p>
        </w:tc>
      </w:tr>
      <w:tr w:rsidR="009536CC" w:rsidRPr="009F3CD7" w14:paraId="276ABAF6"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14754E"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lastRenderedPageBreak/>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DE50D92"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t>March 2021</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7468AE3" w14:textId="77777777" w:rsidR="009536CC" w:rsidRPr="009F3CD7" w:rsidRDefault="009536CC" w:rsidP="0079187F">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80861B6" w14:textId="1B18D7EB" w:rsidR="009536CC" w:rsidRPr="009F3CD7" w:rsidRDefault="009536CC" w:rsidP="0079187F">
            <w:pPr>
              <w:spacing w:before="60" w:after="60"/>
              <w:jc w:val="left"/>
              <w:rPr>
                <w:rFonts w:eastAsia="Times New Roman"/>
                <w:szCs w:val="20"/>
              </w:rPr>
            </w:pPr>
            <w:r w:rsidRPr="009F3CD7">
              <w:rPr>
                <w:rFonts w:eastAsia="Times New Roman"/>
                <w:szCs w:val="20"/>
              </w:rPr>
              <w:t>Redlin</w:t>
            </w:r>
            <w:r w:rsidR="0079187F">
              <w:rPr>
                <w:rFonts w:eastAsia="Times New Roman"/>
                <w:szCs w:val="20"/>
              </w:rPr>
              <w:t>e final draft of 2.1 including:</w:t>
            </w:r>
          </w:p>
          <w:p w14:paraId="67935713" w14:textId="2297F8F3" w:rsidR="009536CC" w:rsidRPr="009F3CD7" w:rsidRDefault="009536CC" w:rsidP="0079187F">
            <w:pPr>
              <w:spacing w:before="60" w:after="60"/>
              <w:jc w:val="left"/>
              <w:rPr>
                <w:rFonts w:eastAsia="Times New Roman"/>
                <w:szCs w:val="20"/>
              </w:rPr>
            </w:pPr>
            <w:r w:rsidRPr="009F3CD7">
              <w:rPr>
                <w:rFonts w:eastAsia="Times New Roman"/>
                <w:szCs w:val="20"/>
              </w:rPr>
              <w:t>S-102PT7 agreed in principle to limit the scope of S-102 v 2.1 to Navigation Only. Several sections adj</w:t>
            </w:r>
            <w:r w:rsidR="0079187F">
              <w:rPr>
                <w:rFonts w:eastAsia="Times New Roman"/>
                <w:szCs w:val="20"/>
              </w:rPr>
              <w:t>usted in view of this decision.</w:t>
            </w:r>
          </w:p>
          <w:p w14:paraId="4A6F1E73" w14:textId="2B8AA9D6" w:rsidR="009536CC" w:rsidRPr="009F3CD7" w:rsidRDefault="009536CC" w:rsidP="0079187F">
            <w:pPr>
              <w:spacing w:before="60" w:after="60"/>
              <w:jc w:val="left"/>
              <w:rPr>
                <w:rFonts w:eastAsia="Times New Roman"/>
                <w:szCs w:val="20"/>
              </w:rPr>
            </w:pPr>
            <w:commentRangeStart w:id="9"/>
            <w:r w:rsidRPr="009F3CD7">
              <w:rPr>
                <w:rFonts w:eastAsia="Times New Roman"/>
                <w:szCs w:val="20"/>
              </w:rPr>
              <w:t>S-102PT7 revised storage locations for minimum/maximum de</w:t>
            </w:r>
            <w:r w:rsidR="0079187F">
              <w:rPr>
                <w:rFonts w:eastAsia="Times New Roman"/>
                <w:szCs w:val="20"/>
              </w:rPr>
              <w:t>pth and associated uncertainty.</w:t>
            </w:r>
          </w:p>
          <w:p w14:paraId="48DF6AB5" w14:textId="4898D138" w:rsidR="009536CC" w:rsidRPr="009F3CD7" w:rsidRDefault="009536CC" w:rsidP="0079187F">
            <w:pPr>
              <w:spacing w:before="60" w:after="60"/>
              <w:jc w:val="left"/>
              <w:rPr>
                <w:rFonts w:eastAsia="Times New Roman"/>
                <w:szCs w:val="20"/>
              </w:rPr>
            </w:pPr>
            <w:r w:rsidRPr="009F3CD7">
              <w:rPr>
                <w:rFonts w:eastAsia="Times New Roman"/>
                <w:szCs w:val="20"/>
              </w:rPr>
              <w:t xml:space="preserve">S-102PT7 agreed for metadata to be stored in a separate </w:t>
            </w:r>
            <w:r w:rsidR="0079187F">
              <w:rPr>
                <w:rFonts w:eastAsia="Times New Roman"/>
                <w:szCs w:val="20"/>
              </w:rPr>
              <w:t>ISO-formatted file.</w:t>
            </w:r>
            <w:commentRangeEnd w:id="9"/>
            <w:r w:rsidR="00CC7CD5">
              <w:rPr>
                <w:rStyle w:val="CommentReference"/>
              </w:rPr>
              <w:commentReference w:id="9"/>
            </w:r>
          </w:p>
          <w:p w14:paraId="3E0D8316" w14:textId="753B73A5" w:rsidR="009536CC" w:rsidRPr="009F3CD7" w:rsidRDefault="009536CC" w:rsidP="0079187F">
            <w:pPr>
              <w:spacing w:before="60" w:after="60"/>
              <w:jc w:val="left"/>
              <w:rPr>
                <w:rFonts w:eastAsia="Times New Roman"/>
                <w:szCs w:val="20"/>
              </w:rPr>
            </w:pPr>
            <w:r w:rsidRPr="009F3CD7">
              <w:rPr>
                <w:rFonts w:eastAsia="Times New Roman"/>
                <w:szCs w:val="20"/>
              </w:rPr>
              <w:t>Revised several internal references.</w:t>
            </w:r>
          </w:p>
        </w:tc>
      </w:tr>
      <w:tr w:rsidR="009536CC" w:rsidRPr="009F3CD7" w14:paraId="19A2A98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4932C49" w14:textId="77777777" w:rsidR="009536CC" w:rsidRPr="009F3CD7" w:rsidRDefault="009536CC" w:rsidP="0079187F">
            <w:pPr>
              <w:spacing w:before="60" w:after="60"/>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16B9D8" w14:textId="77777777" w:rsidR="009536CC" w:rsidRPr="009F3CD7" w:rsidRDefault="009536CC" w:rsidP="0079187F">
            <w:pPr>
              <w:spacing w:before="60" w:after="60"/>
              <w:jc w:val="left"/>
              <w:rPr>
                <w:rFonts w:eastAsia="Times New Roman"/>
                <w:szCs w:val="20"/>
              </w:rPr>
            </w:pPr>
            <w:r w:rsidRPr="009F3CD7">
              <w:rPr>
                <w:rFonts w:eastAsia="Times New Roman"/>
                <w:szCs w:val="20"/>
              </w:rPr>
              <w:t>May 2022</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BE47EB1" w14:textId="77777777" w:rsidR="009536CC" w:rsidRPr="009F3CD7" w:rsidRDefault="009536CC" w:rsidP="0079187F">
            <w:pPr>
              <w:spacing w:before="60" w:after="60"/>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7DD235F" w14:textId="03D15E10" w:rsidR="0079187F" w:rsidRPr="009F3CD7" w:rsidRDefault="009536CC" w:rsidP="0079187F">
            <w:pPr>
              <w:spacing w:before="60" w:after="60"/>
              <w:jc w:val="left"/>
              <w:rPr>
                <w:rFonts w:eastAsia="Times New Roman"/>
                <w:szCs w:val="20"/>
              </w:rPr>
            </w:pPr>
            <w:r w:rsidRPr="009F3CD7">
              <w:rPr>
                <w:rFonts w:eastAsia="Times New Roman"/>
                <w:szCs w:val="20"/>
              </w:rPr>
              <w:t>Edited filename for exchange catalogue to be CATALOG.XML in 11.3 and in Table 12-7</w:t>
            </w:r>
            <w:r w:rsidR="0079187F">
              <w:rPr>
                <w:rFonts w:eastAsia="Times New Roman"/>
                <w:szCs w:val="20"/>
              </w:rPr>
              <w:t>.</w:t>
            </w:r>
          </w:p>
        </w:tc>
      </w:tr>
    </w:tbl>
    <w:p w14:paraId="7355E8DE" w14:textId="77777777" w:rsidR="00BB5FE3" w:rsidRPr="00BB5FE3" w:rsidRDefault="00BB5FE3" w:rsidP="00BB5FE3">
      <w:pPr>
        <w:spacing w:after="0"/>
      </w:pPr>
    </w:p>
    <w:p w14:paraId="41D37480" w14:textId="6F0E2676" w:rsidR="00BB5FE3" w:rsidRDefault="00BB5FE3">
      <w:pPr>
        <w:spacing w:after="0"/>
        <w:jc w:val="left"/>
      </w:pPr>
      <w:r>
        <w:br w:type="page"/>
      </w:r>
    </w:p>
    <w:p w14:paraId="5C121D89" w14:textId="77777777" w:rsidR="00C84858" w:rsidRPr="00773509" w:rsidRDefault="00C84858" w:rsidP="00C84858">
      <w:pPr>
        <w:spacing w:after="62" w:line="259" w:lineRule="auto"/>
        <w:jc w:val="left"/>
      </w:pPr>
    </w:p>
    <w:p w14:paraId="3E040762" w14:textId="77777777" w:rsidR="00C84858" w:rsidRPr="00773509" w:rsidRDefault="00C84858" w:rsidP="00C84858">
      <w:pPr>
        <w:spacing w:line="230" w:lineRule="atLeast"/>
      </w:pPr>
    </w:p>
    <w:p w14:paraId="3B9C02AF" w14:textId="77777777" w:rsidR="00C84858" w:rsidRPr="00773509" w:rsidRDefault="00C84858" w:rsidP="00C84858">
      <w:pPr>
        <w:spacing w:line="230" w:lineRule="atLeast"/>
      </w:pPr>
    </w:p>
    <w:p w14:paraId="6B1FC35F" w14:textId="77777777" w:rsidR="00C84858" w:rsidRPr="00773509" w:rsidRDefault="00C84858" w:rsidP="00C84858">
      <w:pPr>
        <w:spacing w:line="230" w:lineRule="atLeast"/>
      </w:pPr>
    </w:p>
    <w:p w14:paraId="3C96FE83" w14:textId="77777777" w:rsidR="00C84858" w:rsidRPr="00773509" w:rsidRDefault="00C84858" w:rsidP="00C84858">
      <w:pPr>
        <w:spacing w:line="230" w:lineRule="atLeast"/>
      </w:pPr>
    </w:p>
    <w:p w14:paraId="07AEA9C1" w14:textId="77777777" w:rsidR="00C84858" w:rsidRPr="00773509" w:rsidRDefault="00C84858" w:rsidP="00C84858">
      <w:pPr>
        <w:spacing w:line="230" w:lineRule="atLeast"/>
      </w:pPr>
    </w:p>
    <w:p w14:paraId="52B31380" w14:textId="77777777" w:rsidR="00C84858" w:rsidRPr="00773509" w:rsidRDefault="00C84858" w:rsidP="00C84858">
      <w:pPr>
        <w:spacing w:line="230" w:lineRule="atLeast"/>
      </w:pPr>
    </w:p>
    <w:p w14:paraId="3AFFECCB" w14:textId="77777777" w:rsidR="00C84858" w:rsidRPr="00773509" w:rsidRDefault="00C84858" w:rsidP="00C84858">
      <w:pPr>
        <w:spacing w:line="230" w:lineRule="atLeast"/>
      </w:pPr>
    </w:p>
    <w:p w14:paraId="072BF2AE" w14:textId="77777777" w:rsidR="00C84858" w:rsidRPr="00773509" w:rsidRDefault="00C84858" w:rsidP="00C84858">
      <w:pPr>
        <w:spacing w:line="230" w:lineRule="atLeast"/>
      </w:pPr>
    </w:p>
    <w:p w14:paraId="3C09A2E7" w14:textId="77777777" w:rsidR="00C84858" w:rsidRPr="00773509" w:rsidRDefault="00C84858" w:rsidP="00C84858">
      <w:pPr>
        <w:spacing w:line="230" w:lineRule="atLeast"/>
      </w:pPr>
    </w:p>
    <w:p w14:paraId="58BB3967" w14:textId="77777777" w:rsidR="00C84858" w:rsidRPr="00773509" w:rsidRDefault="00C84858" w:rsidP="00C84858">
      <w:pPr>
        <w:spacing w:line="230" w:lineRule="atLeast"/>
      </w:pPr>
    </w:p>
    <w:p w14:paraId="21961B2E" w14:textId="77777777" w:rsidR="00C84858" w:rsidRPr="00773509" w:rsidRDefault="00C84858" w:rsidP="00C84858">
      <w:pPr>
        <w:spacing w:line="230" w:lineRule="atLeast"/>
      </w:pPr>
    </w:p>
    <w:p w14:paraId="169D89BB" w14:textId="77777777" w:rsidR="00C84858" w:rsidRPr="00773509" w:rsidRDefault="00C84858" w:rsidP="00C84858">
      <w:pPr>
        <w:spacing w:line="230" w:lineRule="atLeast"/>
      </w:pPr>
    </w:p>
    <w:p w14:paraId="34B9927E" w14:textId="77777777" w:rsidR="00C84858" w:rsidRPr="00773509" w:rsidRDefault="00C84858" w:rsidP="00C8485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773509">
        <w:rPr>
          <w:rFonts w:eastAsia="Times New Roman"/>
          <w:lang w:eastAsia="en-GB"/>
        </w:rPr>
        <w:t>Page intentionally left blank</w:t>
      </w:r>
    </w:p>
    <w:p w14:paraId="4E35B128" w14:textId="77777777" w:rsidR="00C84858" w:rsidRPr="00773509" w:rsidRDefault="00C84858" w:rsidP="00C84858">
      <w:pPr>
        <w:spacing w:line="230" w:lineRule="atLeast"/>
      </w:pPr>
    </w:p>
    <w:p w14:paraId="0CE661CD" w14:textId="77777777" w:rsidR="00BB5FE3" w:rsidRPr="00BB5FE3" w:rsidRDefault="00BB5FE3" w:rsidP="00BB5FE3">
      <w:pPr>
        <w:spacing w:after="0"/>
      </w:pPr>
    </w:p>
    <w:p w14:paraId="6829230C" w14:textId="77777777" w:rsidR="00BB5FE3" w:rsidRPr="00BB5FE3" w:rsidRDefault="00BB5FE3" w:rsidP="00BB5FE3">
      <w:pPr>
        <w:spacing w:after="0"/>
      </w:pPr>
    </w:p>
    <w:p w14:paraId="1727868E" w14:textId="77777777" w:rsidR="00BB5FE3" w:rsidRDefault="00BB5FE3" w:rsidP="00BB5FE3">
      <w:pPr>
        <w:pStyle w:val="Heading1"/>
        <w:spacing w:before="0" w:after="0"/>
        <w:rPr>
          <w:lang w:val="en-GB"/>
        </w:rPr>
        <w:sectPr w:rsidR="00BB5FE3" w:rsidSect="00FA3F8D">
          <w:headerReference w:type="even" r:id="rId21"/>
          <w:headerReference w:type="default" r:id="rId22"/>
          <w:footerReference w:type="even" r:id="rId23"/>
          <w:footerReference w:type="default" r:id="rId24"/>
          <w:footerReference w:type="first" r:id="rId25"/>
          <w:pgSz w:w="11906" w:h="16838" w:code="9"/>
          <w:pgMar w:top="1440" w:right="1400" w:bottom="1440" w:left="1400" w:header="709" w:footer="709" w:gutter="0"/>
          <w:pgNumType w:fmt="lowerRoman" w:start="1"/>
          <w:cols w:space="720"/>
          <w:titlePg/>
          <w:docGrid w:linePitch="272"/>
        </w:sectPr>
      </w:pPr>
    </w:p>
    <w:p w14:paraId="5BE5EE46" w14:textId="77777777" w:rsidR="009D512D" w:rsidRPr="008C7844" w:rsidRDefault="00AC251D" w:rsidP="00ED3FF0">
      <w:pPr>
        <w:pStyle w:val="Heading1"/>
        <w:spacing w:before="120" w:after="200"/>
        <w:rPr>
          <w:lang w:val="en-GB"/>
        </w:rPr>
      </w:pPr>
      <w:bookmarkStart w:id="20" w:name="_Toc105509172"/>
      <w:r w:rsidRPr="008C7844">
        <w:rPr>
          <w:lang w:val="en-GB"/>
        </w:rPr>
        <w:lastRenderedPageBreak/>
        <w:t>Overview</w:t>
      </w:r>
      <w:bookmarkEnd w:id="20"/>
      <w:r w:rsidRPr="008C7844">
        <w:rPr>
          <w:lang w:val="en-GB"/>
        </w:rPr>
        <w:t xml:space="preserve"> </w:t>
      </w:r>
    </w:p>
    <w:p w14:paraId="1EF2CE78" w14:textId="77777777" w:rsidR="009D512D" w:rsidRDefault="00AC251D" w:rsidP="00ED3FF0">
      <w:pPr>
        <w:spacing w:after="120"/>
        <w:ind w:right="34" w:firstLine="6"/>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w:t>
      </w:r>
      <w:proofErr w:type="gramStart"/>
      <w:r w:rsidRPr="008C7844">
        <w:rPr>
          <w:lang w:val="en-GB"/>
        </w:rPr>
        <w:t>high resolution</w:t>
      </w:r>
      <w:proofErr w:type="gramEnd"/>
      <w:r w:rsidRPr="008C7844">
        <w:rPr>
          <w:lang w:val="en-GB"/>
        </w:rPr>
        <w:t xml:space="preserve"> bathymetry has become a requirement. The provision and utilization of such data in a standardized format is essential to support the safe and precise navigation of marine vessels, and furthermore an important basis for many other maritime applications. </w:t>
      </w:r>
    </w:p>
    <w:p w14:paraId="531425C4" w14:textId="77777777" w:rsidR="00ED3FF0" w:rsidRPr="008C7844" w:rsidRDefault="00ED3FF0" w:rsidP="00ED3FF0">
      <w:pPr>
        <w:spacing w:after="120"/>
        <w:ind w:right="34" w:firstLine="6"/>
        <w:rPr>
          <w:lang w:val="en-GB"/>
        </w:rPr>
      </w:pPr>
    </w:p>
    <w:p w14:paraId="63E79FAB" w14:textId="77777777" w:rsidR="009D512D" w:rsidRPr="008C7844" w:rsidRDefault="00401478" w:rsidP="00CE549D">
      <w:pPr>
        <w:pStyle w:val="Heading2"/>
        <w:spacing w:before="120" w:after="200"/>
        <w:rPr>
          <w:lang w:val="en-GB"/>
        </w:rPr>
      </w:pPr>
      <w:bookmarkStart w:id="21" w:name="_Toc25138392"/>
      <w:bookmarkStart w:id="22" w:name="_Toc105509173"/>
      <w:bookmarkEnd w:id="21"/>
      <w:r w:rsidRPr="008C7844">
        <w:rPr>
          <w:lang w:val="en-GB"/>
        </w:rPr>
        <w:t>Introduction</w:t>
      </w:r>
      <w:bookmarkEnd w:id="22"/>
      <w:r w:rsidR="00AC251D" w:rsidRPr="008C7844">
        <w:rPr>
          <w:lang w:val="en-GB"/>
        </w:rPr>
        <w:t xml:space="preserve"> </w:t>
      </w:r>
    </w:p>
    <w:p w14:paraId="47E5474D" w14:textId="27DF80CC" w:rsidR="009D512D" w:rsidRDefault="00AC251D" w:rsidP="00CE549D">
      <w:pPr>
        <w:spacing w:after="120"/>
        <w:rPr>
          <w:lang w:val="en-GB"/>
        </w:rPr>
      </w:pPr>
      <w:r w:rsidRPr="008C7844">
        <w:t>This document describes an S-100 compliant product specification for a bathymetric surface product.</w:t>
      </w:r>
      <w:r w:rsidR="00695424">
        <w:t xml:space="preserve"> </w:t>
      </w:r>
      <w:r w:rsidRPr="008C7844">
        <w:t>Incorporating aspects of the navigation surface concept [Smith et al, 2002], an S-102 bathymetric surface product is a digital elevation model which represents the seafloor in a regular grid structure.</w:t>
      </w:r>
      <w:r w:rsidR="00695424">
        <w:t xml:space="preserve"> </w:t>
      </w:r>
      <w:r w:rsidRPr="008C7844">
        <w:t xml:space="preserve">It can </w:t>
      </w:r>
      <w:r w:rsidR="003C0CEF" w:rsidRPr="008C7844">
        <w:t>be used alone or as an important element/source for future S-100 conformant ECDIS navigation.</w:t>
      </w:r>
      <w:r w:rsidR="00695424">
        <w:t xml:space="preserve"> </w:t>
      </w:r>
      <w:r w:rsidRPr="008C7844">
        <w:t>The product specification is based on the IHO S-100 framework specification and the ISO 19100 series of standards.</w:t>
      </w:r>
      <w:r w:rsidR="00695424">
        <w:t xml:space="preserve"> </w:t>
      </w:r>
      <w:r w:rsidRPr="008C7844">
        <w:t xml:space="preserve">It comprises the content model (spatial structure and metadata), encoding structure, </w:t>
      </w:r>
      <w:proofErr w:type="gramStart"/>
      <w:r w:rsidRPr="008C7844">
        <w:t>portrayal</w:t>
      </w:r>
      <w:proofErr w:type="gramEnd"/>
      <w:r w:rsidRPr="008C7844">
        <w:t xml:space="preserve"> and exchange file format for a bathymetric </w:t>
      </w:r>
      <w:r w:rsidRPr="008C7844">
        <w:rPr>
          <w:lang w:val="en-GB"/>
        </w:rPr>
        <w:t xml:space="preserve">surface product. </w:t>
      </w:r>
    </w:p>
    <w:p w14:paraId="54090488" w14:textId="77777777" w:rsidR="00CE549D" w:rsidRPr="008C7844" w:rsidRDefault="00CE549D" w:rsidP="00CE549D">
      <w:pPr>
        <w:spacing w:after="120"/>
        <w:rPr>
          <w:lang w:val="en-GB"/>
        </w:rPr>
      </w:pPr>
    </w:p>
    <w:p w14:paraId="41ED2931" w14:textId="77777777" w:rsidR="009D512D" w:rsidRPr="008C7844" w:rsidRDefault="00AC251D" w:rsidP="00CE549D">
      <w:pPr>
        <w:pStyle w:val="Heading2"/>
        <w:spacing w:before="120" w:after="200"/>
        <w:rPr>
          <w:lang w:val="en-GB"/>
        </w:rPr>
      </w:pPr>
      <w:bookmarkStart w:id="23" w:name="_Toc25138394"/>
      <w:bookmarkStart w:id="24" w:name="_Toc25138395"/>
      <w:bookmarkStart w:id="25" w:name="_Toc25138397"/>
      <w:bookmarkStart w:id="26" w:name="_Toc25138398"/>
      <w:bookmarkStart w:id="27" w:name="_Toc25138400"/>
      <w:bookmarkStart w:id="28" w:name="_Toc105509174"/>
      <w:bookmarkEnd w:id="23"/>
      <w:bookmarkEnd w:id="24"/>
      <w:bookmarkEnd w:id="25"/>
      <w:bookmarkEnd w:id="26"/>
      <w:bookmarkEnd w:id="27"/>
      <w:r w:rsidRPr="008C7844">
        <w:rPr>
          <w:lang w:val="en-GB"/>
        </w:rPr>
        <w:t>References</w:t>
      </w:r>
      <w:bookmarkEnd w:id="28"/>
      <w:r w:rsidRPr="008C7844">
        <w:rPr>
          <w:lang w:val="en-GB"/>
        </w:rPr>
        <w:t xml:space="preserve"> </w:t>
      </w:r>
    </w:p>
    <w:p w14:paraId="42521CEF" w14:textId="7A04FE4D" w:rsidR="009D512D" w:rsidRPr="008C7844" w:rsidRDefault="00AC251D" w:rsidP="0044707F">
      <w:pPr>
        <w:spacing w:after="120"/>
        <w:ind w:left="1418" w:right="34" w:hanging="1406"/>
        <w:rPr>
          <w:lang w:val="en-GB"/>
        </w:rPr>
      </w:pPr>
      <w:r w:rsidRPr="008C7844">
        <w:rPr>
          <w:lang w:val="en-GB"/>
        </w:rPr>
        <w:t xml:space="preserve">IHO S-100 </w:t>
      </w:r>
      <w:r w:rsidR="00F92210" w:rsidRPr="008C7844">
        <w:rPr>
          <w:lang w:val="en-GB"/>
        </w:rPr>
        <w:tab/>
      </w:r>
      <w:r w:rsidRPr="0044707F">
        <w:rPr>
          <w:i/>
          <w:lang w:val="en-GB"/>
        </w:rPr>
        <w:t>Universal Hydrographic Data Model</w:t>
      </w:r>
      <w:r w:rsidR="0044707F">
        <w:rPr>
          <w:lang w:val="en-GB"/>
        </w:rPr>
        <w:t>,</w:t>
      </w:r>
      <w:r w:rsidRPr="008C7844">
        <w:rPr>
          <w:lang w:val="en-GB"/>
        </w:rPr>
        <w:t xml:space="preserve"> </w:t>
      </w:r>
      <w:r w:rsidR="0044707F">
        <w:rPr>
          <w:lang w:val="en-GB"/>
        </w:rPr>
        <w:t xml:space="preserve">Edition </w:t>
      </w:r>
      <w:r w:rsidR="0044707F" w:rsidRPr="008C7844">
        <w:rPr>
          <w:lang w:val="en-GB"/>
        </w:rPr>
        <w:t>4</w:t>
      </w:r>
      <w:r w:rsidRPr="008C7844">
        <w:rPr>
          <w:lang w:val="en-GB"/>
        </w:rPr>
        <w:t>.0.0</w:t>
      </w:r>
      <w:r w:rsidR="00902FCA" w:rsidRPr="008C7844">
        <w:rPr>
          <w:lang w:val="en-GB"/>
        </w:rPr>
        <w:t>, December 2018</w:t>
      </w:r>
      <w:r w:rsidRPr="008C7844">
        <w:rPr>
          <w:lang w:val="en-GB"/>
        </w:rPr>
        <w:t xml:space="preserve"> (Encoding, Feature Catalogue) </w:t>
      </w:r>
    </w:p>
    <w:p w14:paraId="632CD863" w14:textId="1791D899" w:rsidR="009D512D" w:rsidRPr="008C7844" w:rsidRDefault="00AC251D" w:rsidP="0044707F">
      <w:pPr>
        <w:spacing w:after="120"/>
        <w:ind w:left="1418" w:right="34" w:hanging="1406"/>
        <w:rPr>
          <w:lang w:val="en-GB"/>
        </w:rPr>
      </w:pPr>
      <w:r w:rsidRPr="008C7844">
        <w:rPr>
          <w:lang w:val="en-GB"/>
        </w:rPr>
        <w:t xml:space="preserve">IHO S-44 </w:t>
      </w:r>
      <w:r w:rsidR="00F92210" w:rsidRPr="008C7844">
        <w:rPr>
          <w:lang w:val="en-GB"/>
        </w:rPr>
        <w:tab/>
      </w:r>
      <w:r w:rsidRPr="0044707F">
        <w:rPr>
          <w:i/>
          <w:lang w:val="en-GB"/>
        </w:rPr>
        <w:t>Standards for Hydrographic Surveys</w:t>
      </w:r>
      <w:r w:rsidR="0044707F">
        <w:rPr>
          <w:lang w:val="en-GB"/>
        </w:rPr>
        <w:t>,</w:t>
      </w:r>
      <w:r w:rsidRPr="008C7844">
        <w:rPr>
          <w:lang w:val="en-GB"/>
        </w:rPr>
        <w:t xml:space="preserve"> Edition</w:t>
      </w:r>
      <w:r w:rsidR="009B0EF2">
        <w:rPr>
          <w:lang w:val="en-GB"/>
        </w:rPr>
        <w:t xml:space="preserve"> 6.0.0</w:t>
      </w:r>
      <w:r w:rsidRPr="008C7844">
        <w:rPr>
          <w:lang w:val="en-GB"/>
        </w:rPr>
        <w:t xml:space="preserve">, </w:t>
      </w:r>
      <w:r w:rsidR="009B0EF2">
        <w:rPr>
          <w:lang w:val="en-GB"/>
        </w:rPr>
        <w:t>September 2020</w:t>
      </w:r>
      <w:r w:rsidRPr="008C7844">
        <w:rPr>
          <w:lang w:val="en-GB"/>
        </w:rPr>
        <w:t xml:space="preserve"> </w:t>
      </w:r>
    </w:p>
    <w:p w14:paraId="4A762674" w14:textId="512F16BC" w:rsidR="009D512D" w:rsidRDefault="00AC251D" w:rsidP="0044707F">
      <w:pPr>
        <w:spacing w:after="120"/>
        <w:ind w:left="1418" w:right="34" w:hanging="1406"/>
        <w:rPr>
          <w:lang w:val="en-GB"/>
        </w:rPr>
      </w:pPr>
      <w:r w:rsidRPr="008C7844">
        <w:rPr>
          <w:lang w:val="en-GB"/>
        </w:rPr>
        <w:t xml:space="preserve">IHO S-4 </w:t>
      </w:r>
      <w:r w:rsidR="00F92210" w:rsidRPr="008C7844">
        <w:rPr>
          <w:lang w:val="en-GB"/>
        </w:rPr>
        <w:tab/>
      </w:r>
      <w:r w:rsidRPr="0044707F">
        <w:rPr>
          <w:i/>
          <w:lang w:val="en-GB"/>
        </w:rPr>
        <w:t>Regulations of the IHO for International (INT) Charts and Chart Specifications of the IHO</w:t>
      </w:r>
      <w:r w:rsidRPr="008C7844">
        <w:rPr>
          <w:lang w:val="en-GB"/>
        </w:rPr>
        <w:t>, Edition 4.</w:t>
      </w:r>
      <w:r w:rsidR="00902FCA" w:rsidRPr="008C7844">
        <w:rPr>
          <w:lang w:val="en-GB"/>
        </w:rPr>
        <w:t>8</w:t>
      </w:r>
      <w:r w:rsidRPr="008C7844">
        <w:rPr>
          <w:lang w:val="en-GB"/>
        </w:rPr>
        <w:t>.0</w:t>
      </w:r>
      <w:r w:rsidR="00902FCA" w:rsidRPr="008C7844">
        <w:rPr>
          <w:lang w:val="en-GB"/>
        </w:rPr>
        <w:t>, October/November 2018</w:t>
      </w:r>
    </w:p>
    <w:p w14:paraId="31AE1DD6" w14:textId="14376DDE" w:rsidR="00723496" w:rsidRPr="008C7844" w:rsidRDefault="00723496" w:rsidP="0044707F">
      <w:pPr>
        <w:spacing w:after="120"/>
        <w:ind w:left="1418" w:right="34" w:hanging="1406"/>
        <w:rPr>
          <w:lang w:val="en-GB"/>
        </w:rPr>
      </w:pPr>
      <w:r w:rsidRPr="00723496">
        <w:t>IHO S-32</w:t>
      </w:r>
      <w:r w:rsidRPr="00723496">
        <w:rPr>
          <w:b/>
        </w:rPr>
        <w:t xml:space="preserve"> </w:t>
      </w:r>
      <w:r>
        <w:rPr>
          <w:b/>
        </w:rPr>
        <w:tab/>
      </w:r>
      <w:r w:rsidR="0044707F" w:rsidRPr="0044707F">
        <w:rPr>
          <w:i/>
        </w:rPr>
        <w:t xml:space="preserve">IHO </w:t>
      </w:r>
      <w:r w:rsidRPr="0044707F">
        <w:rPr>
          <w:i/>
        </w:rPr>
        <w:t>Hydrographic Dictionary</w:t>
      </w:r>
      <w:r w:rsidR="0044707F">
        <w:t>,</w:t>
      </w:r>
      <w:r w:rsidRPr="00723496">
        <w:t xml:space="preserve"> 5</w:t>
      </w:r>
      <w:r w:rsidRPr="00723496">
        <w:rPr>
          <w:vertAlign w:val="superscript"/>
        </w:rPr>
        <w:t>th</w:t>
      </w:r>
      <w:r w:rsidRPr="00723496">
        <w:t xml:space="preserve"> Edition, Part 1, Volume 1 (English), 1994</w:t>
      </w:r>
    </w:p>
    <w:p w14:paraId="7FBB7195" w14:textId="77777777" w:rsidR="009D512D" w:rsidRPr="0044707F" w:rsidRDefault="00AC251D" w:rsidP="0044707F">
      <w:pPr>
        <w:spacing w:after="120"/>
        <w:ind w:left="2127" w:right="34" w:hanging="2115"/>
        <w:rPr>
          <w:lang w:val="en-GB"/>
        </w:rPr>
      </w:pPr>
      <w:r w:rsidRPr="0044707F">
        <w:rPr>
          <w:lang w:val="en-GB"/>
        </w:rPr>
        <w:t xml:space="preserve">ISO 8601:2004 </w:t>
      </w:r>
      <w:r w:rsidR="00F92210" w:rsidRPr="0044707F">
        <w:rPr>
          <w:lang w:val="en-GB"/>
        </w:rPr>
        <w:tab/>
      </w:r>
      <w:r w:rsidRPr="0044707F">
        <w:rPr>
          <w:i/>
          <w:lang w:val="en-GB"/>
        </w:rPr>
        <w:t xml:space="preserve">Data elements and interchange formats </w:t>
      </w:r>
      <w:r w:rsidR="009133CE" w:rsidRPr="0044707F">
        <w:rPr>
          <w:i/>
          <w:lang w:val="en-GB"/>
        </w:rPr>
        <w:t xml:space="preserve">- Information interchange - </w:t>
      </w:r>
      <w:r w:rsidRPr="0044707F">
        <w:rPr>
          <w:i/>
          <w:lang w:val="en-GB"/>
        </w:rPr>
        <w:t>Representation of dates and times</w:t>
      </w:r>
      <w:r w:rsidRPr="0044707F">
        <w:rPr>
          <w:lang w:val="en-GB"/>
        </w:rPr>
        <w:t xml:space="preserve"> </w:t>
      </w:r>
    </w:p>
    <w:p w14:paraId="55014EF9" w14:textId="77777777" w:rsidR="009D512D" w:rsidRPr="0044707F" w:rsidRDefault="00AC251D" w:rsidP="0044707F">
      <w:pPr>
        <w:spacing w:after="120"/>
        <w:ind w:left="2127" w:right="34" w:hanging="2115"/>
        <w:rPr>
          <w:lang w:val="en-GB"/>
        </w:rPr>
      </w:pPr>
      <w:r w:rsidRPr="0044707F">
        <w:rPr>
          <w:lang w:val="en-GB"/>
        </w:rPr>
        <w:t>ISO/TS 19103:20</w:t>
      </w:r>
      <w:r w:rsidR="00902FCA" w:rsidRPr="0044707F">
        <w:rPr>
          <w:lang w:val="en-GB"/>
        </w:rPr>
        <w:t>1</w:t>
      </w:r>
      <w:r w:rsidRPr="0044707F">
        <w:rPr>
          <w:lang w:val="en-GB"/>
        </w:rPr>
        <w:t xml:space="preserve">5 </w:t>
      </w:r>
      <w:r w:rsidR="00F92210" w:rsidRPr="0044707F">
        <w:rPr>
          <w:lang w:val="en-GB"/>
        </w:rPr>
        <w:tab/>
      </w:r>
      <w:r w:rsidRPr="0044707F">
        <w:rPr>
          <w:i/>
          <w:lang w:val="en-GB"/>
        </w:rPr>
        <w:t>Geographic information - Conceptual schema language</w:t>
      </w:r>
      <w:r w:rsidRPr="0044707F">
        <w:rPr>
          <w:lang w:val="en-GB"/>
        </w:rPr>
        <w:t xml:space="preserve"> </w:t>
      </w:r>
    </w:p>
    <w:p w14:paraId="2E3F8B63" w14:textId="77777777" w:rsidR="009D512D" w:rsidRPr="0044707F" w:rsidRDefault="00AC251D" w:rsidP="0044707F">
      <w:pPr>
        <w:spacing w:after="120"/>
        <w:ind w:left="2127" w:right="34" w:hanging="2115"/>
        <w:rPr>
          <w:lang w:val="en-GB"/>
        </w:rPr>
      </w:pPr>
      <w:r w:rsidRPr="0044707F">
        <w:rPr>
          <w:lang w:val="en-GB"/>
        </w:rPr>
        <w:t>ISO 19111:200</w:t>
      </w:r>
      <w:r w:rsidR="00902FCA" w:rsidRPr="0044707F">
        <w:rPr>
          <w:lang w:val="en-GB"/>
        </w:rPr>
        <w:t>7</w:t>
      </w:r>
      <w:r w:rsidRPr="0044707F">
        <w:rPr>
          <w:lang w:val="en-GB"/>
        </w:rPr>
        <w:t xml:space="preserve"> </w:t>
      </w:r>
      <w:r w:rsidR="00F92210" w:rsidRPr="0044707F">
        <w:rPr>
          <w:lang w:val="en-GB"/>
        </w:rPr>
        <w:tab/>
      </w:r>
      <w:r w:rsidRPr="0044707F">
        <w:rPr>
          <w:i/>
          <w:lang w:val="en-GB"/>
        </w:rPr>
        <w:t>Geographic information - Spatial referencing by coordinates</w:t>
      </w:r>
      <w:r w:rsidRPr="0044707F">
        <w:rPr>
          <w:lang w:val="en-GB"/>
        </w:rPr>
        <w:t xml:space="preserve"> </w:t>
      </w:r>
    </w:p>
    <w:p w14:paraId="56D32224" w14:textId="77777777" w:rsidR="009D512D" w:rsidRPr="0044707F" w:rsidRDefault="00902FCA" w:rsidP="0044707F">
      <w:pPr>
        <w:spacing w:after="120"/>
        <w:ind w:left="2127" w:right="34" w:hanging="2115"/>
        <w:rPr>
          <w:lang w:val="en-GB"/>
        </w:rPr>
      </w:pPr>
      <w:r w:rsidRPr="0044707F">
        <w:rPr>
          <w:lang w:val="en-GB"/>
        </w:rPr>
        <w:t>ISO 19115-1:2014/</w:t>
      </w:r>
      <w:proofErr w:type="spellStart"/>
      <w:r w:rsidRPr="0044707F">
        <w:rPr>
          <w:lang w:val="en-GB"/>
        </w:rPr>
        <w:t>Amd</w:t>
      </w:r>
      <w:proofErr w:type="spellEnd"/>
      <w:r w:rsidRPr="0044707F">
        <w:rPr>
          <w:lang w:val="en-GB"/>
        </w:rPr>
        <w:t xml:space="preserve"> 1:2018 </w:t>
      </w:r>
      <w:r w:rsidR="00F92210" w:rsidRPr="0044707F">
        <w:rPr>
          <w:lang w:val="en-GB"/>
        </w:rPr>
        <w:tab/>
      </w:r>
      <w:r w:rsidR="009133CE" w:rsidRPr="0044707F">
        <w:rPr>
          <w:i/>
          <w:lang w:val="en-GB"/>
        </w:rPr>
        <w:t>Geographic information -</w:t>
      </w:r>
      <w:r w:rsidR="00AC251D" w:rsidRPr="0044707F">
        <w:rPr>
          <w:i/>
          <w:lang w:val="en-GB"/>
        </w:rPr>
        <w:t xml:space="preserve"> Metadata</w:t>
      </w:r>
      <w:r w:rsidR="00AC251D" w:rsidRPr="0044707F">
        <w:rPr>
          <w:lang w:val="en-GB"/>
        </w:rPr>
        <w:t xml:space="preserve"> </w:t>
      </w:r>
    </w:p>
    <w:p w14:paraId="7CD19C5C" w14:textId="77777777" w:rsidR="009D512D" w:rsidRPr="0044707F" w:rsidRDefault="00AC251D" w:rsidP="0044707F">
      <w:pPr>
        <w:spacing w:after="120"/>
        <w:ind w:left="2127" w:right="34" w:hanging="2115"/>
        <w:rPr>
          <w:lang w:val="en-GB"/>
        </w:rPr>
      </w:pPr>
      <w:r w:rsidRPr="0044707F">
        <w:rPr>
          <w:lang w:val="en-GB"/>
        </w:rPr>
        <w:t xml:space="preserve">ISO 19115-2:2009 </w:t>
      </w:r>
      <w:r w:rsidR="00F92210" w:rsidRPr="0044707F">
        <w:rPr>
          <w:lang w:val="en-GB"/>
        </w:rPr>
        <w:tab/>
      </w:r>
      <w:r w:rsidRPr="0044707F">
        <w:rPr>
          <w:i/>
          <w:lang w:val="en-GB"/>
        </w:rPr>
        <w:t>Geographic information - Metadata: Extensions for imagery and gridded data</w:t>
      </w:r>
      <w:r w:rsidRPr="0044707F">
        <w:rPr>
          <w:lang w:val="en-GB"/>
        </w:rPr>
        <w:t xml:space="preserve"> </w:t>
      </w:r>
    </w:p>
    <w:p w14:paraId="10687B19" w14:textId="77777777" w:rsidR="009D512D" w:rsidRPr="0044707F" w:rsidRDefault="00AC251D" w:rsidP="0044707F">
      <w:pPr>
        <w:spacing w:after="120"/>
        <w:ind w:left="2127" w:right="34" w:hanging="2115"/>
        <w:rPr>
          <w:lang w:val="en-GB"/>
        </w:rPr>
      </w:pPr>
      <w:r w:rsidRPr="0044707F">
        <w:rPr>
          <w:lang w:val="en-GB"/>
        </w:rPr>
        <w:t xml:space="preserve">ISO 19123:2005 </w:t>
      </w:r>
      <w:r w:rsidR="00F92210" w:rsidRPr="0044707F">
        <w:rPr>
          <w:lang w:val="en-GB"/>
        </w:rPr>
        <w:tab/>
      </w:r>
      <w:r w:rsidRPr="0044707F">
        <w:rPr>
          <w:i/>
          <w:lang w:val="en-GB"/>
        </w:rPr>
        <w:t>Geographic information - Schema for coverage geometry and functions</w:t>
      </w:r>
      <w:r w:rsidRPr="0044707F">
        <w:rPr>
          <w:lang w:val="en-GB"/>
        </w:rPr>
        <w:t xml:space="preserve"> </w:t>
      </w:r>
    </w:p>
    <w:p w14:paraId="1347235C" w14:textId="2D7E8C55" w:rsidR="009D512D" w:rsidRPr="0044707F" w:rsidRDefault="00AC251D" w:rsidP="0044707F">
      <w:pPr>
        <w:spacing w:after="120"/>
        <w:ind w:left="2127" w:right="34" w:hanging="2115"/>
        <w:rPr>
          <w:lang w:val="en-GB"/>
        </w:rPr>
      </w:pPr>
      <w:r w:rsidRPr="0044707F">
        <w:rPr>
          <w:lang w:val="en-GB"/>
        </w:rPr>
        <w:t xml:space="preserve">ISO 19129:2009 </w:t>
      </w:r>
      <w:r w:rsidR="00F92210" w:rsidRPr="0044707F">
        <w:rPr>
          <w:lang w:val="en-GB"/>
        </w:rPr>
        <w:tab/>
      </w:r>
      <w:r w:rsidRPr="0044707F">
        <w:rPr>
          <w:i/>
          <w:lang w:val="en-GB"/>
        </w:rPr>
        <w:t>Geographic information - Imagery gridded and coverage data framework</w:t>
      </w:r>
      <w:r w:rsidR="00695424" w:rsidRPr="0044707F">
        <w:rPr>
          <w:lang w:val="en-GB"/>
        </w:rPr>
        <w:t xml:space="preserve"> </w:t>
      </w:r>
    </w:p>
    <w:p w14:paraId="2B243985" w14:textId="77777777" w:rsidR="009D512D" w:rsidRPr="0044707F" w:rsidRDefault="00AC251D" w:rsidP="0044707F">
      <w:pPr>
        <w:spacing w:after="120"/>
        <w:ind w:left="2127" w:right="34" w:hanging="2115"/>
        <w:rPr>
          <w:lang w:val="en-GB"/>
        </w:rPr>
      </w:pPr>
      <w:r w:rsidRPr="0044707F">
        <w:rPr>
          <w:lang w:val="en-GB"/>
        </w:rPr>
        <w:t>ISO 19131:2007</w:t>
      </w:r>
      <w:r w:rsidR="00F77548" w:rsidRPr="0044707F">
        <w:rPr>
          <w:lang w:val="en-GB"/>
        </w:rPr>
        <w:t>/</w:t>
      </w:r>
      <w:proofErr w:type="spellStart"/>
      <w:r w:rsidR="00F77548" w:rsidRPr="0044707F">
        <w:rPr>
          <w:lang w:val="en-GB"/>
        </w:rPr>
        <w:t>Amd</w:t>
      </w:r>
      <w:proofErr w:type="spellEnd"/>
      <w:r w:rsidR="00F77548" w:rsidRPr="0044707F">
        <w:rPr>
          <w:lang w:val="en-GB"/>
        </w:rPr>
        <w:t xml:space="preserve"> 1:2011</w:t>
      </w:r>
      <w:r w:rsidRPr="0044707F">
        <w:rPr>
          <w:lang w:val="en-GB"/>
        </w:rPr>
        <w:t xml:space="preserve"> </w:t>
      </w:r>
      <w:r w:rsidRPr="00D90FAC">
        <w:rPr>
          <w:i/>
          <w:lang w:val="en-GB"/>
        </w:rPr>
        <w:t>Geographic information - Data product specifications</w:t>
      </w:r>
      <w:r w:rsidRPr="0044707F">
        <w:rPr>
          <w:lang w:val="en-GB"/>
        </w:rPr>
        <w:t xml:space="preserve"> </w:t>
      </w:r>
    </w:p>
    <w:p w14:paraId="27BF6687" w14:textId="628F47BD" w:rsidR="009D512D" w:rsidRPr="0044707F" w:rsidRDefault="00AC251D" w:rsidP="0044707F">
      <w:pPr>
        <w:spacing w:after="120"/>
        <w:ind w:left="2127" w:right="34" w:hanging="2115"/>
        <w:rPr>
          <w:lang w:val="en-GB"/>
        </w:rPr>
      </w:pPr>
      <w:r w:rsidRPr="0044707F">
        <w:rPr>
          <w:lang w:val="en-GB"/>
        </w:rPr>
        <w:t xml:space="preserve">ISO/IEC 19501:2005 </w:t>
      </w:r>
      <w:r w:rsidR="009133CE" w:rsidRPr="0044707F">
        <w:rPr>
          <w:lang w:val="en-GB"/>
        </w:rPr>
        <w:tab/>
      </w:r>
      <w:r w:rsidR="009133CE" w:rsidRPr="00D90FAC">
        <w:rPr>
          <w:i/>
          <w:lang w:val="en-GB"/>
        </w:rPr>
        <w:t>Information technology -</w:t>
      </w:r>
      <w:r w:rsidRPr="00D90FAC">
        <w:rPr>
          <w:i/>
          <w:lang w:val="en-GB"/>
        </w:rPr>
        <w:t xml:space="preserve"> Open Distributed Processing - Unified Modelling Language</w:t>
      </w:r>
      <w:r w:rsidR="00D90FAC">
        <w:rPr>
          <w:lang w:val="en-GB"/>
        </w:rPr>
        <w:t>,</w:t>
      </w:r>
      <w:r w:rsidRPr="0044707F">
        <w:rPr>
          <w:lang w:val="en-GB"/>
        </w:rPr>
        <w:t xml:space="preserve"> Version 1.4.2 </w:t>
      </w:r>
    </w:p>
    <w:p w14:paraId="74CD2042" w14:textId="257797CF" w:rsidR="009D512D" w:rsidRPr="008C7844" w:rsidRDefault="00AC251D" w:rsidP="0044707F">
      <w:pPr>
        <w:spacing w:after="120"/>
        <w:ind w:right="34"/>
        <w:rPr>
          <w:lang w:val="en-GB"/>
        </w:rPr>
      </w:pPr>
      <w:r w:rsidRPr="008C7844">
        <w:rPr>
          <w:lang w:val="en-GB"/>
        </w:rPr>
        <w:t xml:space="preserve">Smith, </w:t>
      </w:r>
      <w:proofErr w:type="spellStart"/>
      <w:r w:rsidRPr="008C7844">
        <w:rPr>
          <w:lang w:val="en-GB"/>
        </w:rPr>
        <w:t>Shep</w:t>
      </w:r>
      <w:proofErr w:type="spellEnd"/>
      <w:r w:rsidRPr="008C7844">
        <w:rPr>
          <w:lang w:val="en-GB"/>
        </w:rPr>
        <w:t xml:space="preserve"> M. LT; Alexander, Lee; and Armstrong, Andy, "</w:t>
      </w:r>
      <w:r w:rsidRPr="00D90FAC">
        <w:rPr>
          <w:i/>
          <w:lang w:val="en-GB"/>
        </w:rPr>
        <w:t>The Navigation Surface: A New Database Approach to Creating Multiple Products from High-Density Surveys</w:t>
      </w:r>
      <w:r w:rsidRPr="008C7844">
        <w:rPr>
          <w:lang w:val="en-GB"/>
        </w:rPr>
        <w:t xml:space="preserve">" (2002). International Hydrographic Review. </w:t>
      </w:r>
      <w:hyperlink r:id="rId26" w:history="1">
        <w:r w:rsidR="00D90FAC" w:rsidRPr="00D90FAC">
          <w:rPr>
            <w:rStyle w:val="Hyperlink"/>
            <w:color w:val="0000FF"/>
            <w:lang w:val="en-GB"/>
          </w:rPr>
          <w:t>http://scholars.unh.edu/ccom/976</w:t>
        </w:r>
      </w:hyperlink>
      <w:r w:rsidR="00695424">
        <w:rPr>
          <w:lang w:val="en-GB"/>
        </w:rPr>
        <w:t xml:space="preserve"> </w:t>
      </w:r>
    </w:p>
    <w:p w14:paraId="5AA35038" w14:textId="16880A22" w:rsidR="009D512D" w:rsidRDefault="00AC251D" w:rsidP="00A14048">
      <w:pPr>
        <w:spacing w:after="120"/>
        <w:ind w:right="34"/>
        <w:rPr>
          <w:lang w:val="en-GB"/>
        </w:rPr>
      </w:pPr>
      <w:r w:rsidRPr="008C7844">
        <w:rPr>
          <w:lang w:val="en-GB"/>
        </w:rPr>
        <w:t xml:space="preserve">Calder, Brian; Byrne, Shannon; </w:t>
      </w:r>
      <w:proofErr w:type="spellStart"/>
      <w:r w:rsidRPr="008C7844">
        <w:rPr>
          <w:lang w:val="en-GB"/>
        </w:rPr>
        <w:t>Lamey</w:t>
      </w:r>
      <w:proofErr w:type="spellEnd"/>
      <w:r w:rsidRPr="008C7844">
        <w:rPr>
          <w:lang w:val="en-GB"/>
        </w:rPr>
        <w:t xml:space="preserve">, Bill; Brennan, Richard T.; Case, James D.; Fabre, David; Gallagher, Barry; Ladner, Wade R.; </w:t>
      </w:r>
      <w:proofErr w:type="spellStart"/>
      <w:r w:rsidRPr="008C7844">
        <w:rPr>
          <w:lang w:val="en-GB"/>
        </w:rPr>
        <w:t>Moggert</w:t>
      </w:r>
      <w:proofErr w:type="spellEnd"/>
      <w:r w:rsidRPr="008C7844">
        <w:rPr>
          <w:lang w:val="en-GB"/>
        </w:rPr>
        <w:t xml:space="preserve">, </w:t>
      </w:r>
      <w:proofErr w:type="spellStart"/>
      <w:r w:rsidRPr="008C7844">
        <w:rPr>
          <w:lang w:val="en-GB"/>
        </w:rPr>
        <w:t>Friedhelm</w:t>
      </w:r>
      <w:proofErr w:type="spellEnd"/>
      <w:r w:rsidRPr="008C7844">
        <w:rPr>
          <w:lang w:val="en-GB"/>
        </w:rPr>
        <w:t>; and Patron, Mark, "</w:t>
      </w:r>
      <w:r w:rsidRPr="00D90FAC">
        <w:rPr>
          <w:i/>
          <w:lang w:val="en-GB"/>
        </w:rPr>
        <w:t>The Open Navigation Surface Project</w:t>
      </w:r>
      <w:r w:rsidRPr="008C7844">
        <w:rPr>
          <w:lang w:val="en-GB"/>
        </w:rPr>
        <w:t xml:space="preserve">" (2005). </w:t>
      </w:r>
      <w:moveToRangeStart w:id="29" w:author="Daniel Rohde" w:date="2022-12-20T00:06:00Z" w:name="move122387179"/>
      <w:moveTo w:id="30" w:author="Daniel Rohde" w:date="2022-12-20T00:06:00Z">
        <w:r w:rsidRPr="008C7844">
          <w:rPr>
            <w:lang w:val="en-GB"/>
          </w:rPr>
          <w:t xml:space="preserve">International Hydrographic Review. </w:t>
        </w:r>
      </w:moveTo>
      <w:moveToRangeEnd w:id="29"/>
      <w:ins w:id="31" w:author="Daniel Rohde" w:date="2022-12-20T00:06:00Z">
        <w:r w:rsidR="006C7CD9">
          <w:fldChar w:fldCharType="begin"/>
        </w:r>
        <w:r w:rsidR="006C7CD9">
          <w:instrText xml:space="preserve"> HYPERLINK "https://scholars.unh.edu/ccom/1011" \h </w:instrText>
        </w:r>
        <w:r w:rsidR="006C7CD9">
          <w:fldChar w:fldCharType="separate"/>
        </w:r>
        <w:r w:rsidRPr="00D90FAC">
          <w:rPr>
            <w:color w:val="0000FF"/>
            <w:u w:val="single" w:color="000000"/>
            <w:lang w:val="en-GB"/>
          </w:rPr>
          <w:t>https://scholars.unh.edu/ccom/1011</w:t>
        </w:r>
        <w:r w:rsidR="006C7CD9">
          <w:rPr>
            <w:color w:val="0000FF"/>
            <w:u w:val="single" w:color="000000"/>
            <w:lang w:val="en-GB"/>
          </w:rPr>
          <w:fldChar w:fldCharType="end"/>
        </w:r>
        <w:r w:rsidR="006C7CD9">
          <w:fldChar w:fldCharType="begin"/>
        </w:r>
        <w:r w:rsidR="006C7CD9">
          <w:instrText xml:space="preserve"> HYPERLINK "https://scholars.unh.edu/ccom/1011" \h </w:instrText>
        </w:r>
        <w:r w:rsidR="006C7CD9">
          <w:fldChar w:fldCharType="separate"/>
        </w:r>
        <w:r w:rsidRPr="008C7844">
          <w:rPr>
            <w:lang w:val="en-GB"/>
          </w:rPr>
          <w:t xml:space="preserve"> </w:t>
        </w:r>
        <w:r w:rsidR="006C7CD9">
          <w:rPr>
            <w:lang w:val="en-GB"/>
          </w:rPr>
          <w:fldChar w:fldCharType="end"/>
        </w:r>
      </w:ins>
    </w:p>
    <w:p w14:paraId="0C66E037" w14:textId="77777777" w:rsidR="009D512D" w:rsidRDefault="00AC251D" w:rsidP="0044707F">
      <w:pPr>
        <w:spacing w:after="120"/>
        <w:rPr>
          <w:del w:id="32" w:author="Daniel Rohde" w:date="2022-12-20T00:06:00Z"/>
          <w:lang w:val="en-GB"/>
        </w:rPr>
      </w:pPr>
      <w:moveFromRangeStart w:id="33" w:author="Daniel Rohde" w:date="2022-12-20T00:06:00Z" w:name="move122387179"/>
      <w:moveFrom w:id="34" w:author="Daniel Rohde" w:date="2022-12-20T00:06:00Z">
        <w:r w:rsidRPr="008C7844">
          <w:rPr>
            <w:lang w:val="en-GB"/>
          </w:rPr>
          <w:t xml:space="preserve">International Hydrographic Review. </w:t>
        </w:r>
      </w:moveFrom>
      <w:moveFromRangeEnd w:id="33"/>
      <w:del w:id="35" w:author="Daniel Rohde" w:date="2022-12-20T00:06:00Z">
        <w:r w:rsidR="00000000">
          <w:fldChar w:fldCharType="begin"/>
        </w:r>
        <w:r w:rsidR="00000000">
          <w:delInstrText>HYPERLINK "https://scholars.unh.edu/ccom/1011" \h</w:delInstrText>
        </w:r>
        <w:r w:rsidR="00000000">
          <w:fldChar w:fldCharType="separate"/>
        </w:r>
        <w:r w:rsidRPr="00D90FAC">
          <w:rPr>
            <w:color w:val="0000FF"/>
            <w:u w:val="single" w:color="000000"/>
            <w:lang w:val="en-GB"/>
          </w:rPr>
          <w:delText>https://scholars.unh.edu/ccom/1011</w:delText>
        </w:r>
        <w:r w:rsidR="00000000">
          <w:rPr>
            <w:color w:val="0000FF"/>
            <w:u w:val="single" w:color="000000"/>
            <w:lang w:val="en-GB"/>
          </w:rPr>
          <w:fldChar w:fldCharType="end"/>
        </w:r>
        <w:r w:rsidR="00000000">
          <w:fldChar w:fldCharType="begin"/>
        </w:r>
        <w:r w:rsidR="00000000">
          <w:delInstrText>HYPERLINK "https://scholars.unh.edu/ccom/1011" \h</w:delInstrText>
        </w:r>
        <w:r w:rsidR="00000000">
          <w:fldChar w:fldCharType="separate"/>
        </w:r>
        <w:r w:rsidRPr="008C7844">
          <w:rPr>
            <w:lang w:val="en-GB"/>
          </w:rPr>
          <w:delText xml:space="preserve"> </w:delText>
        </w:r>
        <w:r w:rsidR="00000000">
          <w:rPr>
            <w:lang w:val="en-GB"/>
          </w:rPr>
          <w:fldChar w:fldCharType="end"/>
        </w:r>
      </w:del>
    </w:p>
    <w:p w14:paraId="2215CB72" w14:textId="61B4435E" w:rsidR="00D90FAC" w:rsidRPr="008C7844" w:rsidRDefault="00D90FAC" w:rsidP="0044707F">
      <w:pPr>
        <w:spacing w:after="120"/>
        <w:rPr>
          <w:lang w:val="en-GB"/>
        </w:rPr>
      </w:pPr>
    </w:p>
    <w:p w14:paraId="464962DD" w14:textId="77777777" w:rsidR="009D512D" w:rsidRPr="008C7844" w:rsidRDefault="00AC251D" w:rsidP="00D90FAC">
      <w:pPr>
        <w:pStyle w:val="Heading2"/>
        <w:spacing w:before="120" w:after="200"/>
        <w:rPr>
          <w:lang w:val="en-GB"/>
        </w:rPr>
      </w:pPr>
      <w:bookmarkStart w:id="36" w:name="_Toc105509175"/>
      <w:r w:rsidRPr="008C7844">
        <w:rPr>
          <w:lang w:val="en-GB"/>
        </w:rPr>
        <w:t xml:space="preserve">Terms, </w:t>
      </w:r>
      <w:proofErr w:type="gramStart"/>
      <w:r w:rsidRPr="008C7844">
        <w:rPr>
          <w:lang w:val="en-GB"/>
        </w:rPr>
        <w:t>definitions</w:t>
      </w:r>
      <w:proofErr w:type="gramEnd"/>
      <w:r w:rsidRPr="008C7844">
        <w:rPr>
          <w:lang w:val="en-GB"/>
        </w:rPr>
        <w:t xml:space="preserve"> and abbreviations</w:t>
      </w:r>
      <w:bookmarkEnd w:id="36"/>
      <w:r w:rsidRPr="008C7844">
        <w:rPr>
          <w:lang w:val="en-GB"/>
        </w:rPr>
        <w:t xml:space="preserve"> </w:t>
      </w:r>
    </w:p>
    <w:p w14:paraId="08628F0E"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37" w:name="_Toc3448342"/>
      <w:bookmarkStart w:id="38" w:name="_Toc3553325"/>
      <w:bookmarkStart w:id="39" w:name="_Toc25138403"/>
      <w:bookmarkStart w:id="40" w:name="_Toc25222400"/>
      <w:bookmarkStart w:id="41" w:name="_Toc66111069"/>
      <w:bookmarkStart w:id="42" w:name="_Toc66258333"/>
      <w:bookmarkStart w:id="43" w:name="_Toc66364832"/>
      <w:bookmarkStart w:id="44" w:name="_Toc105509176"/>
      <w:bookmarkEnd w:id="37"/>
      <w:bookmarkEnd w:id="38"/>
      <w:bookmarkEnd w:id="39"/>
      <w:bookmarkEnd w:id="40"/>
      <w:bookmarkEnd w:id="41"/>
      <w:bookmarkEnd w:id="42"/>
      <w:bookmarkEnd w:id="43"/>
      <w:bookmarkEnd w:id="44"/>
    </w:p>
    <w:p w14:paraId="4816CC99"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45" w:name="_Toc3448343"/>
      <w:bookmarkStart w:id="46" w:name="_Toc3553326"/>
      <w:bookmarkStart w:id="47" w:name="_Toc25138404"/>
      <w:bookmarkStart w:id="48" w:name="_Toc25222401"/>
      <w:bookmarkStart w:id="49" w:name="_Toc66111070"/>
      <w:bookmarkStart w:id="50" w:name="_Toc66258334"/>
      <w:bookmarkStart w:id="51" w:name="_Toc66364833"/>
      <w:bookmarkStart w:id="52" w:name="_Toc105509177"/>
      <w:bookmarkEnd w:id="45"/>
      <w:bookmarkEnd w:id="46"/>
      <w:bookmarkEnd w:id="47"/>
      <w:bookmarkEnd w:id="48"/>
      <w:bookmarkEnd w:id="49"/>
      <w:bookmarkEnd w:id="50"/>
      <w:bookmarkEnd w:id="51"/>
      <w:bookmarkEnd w:id="52"/>
    </w:p>
    <w:p w14:paraId="2DB3F27C"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53" w:name="_Toc3448344"/>
      <w:bookmarkStart w:id="54" w:name="_Toc3553327"/>
      <w:bookmarkStart w:id="55" w:name="_Toc25138405"/>
      <w:bookmarkStart w:id="56" w:name="_Toc25222402"/>
      <w:bookmarkStart w:id="57" w:name="_Toc66111071"/>
      <w:bookmarkStart w:id="58" w:name="_Toc66258335"/>
      <w:bookmarkStart w:id="59" w:name="_Toc66364834"/>
      <w:bookmarkStart w:id="60" w:name="_Toc105509178"/>
      <w:bookmarkEnd w:id="53"/>
      <w:bookmarkEnd w:id="54"/>
      <w:bookmarkEnd w:id="55"/>
      <w:bookmarkEnd w:id="56"/>
      <w:bookmarkEnd w:id="57"/>
      <w:bookmarkEnd w:id="58"/>
      <w:bookmarkEnd w:id="59"/>
      <w:bookmarkEnd w:id="60"/>
    </w:p>
    <w:p w14:paraId="6B6A3DE9" w14:textId="5C804D8F" w:rsidR="009D512D" w:rsidRPr="008C7844" w:rsidRDefault="00AC251D" w:rsidP="00D90FAC">
      <w:pPr>
        <w:pStyle w:val="Heading3"/>
        <w:spacing w:before="120" w:after="120"/>
        <w:rPr>
          <w:lang w:val="en-GB"/>
        </w:rPr>
      </w:pPr>
      <w:bookmarkStart w:id="61" w:name="_Toc105509179"/>
      <w:r w:rsidRPr="008C7844">
        <w:rPr>
          <w:lang w:val="en-GB"/>
        </w:rPr>
        <w:t xml:space="preserve">Use of </w:t>
      </w:r>
      <w:r w:rsidR="000A4B4F">
        <w:rPr>
          <w:lang w:val="en-GB"/>
        </w:rPr>
        <w:t>l</w:t>
      </w:r>
      <w:r w:rsidRPr="008C7844">
        <w:rPr>
          <w:lang w:val="en-GB"/>
        </w:rPr>
        <w:t>anguage</w:t>
      </w:r>
      <w:bookmarkEnd w:id="61"/>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lastRenderedPageBreak/>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CC100E">
      <w:pPr>
        <w:numPr>
          <w:ilvl w:val="0"/>
          <w:numId w:val="1"/>
        </w:numPr>
        <w:spacing w:after="120"/>
        <w:ind w:left="731" w:right="34" w:hanging="357"/>
        <w:rPr>
          <w:lang w:val="en-GB"/>
        </w:rPr>
      </w:pPr>
      <w:r w:rsidRPr="008C7844">
        <w:rPr>
          <w:lang w:val="en-GB"/>
        </w:rPr>
        <w:t xml:space="preserve">“May” means “allowed to” or “could possibly” and is not mandatory. </w:t>
      </w:r>
    </w:p>
    <w:p w14:paraId="2C2B7D3F" w14:textId="2E26312E" w:rsidR="009D512D" w:rsidRPr="008C7844" w:rsidRDefault="00AC251D" w:rsidP="00CC100E">
      <w:pPr>
        <w:pStyle w:val="Heading3"/>
        <w:spacing w:before="120" w:after="120"/>
        <w:rPr>
          <w:lang w:val="en-GB"/>
        </w:rPr>
      </w:pPr>
      <w:bookmarkStart w:id="62" w:name="_Toc105509180"/>
      <w:r w:rsidRPr="008C7844">
        <w:rPr>
          <w:lang w:val="en-GB"/>
        </w:rPr>
        <w:t xml:space="preserve">Terms and </w:t>
      </w:r>
      <w:r w:rsidR="000A4B4F">
        <w:rPr>
          <w:lang w:val="en-GB"/>
        </w:rPr>
        <w:t>d</w:t>
      </w:r>
      <w:r w:rsidRPr="008C7844">
        <w:rPr>
          <w:lang w:val="en-GB"/>
        </w:rPr>
        <w:t>efinitions</w:t>
      </w:r>
      <w:bookmarkEnd w:id="62"/>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CC100E">
      <w:pPr>
        <w:spacing w:after="60"/>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CC100E">
      <w:pPr>
        <w:spacing w:after="120"/>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73100A15" w:rsidR="009D512D" w:rsidRDefault="00AE4A2A" w:rsidP="00CC100E">
      <w:pPr>
        <w:spacing w:after="60"/>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695424">
        <w:rPr>
          <w:lang w:val="en-GB"/>
        </w:rPr>
        <w:t xml:space="preserve"> </w:t>
      </w:r>
    </w:p>
    <w:p w14:paraId="34DD93F8" w14:textId="7DB5D519" w:rsidR="00723496" w:rsidRPr="008C7844" w:rsidRDefault="00723496" w:rsidP="00CC100E">
      <w:pPr>
        <w:spacing w:after="120"/>
        <w:rPr>
          <w:lang w:val="en-GB"/>
        </w:rPr>
      </w:pPr>
      <w:r w:rsidRPr="005926D4">
        <w:rPr>
          <w:lang w:val="nl-BE"/>
        </w:rPr>
        <w:t>NOTE</w:t>
      </w:r>
      <w:r>
        <w:rPr>
          <w:lang w:val="nl-BE"/>
        </w:rPr>
        <w:t>:</w:t>
      </w:r>
      <w:r w:rsidRPr="005926D4">
        <w:rPr>
          <w:lang w:val="nl-BE"/>
        </w:rPr>
        <w:t xml:space="preserve"> The numbers must be qualified by units</w:t>
      </w:r>
      <w:ins w:id="63" w:author="Daniel Rohde" w:date="2022-12-20T00:06:00Z">
        <w:r w:rsidR="008248C3">
          <w:rPr>
            <w:lang w:val="nl-BE"/>
          </w:rPr>
          <w:t xml:space="preserve"> and CRS</w:t>
        </w:r>
      </w:ins>
      <w:r w:rsidRPr="005926D4">
        <w:rPr>
          <w:lang w:val="nl-BE"/>
        </w:rPr>
        <w:t>.</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CC100E">
      <w:pPr>
        <w:spacing w:after="120"/>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CC100E">
      <w:pPr>
        <w:spacing w:after="60"/>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CC100E">
      <w:pPr>
        <w:spacing w:after="60"/>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CC100E">
      <w:pPr>
        <w:spacing w:after="120"/>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CC100E">
      <w:pPr>
        <w:spacing w:after="120"/>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CC100E">
      <w:pPr>
        <w:spacing w:after="120"/>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CC100E">
      <w:pPr>
        <w:spacing w:after="60"/>
        <w:ind w:right="34"/>
        <w:rPr>
          <w:lang w:val="en-GB"/>
        </w:rPr>
      </w:pPr>
      <w:r w:rsidRPr="008C7844">
        <w:rPr>
          <w:lang w:val="en-GB"/>
        </w:rPr>
        <w:t>Well-defined set.</w:t>
      </w:r>
    </w:p>
    <w:p w14:paraId="3FB2F6B1" w14:textId="090FBBA5" w:rsidR="009D512D" w:rsidRPr="008C7844" w:rsidRDefault="00AC251D" w:rsidP="00CC100E">
      <w:pPr>
        <w:spacing w:after="120"/>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w:t>
      </w:r>
      <w:ins w:id="64" w:author="Daniel Rohde" w:date="2022-12-20T00:06:00Z">
        <w:r w:rsidR="008248C3">
          <w:rPr>
            <w:lang w:val="en-GB"/>
          </w:rPr>
          <w:t>,</w:t>
        </w:r>
      </w:ins>
      <w:r w:rsidR="001E7EC4" w:rsidRPr="008C7844">
        <w:rPr>
          <w:lang w:val="en-GB"/>
        </w:rPr>
        <w:t xml:space="preserve">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23BA232C" w:rsidR="005D4EC1" w:rsidRDefault="001E7EC4" w:rsidP="00CC100E">
      <w:pPr>
        <w:spacing w:after="120"/>
        <w:ind w:right="34"/>
        <w:rPr>
          <w:color w:val="auto"/>
          <w:lang w:val="en-GB"/>
        </w:rPr>
      </w:pPr>
      <w:r w:rsidRPr="008C7844">
        <w:rPr>
          <w:color w:val="auto"/>
          <w:lang w:val="en-GB"/>
        </w:rPr>
        <w:t>The vertical distance from a given water level to the bottom.</w:t>
      </w:r>
      <w:r w:rsidR="008F1CDA">
        <w:rPr>
          <w:color w:val="auto"/>
          <w:lang w:val="en-GB"/>
        </w:rPr>
        <w:t xml:space="preserve"> </w:t>
      </w:r>
      <w:ins w:id="65" w:author="Daniel Rohde" w:date="2022-12-20T00:06:00Z">
        <w:r w:rsidR="008F1CDA">
          <w:rPr>
            <w:color w:val="auto"/>
            <w:lang w:val="en-GB"/>
          </w:rPr>
          <w:t>In this standard, depth refers to the S-32 definition of “Depth Charted”.</w:t>
        </w:r>
        <w:r w:rsidR="00AC251D" w:rsidRPr="008C7844">
          <w:rPr>
            <w:color w:val="auto"/>
            <w:lang w:val="en-GB"/>
          </w:rPr>
          <w:t xml:space="preserve"> </w:t>
        </w:r>
      </w:ins>
    </w:p>
    <w:p w14:paraId="1241306B" w14:textId="09CA1EAE" w:rsidR="008248C3" w:rsidRPr="008C7844" w:rsidRDefault="008248C3" w:rsidP="00CC100E">
      <w:pPr>
        <w:spacing w:after="120"/>
        <w:ind w:right="34"/>
        <w:rPr>
          <w:ins w:id="66" w:author="Daniel Rohde" w:date="2022-12-20T00:06:00Z"/>
          <w:color w:val="auto"/>
          <w:lang w:val="en-GB"/>
        </w:rPr>
      </w:pPr>
      <w:ins w:id="67" w:author="Daniel Rohde" w:date="2022-12-20T00:06:00Z">
        <w:r>
          <w:rPr>
            <w:color w:val="auto"/>
            <w:lang w:val="en-GB"/>
          </w:rPr>
          <w:t>NOTE: The numbers must be qualified by units and datum.</w:t>
        </w:r>
      </w:ins>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5B895F7D" w:rsidR="005D4EC1" w:rsidRPr="008C7844" w:rsidRDefault="00101DFF" w:rsidP="00CC100E">
      <w:pPr>
        <w:spacing w:after="60"/>
        <w:ind w:right="34"/>
        <w:rPr>
          <w:lang w:val="en-GB"/>
        </w:rPr>
      </w:pPr>
      <w:r w:rsidRPr="008C7844">
        <w:rPr>
          <w:lang w:val="en-GB"/>
        </w:rPr>
        <w:t>A</w:t>
      </w:r>
      <w:r w:rsidR="00AC251D" w:rsidRPr="008C7844">
        <w:rPr>
          <w:lang w:val="en-GB"/>
        </w:rPr>
        <w:t>bstraction of real</w:t>
      </w:r>
      <w:del w:id="68" w:author="Daniel Rohde" w:date="2022-12-20T00:06:00Z">
        <w:r w:rsidR="00AC251D" w:rsidRPr="008C7844">
          <w:rPr>
            <w:lang w:val="en-GB"/>
          </w:rPr>
          <w:delText xml:space="preserve"> </w:delText>
        </w:r>
      </w:del>
      <w:ins w:id="69" w:author="Daniel Rohde" w:date="2022-12-20T00:06:00Z">
        <w:r w:rsidR="008248C3">
          <w:rPr>
            <w:lang w:val="en-GB"/>
          </w:rPr>
          <w:t>-</w:t>
        </w:r>
      </w:ins>
      <w:r w:rsidR="00AC251D" w:rsidRPr="008C7844">
        <w:rPr>
          <w:lang w:val="en-GB"/>
        </w:rPr>
        <w:t>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CC100E">
      <w:pPr>
        <w:spacing w:after="120"/>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CC100E">
      <w:pPr>
        <w:spacing w:after="60"/>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4B47A3F3" w:rsidR="009D512D" w:rsidRPr="008C7844" w:rsidRDefault="00AC251D" w:rsidP="00CC100E">
      <w:pPr>
        <w:spacing w:after="120"/>
        <w:ind w:right="34"/>
        <w:rPr>
          <w:lang w:val="en-GB"/>
        </w:rPr>
      </w:pPr>
      <w:r w:rsidRPr="008C7844">
        <w:rPr>
          <w:lang w:val="en-GB"/>
        </w:rPr>
        <w:t>NOTE: A feature attribute type has a name, a data type</w:t>
      </w:r>
      <w:ins w:id="70" w:author="Daniel Rohde" w:date="2022-12-20T00:06:00Z">
        <w:r w:rsidR="008248C3">
          <w:rPr>
            <w:lang w:val="en-GB"/>
          </w:rPr>
          <w:t>,</w:t>
        </w:r>
      </w:ins>
      <w:r w:rsidRPr="008C7844">
        <w:rPr>
          <w:lang w:val="en-GB"/>
        </w:rPr>
        <w:t xml:space="preserv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01D0A7B1" w14:textId="77777777" w:rsidR="00FE532B" w:rsidRPr="008C7844" w:rsidRDefault="00101DFF" w:rsidP="00835D56">
      <w:pPr>
        <w:spacing w:after="60"/>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835D56">
      <w:pPr>
        <w:spacing w:after="120"/>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69165CB0" w:rsidR="00FE532B" w:rsidRPr="008C7844" w:rsidRDefault="00101DFF" w:rsidP="00835D56">
      <w:pPr>
        <w:spacing w:after="60"/>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ins w:id="71" w:author="Daniel Rohde" w:date="2022-12-20T00:06:00Z">
        <w:r w:rsidR="008248C3" w:rsidRPr="00A14048">
          <w:rPr>
            <w:lang w:val="en-GB"/>
          </w:rPr>
          <w:t>.</w:t>
        </w:r>
      </w:ins>
      <w:r w:rsidR="00AC251D" w:rsidRPr="008C7844">
        <w:rPr>
          <w:lang w:val="en-GB"/>
        </w:rPr>
        <w:t xml:space="preserve"> </w:t>
      </w:r>
    </w:p>
    <w:p w14:paraId="44291BAC" w14:textId="77777777" w:rsidR="009D512D" w:rsidRPr="008C7844" w:rsidRDefault="00AC251D" w:rsidP="00835D56">
      <w:pPr>
        <w:spacing w:after="120"/>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37F69F3A" w14:textId="77777777" w:rsidR="00FE532B" w:rsidRPr="008C7844" w:rsidRDefault="00C60819" w:rsidP="00835D56">
      <w:pPr>
        <w:spacing w:after="60"/>
        <w:ind w:right="34"/>
        <w:rPr>
          <w:lang w:val="en-GB"/>
        </w:rPr>
      </w:pPr>
      <w:r w:rsidRPr="008C7844">
        <w:rPr>
          <w:lang w:val="en-GB"/>
        </w:rPr>
        <w:lastRenderedPageBreak/>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835D56">
      <w:pPr>
        <w:spacing w:after="120"/>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835D56">
      <w:pPr>
        <w:spacing w:after="120"/>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40211F4B" w:rsidR="009D512D" w:rsidRPr="008C7844" w:rsidRDefault="00AC251D" w:rsidP="00C60819">
      <w:pPr>
        <w:spacing w:after="0"/>
        <w:ind w:right="34"/>
        <w:rPr>
          <w:b/>
          <w:lang w:val="en-GB"/>
        </w:rPr>
      </w:pPr>
      <w:del w:id="72" w:author="Daniel Rohde" w:date="2022-12-20T00:06:00Z">
        <w:r w:rsidRPr="008C7844">
          <w:rPr>
            <w:b/>
            <w:lang w:val="en-GB"/>
          </w:rPr>
          <w:delText>LIDAR</w:delText>
        </w:r>
      </w:del>
      <w:ins w:id="73" w:author="Daniel Rohde" w:date="2022-12-20T00:06:00Z">
        <w:r w:rsidRPr="008C7844">
          <w:rPr>
            <w:b/>
            <w:lang w:val="en-GB"/>
          </w:rPr>
          <w:t>L</w:t>
        </w:r>
        <w:r w:rsidR="008248C3">
          <w:rPr>
            <w:b/>
            <w:lang w:val="en-GB"/>
          </w:rPr>
          <w:t>idar</w:t>
        </w:r>
      </w:ins>
      <w:r w:rsidRPr="008C7844">
        <w:rPr>
          <w:b/>
          <w:lang w:val="en-GB"/>
        </w:rPr>
        <w:t xml:space="preserve"> </w:t>
      </w:r>
    </w:p>
    <w:p w14:paraId="3BD98884" w14:textId="77777777" w:rsidR="00483095" w:rsidRPr="008C7844" w:rsidRDefault="00C60819" w:rsidP="00835D56">
      <w:pPr>
        <w:spacing w:after="60"/>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51BA54C4" w:rsidR="009D512D" w:rsidRPr="008C7844" w:rsidRDefault="00AC251D" w:rsidP="00835D56">
      <w:pPr>
        <w:spacing w:after="120"/>
        <w:ind w:right="34"/>
        <w:rPr>
          <w:lang w:val="en-GB"/>
        </w:rPr>
      </w:pPr>
      <w:r w:rsidRPr="008C7844">
        <w:rPr>
          <w:lang w:val="en-GB"/>
        </w:rPr>
        <w:t xml:space="preserve">NOTE: </w:t>
      </w:r>
      <w:del w:id="74" w:author="Daniel Rohde" w:date="2022-12-20T00:06:00Z">
        <w:r w:rsidRPr="008C7844">
          <w:rPr>
            <w:lang w:val="en-GB"/>
          </w:rPr>
          <w:delText>LIDAR</w:delText>
        </w:r>
      </w:del>
      <w:ins w:id="75" w:author="Daniel Rohde" w:date="2022-12-20T00:06:00Z">
        <w:r w:rsidR="008248C3" w:rsidRPr="008C7844">
          <w:rPr>
            <w:lang w:val="en-GB"/>
          </w:rPr>
          <w:t>L</w:t>
        </w:r>
        <w:r w:rsidR="008248C3">
          <w:rPr>
            <w:lang w:val="en-GB"/>
          </w:rPr>
          <w:t>idar</w:t>
        </w:r>
      </w:ins>
      <w:r w:rsidR="008248C3" w:rsidRPr="008C7844">
        <w:rPr>
          <w:lang w:val="en-GB"/>
        </w:rPr>
        <w:t xml:space="preserve"> </w:t>
      </w:r>
      <w:r w:rsidRPr="008C7844">
        <w:rPr>
          <w:lang w:val="en-GB"/>
        </w:rPr>
        <w:t xml:space="preserve">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57EF5839" w:rsidR="009D512D" w:rsidRPr="008C7844" w:rsidRDefault="00C60819" w:rsidP="00835D56">
      <w:pPr>
        <w:spacing w:after="120"/>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w:t>
      </w:r>
      <w:ins w:id="76" w:author="Daniel Rohde" w:date="2022-12-20T00:06:00Z">
        <w:r w:rsidR="008248C3">
          <w:rPr>
            <w:lang w:val="en-GB"/>
          </w:rPr>
          <w:t>,</w:t>
        </w:r>
      </w:ins>
      <w:r w:rsidR="00AC251D" w:rsidRPr="008C7844">
        <w:rPr>
          <w:lang w:val="en-GB"/>
        </w:rPr>
        <w:t xml:space="preserve"> and used for </w:t>
      </w:r>
      <w:proofErr w:type="gramStart"/>
      <w:r w:rsidR="00AC251D" w:rsidRPr="008C7844">
        <w:rPr>
          <w:lang w:val="en-GB"/>
        </w:rPr>
        <w:t>a number of</w:t>
      </w:r>
      <w:proofErr w:type="gramEnd"/>
      <w:r w:rsidR="00AC251D" w:rsidRPr="008C7844">
        <w:rPr>
          <w:lang w:val="en-GB"/>
        </w:rPr>
        <w:t xml:space="preserve"> tasks, certified for safety of navigation</w:t>
      </w:r>
      <w:ins w:id="77" w:author="Daniel Rohde" w:date="2022-12-20T00:06:00Z">
        <w:r w:rsidR="008248C3">
          <w:rPr>
            <w:lang w:val="en-GB"/>
          </w:rPr>
          <w:t>.</w:t>
        </w:r>
      </w:ins>
      <w:r w:rsidR="00AC251D" w:rsidRPr="008C7844">
        <w:rPr>
          <w:lang w:val="en-GB"/>
        </w:rPr>
        <w:t xml:space="preserve">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835D56">
      <w:pPr>
        <w:spacing w:after="120"/>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835D56">
      <w:pPr>
        <w:spacing w:after="60"/>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835D56">
      <w:pPr>
        <w:spacing w:after="120"/>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835D56">
      <w:pPr>
        <w:spacing w:after="60"/>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835D56">
      <w:pPr>
        <w:spacing w:after="120"/>
        <w:ind w:right="34"/>
        <w:rPr>
          <w:lang w:val="en-GB"/>
        </w:rPr>
      </w:pPr>
      <w:r w:rsidRPr="008C7844">
        <w:rPr>
          <w:lang w:val="en-GB"/>
        </w:rPr>
        <w:t xml:space="preserve">NOTE: If the coordinate reference system is related to the earth by a datum, the grid is a </w:t>
      </w:r>
      <w:proofErr w:type="spellStart"/>
      <w:r w:rsidRPr="008C7844">
        <w:rPr>
          <w:lang w:val="en-GB"/>
        </w:rPr>
        <w:t>georectified</w:t>
      </w:r>
      <w:proofErr w:type="spellEnd"/>
      <w:r w:rsidRPr="008C7844">
        <w:rPr>
          <w:lang w:val="en-GB"/>
        </w:rPr>
        <w:t xml:space="preserve"> grid. </w:t>
      </w:r>
    </w:p>
    <w:p w14:paraId="4A0A8172" w14:textId="77777777"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14C630" w14:textId="77777777" w:rsidR="00AE3E69" w:rsidRPr="008C7844" w:rsidRDefault="00500980" w:rsidP="00835D56">
      <w:pPr>
        <w:spacing w:after="120"/>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7452B8D8" w:rsidR="009D512D" w:rsidRPr="008C7844" w:rsidRDefault="00AC251D" w:rsidP="00723496">
      <w:pPr>
        <w:keepNext/>
        <w:keepLines/>
        <w:spacing w:after="0"/>
        <w:ind w:right="34"/>
        <w:rPr>
          <w:lang w:val="en-GB"/>
        </w:rPr>
      </w:pPr>
      <w:del w:id="78" w:author="Daniel Rohde" w:date="2022-12-20T00:06:00Z">
        <w:r w:rsidRPr="008C7844">
          <w:rPr>
            <w:b/>
            <w:lang w:val="en-GB"/>
          </w:rPr>
          <w:delText>SONAR</w:delText>
        </w:r>
      </w:del>
      <w:ins w:id="79" w:author="Daniel Rohde" w:date="2022-12-20T00:06:00Z">
        <w:r w:rsidRPr="008C7844">
          <w:rPr>
            <w:b/>
            <w:lang w:val="en-GB"/>
          </w:rPr>
          <w:t>S</w:t>
        </w:r>
        <w:r w:rsidR="008248C3">
          <w:rPr>
            <w:b/>
            <w:lang w:val="en-GB"/>
          </w:rPr>
          <w:t>onar</w:t>
        </w:r>
      </w:ins>
      <w:r w:rsidRPr="008C7844">
        <w:rPr>
          <w:b/>
          <w:lang w:val="en-GB"/>
        </w:rPr>
        <w:t xml:space="preserve"> </w:t>
      </w:r>
    </w:p>
    <w:p w14:paraId="162C67C5" w14:textId="77777777" w:rsidR="009D512D" w:rsidRPr="008C7844" w:rsidRDefault="00500980" w:rsidP="00835D56">
      <w:pPr>
        <w:spacing w:after="120"/>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835D56">
      <w:pPr>
        <w:spacing w:after="60"/>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835D56">
      <w:pPr>
        <w:spacing w:after="120"/>
        <w:ind w:right="34"/>
        <w:rPr>
          <w:lang w:val="en-GB"/>
        </w:rPr>
      </w:pPr>
      <w:r w:rsidRPr="008C7844">
        <w:rPr>
          <w:lang w:val="en-GB"/>
        </w:rPr>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835D56">
      <w:pPr>
        <w:spacing w:after="60"/>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964B12" w:rsidRDefault="00723496" w:rsidP="00835D56">
      <w:pPr>
        <w:spacing w:after="120"/>
        <w:ind w:right="34"/>
        <w:rPr>
          <w:szCs w:val="20"/>
          <w:lang w:val="en-GB"/>
        </w:rPr>
      </w:pPr>
      <w:r w:rsidRPr="008248C3">
        <w:rPr>
          <w:rFonts w:eastAsia="Malgun Gothic"/>
          <w:color w:val="auto"/>
          <w:szCs w:val="20"/>
          <w:lang w:val="nl-BE"/>
        </w:rPr>
        <w:t xml:space="preserve">NOTE: </w:t>
      </w:r>
      <w:r w:rsidRPr="00A14048">
        <w:rPr>
          <w:color w:val="auto"/>
          <w:lang w:val="nl-BE"/>
          <w:rPrChange w:id="80" w:author="Daniel Rohde" w:date="2022-12-20T00:06:00Z">
            <w:rPr>
              <w:color w:val="auto"/>
              <w:sz w:val="18"/>
              <w:lang w:val="nl-BE"/>
            </w:rPr>
          </w:rPrChange>
        </w:rPr>
        <w:t>The boundary of a surface is the set of oriented, closed curves that delineate the limits of the surface.</w:t>
      </w:r>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835D56">
      <w:pPr>
        <w:spacing w:after="60"/>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2FA0FC0D" w:rsidR="009D512D" w:rsidRDefault="00AC251D" w:rsidP="00835D56">
      <w:pPr>
        <w:spacing w:after="120"/>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ins w:id="81" w:author="Daniel Rohde" w:date="2022-12-20T00:06:00Z">
        <w:r w:rsidR="008248C3">
          <w:rPr>
            <w:lang w:val="en-GB"/>
          </w:rPr>
          <w:t>The numbers must be qualified by units.</w:t>
        </w:r>
      </w:ins>
    </w:p>
    <w:p w14:paraId="4DF241DC" w14:textId="4E4BD92A" w:rsidR="008248C3" w:rsidRPr="008C7844" w:rsidRDefault="008248C3" w:rsidP="00835D56">
      <w:pPr>
        <w:spacing w:after="120"/>
        <w:ind w:right="34"/>
        <w:rPr>
          <w:ins w:id="82" w:author="Daniel Rohde" w:date="2022-12-20T00:06:00Z"/>
          <w:lang w:val="en-GB"/>
        </w:rPr>
      </w:pPr>
      <w:commentRangeStart w:id="83"/>
      <w:ins w:id="84" w:author="Daniel Rohde" w:date="2022-12-20T00:06:00Z">
        <w:r>
          <w:rPr>
            <w:lang w:val="en-GB"/>
          </w:rPr>
          <w:t>In this document and S-102 uncertainty is always considered to be 1-dimensional and at the 2-sigma or 95% confidence level.</w:t>
        </w:r>
        <w:commentRangeEnd w:id="83"/>
        <w:r w:rsidR="001C50B7">
          <w:rPr>
            <w:rStyle w:val="CommentReference"/>
          </w:rPr>
          <w:commentReference w:id="83"/>
        </w:r>
      </w:ins>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835D56">
      <w:pPr>
        <w:spacing w:after="60"/>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6B1AD618" w:rsidR="009D512D" w:rsidRPr="008C7844" w:rsidRDefault="00AC251D" w:rsidP="00835D56">
      <w:pPr>
        <w:spacing w:after="120"/>
        <w:ind w:right="34"/>
        <w:rPr>
          <w:lang w:val="en-GB"/>
        </w:rPr>
      </w:pPr>
      <w:r w:rsidRPr="008C7844">
        <w:rPr>
          <w:lang w:val="en-GB"/>
        </w:rPr>
        <w:t>NOTE: A directed line segment represents a vector if the length and direction of the line segment are equal to the magnitude and direction of the vector.</w:t>
      </w:r>
      <w:r w:rsidR="00695424">
        <w:rPr>
          <w:lang w:val="en-GB"/>
        </w:rPr>
        <w:t xml:space="preserve"> </w:t>
      </w:r>
      <w:r w:rsidRPr="008C7844">
        <w:rPr>
          <w:lang w:val="en-GB"/>
        </w:rPr>
        <w:t xml:space="preserve">The term vector data refers to data that represents the spatial configuration of features as a set of directed line segments. </w:t>
      </w:r>
    </w:p>
    <w:p w14:paraId="6182A52D" w14:textId="77777777" w:rsidR="009D512D" w:rsidRPr="008C7844" w:rsidRDefault="00AC251D" w:rsidP="00835D56">
      <w:pPr>
        <w:pStyle w:val="Heading3"/>
        <w:spacing w:before="120" w:after="120"/>
        <w:rPr>
          <w:lang w:val="en-GB"/>
        </w:rPr>
      </w:pPr>
      <w:bookmarkStart w:id="85" w:name="_Toc25138408"/>
      <w:bookmarkStart w:id="86" w:name="_Toc105509181"/>
      <w:bookmarkEnd w:id="85"/>
      <w:r w:rsidRPr="008C7844">
        <w:rPr>
          <w:lang w:val="en-GB"/>
        </w:rPr>
        <w:t>Abbreviations</w:t>
      </w:r>
      <w:bookmarkEnd w:id="86"/>
      <w:r w:rsidRPr="008C7844">
        <w:rPr>
          <w:lang w:val="en-GB"/>
        </w:rPr>
        <w:t xml:space="preserve"> </w:t>
      </w:r>
    </w:p>
    <w:p w14:paraId="6C07A00A" w14:textId="34445699" w:rsidR="00235945" w:rsidRDefault="00AC251D" w:rsidP="00835D56">
      <w:pPr>
        <w:spacing w:after="120"/>
        <w:rPr>
          <w:lang w:val="en-GB"/>
        </w:rPr>
      </w:pPr>
      <w:r w:rsidRPr="008C7844">
        <w:rPr>
          <w:lang w:val="en-GB"/>
        </w:rPr>
        <w:t xml:space="preserve">This </w:t>
      </w:r>
      <w:r w:rsidR="00835D56">
        <w:rPr>
          <w:lang w:val="en-GB"/>
        </w:rPr>
        <w:t>P</w:t>
      </w:r>
      <w:r w:rsidRPr="008C7844">
        <w:rPr>
          <w:lang w:val="en-GB"/>
        </w:rPr>
        <w:t xml:space="preserve">roduct </w:t>
      </w:r>
      <w:r w:rsidR="00835D56">
        <w:rPr>
          <w:lang w:val="en-GB"/>
        </w:rPr>
        <w:t>S</w:t>
      </w:r>
      <w:r w:rsidRPr="008C7844">
        <w:rPr>
          <w:lang w:val="en-GB"/>
        </w:rPr>
        <w:t>pecification adopts the following convention for presentation purposes:</w:t>
      </w:r>
    </w:p>
    <w:p w14:paraId="7B9380A9" w14:textId="77777777" w:rsidR="0012245D" w:rsidRDefault="0012245D" w:rsidP="00835D56">
      <w:pPr>
        <w:tabs>
          <w:tab w:val="left" w:pos="1134"/>
        </w:tabs>
        <w:spacing w:after="120"/>
      </w:pPr>
      <w:r>
        <w:rPr>
          <w:lang w:val="en-GB"/>
        </w:rPr>
        <w:lastRenderedPageBreak/>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835D56">
      <w:pPr>
        <w:tabs>
          <w:tab w:val="left" w:pos="1134"/>
        </w:tabs>
        <w:spacing w:after="120"/>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835D56">
      <w:pPr>
        <w:tabs>
          <w:tab w:val="left" w:pos="1134"/>
        </w:tabs>
        <w:spacing w:after="120"/>
      </w:pPr>
      <w:r>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835D56">
      <w:pPr>
        <w:tabs>
          <w:tab w:val="left" w:pos="1134"/>
        </w:tabs>
        <w:spacing w:after="120"/>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835D56">
      <w:pPr>
        <w:tabs>
          <w:tab w:val="left" w:pos="1134"/>
        </w:tabs>
        <w:spacing w:after="120"/>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835D56">
      <w:pPr>
        <w:tabs>
          <w:tab w:val="left" w:pos="1134"/>
        </w:tabs>
        <w:spacing w:after="120"/>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835D56">
      <w:pPr>
        <w:tabs>
          <w:tab w:val="left" w:pos="1134"/>
        </w:tabs>
        <w:spacing w:after="120"/>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360475CD" w:rsidR="0012245D" w:rsidRDefault="0012245D" w:rsidP="00835D56">
      <w:pPr>
        <w:tabs>
          <w:tab w:val="left" w:pos="1134"/>
        </w:tabs>
        <w:spacing w:after="120"/>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4280992" w14:textId="7F7855CB" w:rsidR="001C50B7" w:rsidRDefault="001C50B7" w:rsidP="00835D56">
      <w:pPr>
        <w:tabs>
          <w:tab w:val="left" w:pos="1134"/>
        </w:tabs>
        <w:spacing w:after="120"/>
        <w:rPr>
          <w:ins w:id="87" w:author="Daniel Rohde" w:date="2022-12-20T00:06:00Z"/>
        </w:rPr>
      </w:pPr>
      <w:ins w:id="88" w:author="Daniel Rohde" w:date="2022-12-20T00:06:00Z">
        <w:r>
          <w:t>IEC</w:t>
        </w:r>
        <w:r>
          <w:tab/>
          <w:t>International Electrotechnical Commission</w:t>
        </w:r>
      </w:ins>
    </w:p>
    <w:p w14:paraId="62A02B64" w14:textId="77777777" w:rsidR="0012245D" w:rsidRDefault="0012245D" w:rsidP="00835D56">
      <w:pPr>
        <w:tabs>
          <w:tab w:val="left" w:pos="1134"/>
        </w:tabs>
        <w:spacing w:after="120"/>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835D56">
      <w:pPr>
        <w:tabs>
          <w:tab w:val="left" w:pos="1134"/>
        </w:tabs>
        <w:spacing w:after="120"/>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248A27EA" w14:textId="77777777" w:rsidR="0012245D" w:rsidRDefault="0012245D" w:rsidP="00835D56">
      <w:pPr>
        <w:tabs>
          <w:tab w:val="left" w:pos="1134"/>
        </w:tabs>
        <w:spacing w:after="120"/>
        <w:rPr>
          <w:del w:id="89" w:author="Daniel Rohde" w:date="2022-12-20T00:06:00Z"/>
        </w:rPr>
      </w:pPr>
      <w:del w:id="90" w:author="Daniel Rohde" w:date="2022-12-20T00:06:00Z">
        <w:r>
          <w:rPr>
            <w:lang w:val="en-GB"/>
          </w:rPr>
          <w:delText>LIDAR</w:delText>
        </w:r>
        <w:r>
          <w:rPr>
            <w:lang w:val="en-GB"/>
          </w:rPr>
          <w:tab/>
        </w:r>
        <w:r w:rsidRPr="00475890">
          <w:delText>Light Det</w:delText>
        </w:r>
        <w:r w:rsidRPr="00475890">
          <w:rPr>
            <w:spacing w:val="-1"/>
          </w:rPr>
          <w:delText>e</w:delText>
        </w:r>
        <w:r w:rsidRPr="00475890">
          <w:delText>cti</w:delText>
        </w:r>
        <w:r w:rsidRPr="00475890">
          <w:rPr>
            <w:spacing w:val="-1"/>
          </w:rPr>
          <w:delText>o</w:delText>
        </w:r>
        <w:r w:rsidRPr="00475890">
          <w:delText xml:space="preserve">n </w:delText>
        </w:r>
        <w:r w:rsidRPr="00475890">
          <w:rPr>
            <w:spacing w:val="-1"/>
          </w:rPr>
          <w:delText>and</w:delText>
        </w:r>
        <w:r w:rsidRPr="00475890">
          <w:delText xml:space="preserve"> Rangi</w:delText>
        </w:r>
        <w:r w:rsidRPr="00475890">
          <w:rPr>
            <w:spacing w:val="-1"/>
          </w:rPr>
          <w:delText>n</w:delText>
        </w:r>
        <w:r w:rsidRPr="00475890">
          <w:delText>g</w:delText>
        </w:r>
      </w:del>
    </w:p>
    <w:p w14:paraId="382104B7" w14:textId="77777777" w:rsidR="0012245D" w:rsidRDefault="0012245D" w:rsidP="00835D56">
      <w:pPr>
        <w:tabs>
          <w:tab w:val="left" w:pos="1134"/>
        </w:tabs>
        <w:spacing w:after="120"/>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835D56">
      <w:pPr>
        <w:tabs>
          <w:tab w:val="left" w:pos="1134"/>
        </w:tabs>
        <w:spacing w:after="120"/>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835D56">
      <w:pPr>
        <w:tabs>
          <w:tab w:val="left" w:pos="1134"/>
        </w:tabs>
        <w:spacing w:after="120"/>
      </w:pPr>
      <w:r>
        <w:t>PK</w:t>
      </w:r>
      <w:r>
        <w:tab/>
      </w:r>
      <w:r w:rsidRPr="00475890">
        <w:t xml:space="preserve">Public </w:t>
      </w:r>
      <w:r w:rsidRPr="00475890">
        <w:rPr>
          <w:spacing w:val="-1"/>
        </w:rPr>
        <w:t>K</w:t>
      </w:r>
      <w:r w:rsidRPr="00475890">
        <w:t>ey</w:t>
      </w:r>
    </w:p>
    <w:p w14:paraId="46FCC685" w14:textId="77777777" w:rsidR="00104009" w:rsidRDefault="00104009" w:rsidP="00835D56">
      <w:pPr>
        <w:tabs>
          <w:tab w:val="left" w:pos="1134"/>
        </w:tabs>
        <w:spacing w:after="120"/>
      </w:pPr>
      <w:r>
        <w:t>SA</w:t>
      </w:r>
      <w:r>
        <w:tab/>
      </w:r>
      <w:r w:rsidRPr="00475890">
        <w:t>Signatu</w:t>
      </w:r>
      <w:r w:rsidRPr="00475890">
        <w:rPr>
          <w:spacing w:val="-1"/>
        </w:rPr>
        <w:t>r</w:t>
      </w:r>
      <w:r w:rsidRPr="00475890">
        <w:t xml:space="preserve">e </w:t>
      </w:r>
      <w:r w:rsidRPr="00475890">
        <w:rPr>
          <w:spacing w:val="-1"/>
        </w:rPr>
        <w:t>A</w:t>
      </w:r>
      <w:r w:rsidRPr="00475890">
        <w:t>uthority</w:t>
      </w:r>
    </w:p>
    <w:p w14:paraId="668AC2A2" w14:textId="6DB02B92" w:rsidR="00104009" w:rsidRDefault="00104009" w:rsidP="00835D56">
      <w:pPr>
        <w:tabs>
          <w:tab w:val="left" w:pos="1134"/>
        </w:tabs>
        <w:spacing w:after="120"/>
      </w:pPr>
      <w:r>
        <w:t>SK</w:t>
      </w:r>
      <w:r>
        <w:tab/>
      </w:r>
      <w:r w:rsidRPr="00475890">
        <w:t>Secret</w:t>
      </w:r>
      <w:r w:rsidRPr="00475890">
        <w:rPr>
          <w:spacing w:val="-1"/>
        </w:rPr>
        <w:t xml:space="preserve"> K</w:t>
      </w:r>
      <w:r w:rsidRPr="00475890">
        <w:t>ey</w:t>
      </w:r>
    </w:p>
    <w:p w14:paraId="6329EFC8" w14:textId="77777777" w:rsidR="00104009" w:rsidRDefault="00104009" w:rsidP="00835D56">
      <w:pPr>
        <w:tabs>
          <w:tab w:val="left" w:pos="1134"/>
        </w:tabs>
        <w:spacing w:after="120"/>
        <w:rPr>
          <w:del w:id="91" w:author="Daniel Rohde" w:date="2022-12-20T00:06:00Z"/>
        </w:rPr>
      </w:pPr>
      <w:del w:id="92" w:author="Daniel Rohde" w:date="2022-12-20T00:06:00Z">
        <w:r>
          <w:delText>SONAR</w:delText>
        </w:r>
        <w:r>
          <w:tab/>
        </w:r>
        <w:r w:rsidRPr="00475890">
          <w:delText xml:space="preserve">Sound </w:delText>
        </w:r>
        <w:r w:rsidRPr="00475890">
          <w:rPr>
            <w:spacing w:val="-1"/>
          </w:rPr>
          <w:delText>N</w:delText>
        </w:r>
        <w:r w:rsidRPr="00475890">
          <w:delText>avi</w:delText>
        </w:r>
        <w:r w:rsidRPr="00475890">
          <w:rPr>
            <w:spacing w:val="-2"/>
          </w:rPr>
          <w:delText>g</w:delText>
        </w:r>
        <w:r w:rsidRPr="00475890">
          <w:delText xml:space="preserve">ation </w:delText>
        </w:r>
        <w:r w:rsidRPr="00475890">
          <w:rPr>
            <w:spacing w:val="-1"/>
          </w:rPr>
          <w:delText>and</w:delText>
        </w:r>
        <w:r w:rsidRPr="00475890">
          <w:delText xml:space="preserve"> R</w:delText>
        </w:r>
        <w:r w:rsidRPr="00475890">
          <w:rPr>
            <w:spacing w:val="-1"/>
          </w:rPr>
          <w:delText>a</w:delText>
        </w:r>
        <w:r w:rsidRPr="00475890">
          <w:delText>nging</w:delText>
        </w:r>
      </w:del>
    </w:p>
    <w:p w14:paraId="7459BF8D" w14:textId="77777777" w:rsidR="00104009" w:rsidRDefault="00104009" w:rsidP="00835D56">
      <w:pPr>
        <w:tabs>
          <w:tab w:val="left" w:pos="1134"/>
        </w:tabs>
        <w:spacing w:after="120"/>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6415BFFD" w14:textId="77777777" w:rsidR="00B510EF" w:rsidRPr="008C7844" w:rsidRDefault="00B510EF" w:rsidP="00B510EF">
      <w:pPr>
        <w:spacing w:after="120"/>
        <w:rPr>
          <w:lang w:val="en-GB"/>
        </w:rPr>
      </w:pPr>
    </w:p>
    <w:p w14:paraId="32168A58" w14:textId="438F28B8" w:rsidR="009C6C53" w:rsidRPr="008C7844" w:rsidRDefault="009C6C53" w:rsidP="00B510EF">
      <w:pPr>
        <w:pStyle w:val="Heading2"/>
        <w:spacing w:before="120" w:after="200"/>
        <w:rPr>
          <w:lang w:val="en-GB"/>
        </w:rPr>
      </w:pPr>
      <w:bookmarkStart w:id="93" w:name="_Toc105509182"/>
      <w:bookmarkStart w:id="94" w:name="_Toc476219726"/>
      <w:bookmarkStart w:id="95" w:name="_Toc519855401"/>
      <w:r w:rsidRPr="005D06CE">
        <w:t xml:space="preserve">General S-102 </w:t>
      </w:r>
      <w:r w:rsidR="000A4B4F">
        <w:t>d</w:t>
      </w:r>
      <w:r w:rsidRPr="005D06CE">
        <w:t xml:space="preserve">ata </w:t>
      </w:r>
      <w:r w:rsidR="000A4B4F">
        <w:t>p</w:t>
      </w:r>
      <w:r w:rsidRPr="005D06CE">
        <w:t xml:space="preserve">roduct </w:t>
      </w:r>
      <w:r w:rsidR="000A4B4F">
        <w:t>d</w:t>
      </w:r>
      <w:r w:rsidRPr="005D06CE">
        <w:t>escription</w:t>
      </w:r>
      <w:bookmarkEnd w:id="93"/>
      <w:r w:rsidRPr="008C7844">
        <w:rPr>
          <w:lang w:val="en-GB"/>
        </w:rPr>
        <w:t xml:space="preserve"> </w:t>
      </w:r>
    </w:p>
    <w:bookmarkEnd w:id="94"/>
    <w:bookmarkEnd w:id="95"/>
    <w:p w14:paraId="25C63134" w14:textId="65129FEB" w:rsidR="009D512D" w:rsidRPr="008C7844" w:rsidRDefault="00AC251D" w:rsidP="00B510EF">
      <w:pPr>
        <w:spacing w:after="120"/>
        <w:ind w:left="1701" w:hanging="1701"/>
        <w:rPr>
          <w:lang w:val="en-GB"/>
        </w:rPr>
      </w:pPr>
      <w:r w:rsidRPr="008C7844">
        <w:rPr>
          <w:b/>
          <w:sz w:val="22"/>
          <w:lang w:val="en-GB"/>
        </w:rPr>
        <w:t>Title:</w:t>
      </w:r>
      <w:r w:rsidR="00695424">
        <w:rPr>
          <w:b/>
          <w:sz w:val="22"/>
          <w:lang w:val="en-GB"/>
        </w:rPr>
        <w:t xml:space="preserve"> </w:t>
      </w:r>
      <w:r w:rsidR="007F14E8" w:rsidRPr="008C7844">
        <w:rPr>
          <w:b/>
          <w:sz w:val="22"/>
          <w:lang w:val="en-GB"/>
        </w:rPr>
        <w:tab/>
      </w:r>
      <w:r w:rsidRPr="008C7844">
        <w:rPr>
          <w:lang w:val="en-GB"/>
        </w:rPr>
        <w:t>Bathymetric Surface Product Specification</w:t>
      </w:r>
      <w:r w:rsidR="00695424">
        <w:rPr>
          <w:b/>
          <w:lang w:val="en-GB"/>
        </w:rPr>
        <w:t xml:space="preserve"> </w:t>
      </w:r>
    </w:p>
    <w:p w14:paraId="3F5A6C8F" w14:textId="5E8DD9B0" w:rsidR="00D0050D" w:rsidRDefault="00AC251D" w:rsidP="00B510EF">
      <w:pPr>
        <w:spacing w:after="120"/>
        <w:ind w:left="1699" w:right="16" w:hanging="1695"/>
        <w:rPr>
          <w:szCs w:val="20"/>
          <w:lang w:val="en-GB"/>
        </w:rPr>
      </w:pPr>
      <w:r w:rsidRPr="008C7844">
        <w:rPr>
          <w:b/>
          <w:sz w:val="22"/>
        </w:rPr>
        <w:t>Abstract:</w:t>
      </w:r>
      <w:r w:rsidR="00695424">
        <w:rPr>
          <w:b/>
          <w:sz w:val="22"/>
        </w:rPr>
        <w:t xml:space="preserve">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pecification for a bathymetric surface which may be used alone or as an important element/source for future S-100 conformant ECDIS navigation.</w:t>
      </w:r>
      <w:r w:rsidR="00695424">
        <w:t xml:space="preserve"> </w:t>
      </w:r>
      <w:r w:rsidR="00D0050D" w:rsidRPr="008C7844">
        <w:t xml:space="preserve">The product is </w:t>
      </w:r>
      <w:bookmarkStart w:id="96"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35005690" w14:textId="6118DE1C" w:rsidR="00B510EF" w:rsidRPr="008C7844" w:rsidRDefault="00B510EF" w:rsidP="00B510EF">
      <w:pPr>
        <w:spacing w:after="120"/>
        <w:ind w:left="1701" w:hanging="1701"/>
        <w:rPr>
          <w:lang w:val="en-GB"/>
        </w:rPr>
      </w:pPr>
      <w:r>
        <w:rPr>
          <w:b/>
          <w:sz w:val="22"/>
          <w:lang w:val="en-GB"/>
        </w:rPr>
        <w:t>Acronym</w:t>
      </w:r>
      <w:r w:rsidRPr="008C7844">
        <w:rPr>
          <w:b/>
          <w:sz w:val="22"/>
          <w:lang w:val="en-GB"/>
        </w:rPr>
        <w:t>:</w:t>
      </w:r>
      <w:r>
        <w:rPr>
          <w:b/>
          <w:sz w:val="22"/>
          <w:lang w:val="en-GB"/>
        </w:rPr>
        <w:t xml:space="preserve"> </w:t>
      </w:r>
      <w:r w:rsidRPr="008C7844">
        <w:rPr>
          <w:b/>
          <w:sz w:val="22"/>
          <w:lang w:val="en-GB"/>
        </w:rPr>
        <w:tab/>
      </w:r>
      <w:r>
        <w:rPr>
          <w:lang w:val="en-GB"/>
        </w:rPr>
        <w:t>S-102</w:t>
      </w:r>
      <w:r>
        <w:rPr>
          <w:b/>
          <w:lang w:val="en-GB"/>
        </w:rPr>
        <w:t xml:space="preserve"> </w:t>
      </w:r>
    </w:p>
    <w:p w14:paraId="0B038D88" w14:textId="02E513A7" w:rsidR="009D512D" w:rsidRPr="008C7844" w:rsidRDefault="00AC251D" w:rsidP="00B510EF">
      <w:pPr>
        <w:spacing w:after="120"/>
        <w:ind w:left="1701" w:hanging="1701"/>
        <w:rPr>
          <w:lang w:val="en-GB"/>
        </w:rPr>
      </w:pPr>
      <w:r w:rsidRPr="008C7844">
        <w:rPr>
          <w:b/>
          <w:sz w:val="22"/>
          <w:lang w:val="en-GB"/>
        </w:rPr>
        <w:t>Content:</w:t>
      </w:r>
      <w:r w:rsidR="0069542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w:t>
      </w:r>
      <w:commentRangeStart w:id="97"/>
      <w:r w:rsidRPr="008C7844">
        <w:rPr>
          <w:lang w:val="en-GB"/>
        </w:rPr>
        <w:t>Annex C</w:t>
      </w:r>
      <w:commentRangeEnd w:id="97"/>
      <w:r w:rsidR="00B60694">
        <w:rPr>
          <w:rStyle w:val="CommentReference"/>
        </w:rPr>
        <w:commentReference w:id="97"/>
      </w:r>
      <w:r w:rsidRPr="008C7844">
        <w:rPr>
          <w:lang w:val="en-GB"/>
        </w:rPr>
        <w:t xml:space="preserve">, will provide implementation guidance for developers. </w:t>
      </w:r>
    </w:p>
    <w:p w14:paraId="22595D3F" w14:textId="20EFF505" w:rsidR="009D512D" w:rsidRPr="008C7844" w:rsidRDefault="00AC251D" w:rsidP="00B510EF">
      <w:pPr>
        <w:spacing w:after="60" w:line="259" w:lineRule="auto"/>
        <w:ind w:left="7" w:hanging="10"/>
        <w:jc w:val="left"/>
        <w:rPr>
          <w:lang w:val="en-GB"/>
        </w:rPr>
      </w:pPr>
      <w:r w:rsidRPr="008C7844">
        <w:rPr>
          <w:b/>
          <w:sz w:val="22"/>
          <w:lang w:val="en-GB"/>
        </w:rPr>
        <w:t>Spatial Extent:</w:t>
      </w:r>
      <w:r w:rsidR="00695424">
        <w:rPr>
          <w:b/>
          <w:sz w:val="22"/>
          <w:lang w:val="en-GB"/>
        </w:rPr>
        <w:t xml:space="preserve"> </w:t>
      </w:r>
    </w:p>
    <w:p w14:paraId="595AEE43" w14:textId="77777777" w:rsidR="009D512D" w:rsidRPr="008C7844" w:rsidRDefault="00AC251D" w:rsidP="00B510EF">
      <w:pPr>
        <w:spacing w:after="6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rsidP="00B510EF">
      <w:pPr>
        <w:spacing w:after="60"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rsidP="00B510EF">
      <w:pPr>
        <w:spacing w:after="60"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59F48DA" w14:textId="77777777" w:rsidR="009D512D" w:rsidRPr="008C7844" w:rsidRDefault="00AC251D" w:rsidP="00B510EF">
      <w:pPr>
        <w:spacing w:after="60"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3CF09772" w:rsidR="00786F00" w:rsidRPr="008C7844" w:rsidRDefault="00AC251D" w:rsidP="00B510EF">
      <w:pPr>
        <w:spacing w:after="120"/>
        <w:ind w:left="1714"/>
        <w:rPr>
          <w:b/>
          <w:lang w:val="en-GB"/>
        </w:rPr>
      </w:pPr>
      <w:r w:rsidRPr="008C7844">
        <w:rPr>
          <w:b/>
          <w:lang w:val="en-GB"/>
        </w:rPr>
        <w:t xml:space="preserve">South Bounding Latitude: </w:t>
      </w:r>
      <w:r w:rsidRPr="008C7844">
        <w:rPr>
          <w:lang w:val="en-GB"/>
        </w:rPr>
        <w:t>-90°</w:t>
      </w:r>
      <w:r w:rsidR="00695424">
        <w:rPr>
          <w:b/>
          <w:lang w:val="en-GB"/>
        </w:rPr>
        <w:t xml:space="preserve"> </w:t>
      </w:r>
      <w:r w:rsidRPr="008C7844">
        <w:rPr>
          <w:b/>
          <w:lang w:val="en-GB"/>
        </w:rPr>
        <w:tab/>
      </w:r>
    </w:p>
    <w:p w14:paraId="78D9C82E" w14:textId="497D09D5" w:rsidR="009D512D" w:rsidRPr="008C7844" w:rsidRDefault="00AC251D" w:rsidP="00232579">
      <w:pPr>
        <w:ind w:left="1701" w:right="34" w:hanging="1693"/>
        <w:rPr>
          <w:sz w:val="22"/>
          <w:lang w:val="en-GB"/>
        </w:rPr>
      </w:pPr>
      <w:r w:rsidRPr="00B510EF">
        <w:rPr>
          <w:b/>
          <w:sz w:val="22"/>
          <w:lang w:val="en-GB"/>
        </w:rPr>
        <w:t>Purpose</w:t>
      </w:r>
      <w:r w:rsidRPr="008C7844">
        <w:rPr>
          <w:b/>
          <w:sz w:val="22"/>
          <w:lang w:val="en-GB"/>
        </w:rPr>
        <w:t>:</w:t>
      </w:r>
      <w:r w:rsidR="00695424">
        <w:rPr>
          <w:sz w:val="22"/>
          <w:lang w:val="en-GB"/>
        </w:rPr>
        <w:t xml:space="preserve"> </w:t>
      </w:r>
      <w:r w:rsidR="004A3668" w:rsidRPr="008C7844">
        <w:rPr>
          <w:sz w:val="22"/>
          <w:lang w:val="en-GB"/>
        </w:rPr>
        <w:tab/>
      </w:r>
      <w:r w:rsidRPr="008C7844">
        <w:rPr>
          <w:lang w:val="en-GB"/>
        </w:rPr>
        <w:t xml:space="preserve">The primary purpose of the </w:t>
      </w:r>
      <w:r w:rsidR="00232579" w:rsidRPr="008C7844">
        <w:rPr>
          <w:lang w:val="en-GB"/>
        </w:rPr>
        <w:t>B</w:t>
      </w:r>
      <w:r w:rsidRPr="008C7844">
        <w:rPr>
          <w:lang w:val="en-GB"/>
        </w:rPr>
        <w:t xml:space="preserve">athymetric </w:t>
      </w:r>
      <w:r w:rsidR="00232579" w:rsidRPr="008C7844">
        <w:rPr>
          <w:lang w:val="en-GB"/>
        </w:rPr>
        <w:t>S</w:t>
      </w:r>
      <w:r w:rsidRPr="008C7844">
        <w:rPr>
          <w:lang w:val="en-GB"/>
        </w:rPr>
        <w:t xml:space="preserve">urface </w:t>
      </w:r>
      <w:r w:rsidR="00232579" w:rsidRPr="008C7844">
        <w:rPr>
          <w:lang w:val="en-GB"/>
        </w:rPr>
        <w:t>P</w:t>
      </w:r>
      <w:r w:rsidRPr="008C7844">
        <w:rPr>
          <w:lang w:val="en-GB"/>
        </w:rPr>
        <w:t>roduct is to provide high</w:t>
      </w:r>
      <w:del w:id="98" w:author="Daniel Rohde" w:date="2022-12-20T00:06:00Z">
        <w:r w:rsidRPr="008C7844">
          <w:rPr>
            <w:lang w:val="en-GB"/>
          </w:rPr>
          <w:delText xml:space="preserve"> </w:delText>
        </w:r>
      </w:del>
      <w:ins w:id="99" w:author="Daniel Rohde" w:date="2022-12-20T00:06:00Z">
        <w:r w:rsidR="00B60694">
          <w:rPr>
            <w:lang w:val="en-GB"/>
          </w:rPr>
          <w:t>-</w:t>
        </w:r>
      </w:ins>
      <w:r w:rsidRPr="008C7844">
        <w:rPr>
          <w:lang w:val="en-GB"/>
        </w:rPr>
        <w:t>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w:t>
      </w:r>
      <w:proofErr w:type="gramStart"/>
      <w:r w:rsidRPr="008C7844">
        <w:rPr>
          <w:lang w:val="en-GB"/>
        </w:rPr>
        <w:t>berthing</w:t>
      </w:r>
      <w:proofErr w:type="gramEnd"/>
      <w:r w:rsidRPr="008C7844">
        <w:rPr>
          <w:lang w:val="en-GB"/>
        </w:rPr>
        <w:t xml:space="preserve"> and mooring, as well as route planning of marine vessels. </w:t>
      </w:r>
      <w:del w:id="100" w:author="Daniel Rohde" w:date="2022-12-20T00:06:00Z">
        <w:r w:rsidRPr="008C7844">
          <w:rPr>
            <w:lang w:val="en-GB"/>
          </w:rPr>
          <w:delText>The</w:delText>
        </w:r>
      </w:del>
      <w:ins w:id="101" w:author="Daniel Rohde" w:date="2022-12-20T00:06:00Z">
        <w:r w:rsidR="00B60694">
          <w:rPr>
            <w:lang w:val="en-GB"/>
          </w:rPr>
          <w:t>A</w:t>
        </w:r>
      </w:ins>
      <w:r w:rsidR="00B60694">
        <w:rPr>
          <w:lang w:val="en-GB"/>
        </w:rPr>
        <w:t xml:space="preserve"> </w:t>
      </w:r>
      <w:r w:rsidRPr="008C7844">
        <w:rPr>
          <w:lang w:val="en-GB"/>
        </w:rPr>
        <w:t>secondary purpose of a bathymetric surface product is to provide high</w:t>
      </w:r>
      <w:del w:id="102" w:author="Daniel Rohde" w:date="2022-12-20T00:06:00Z">
        <w:r w:rsidRPr="008C7844">
          <w:rPr>
            <w:lang w:val="en-GB"/>
          </w:rPr>
          <w:delText xml:space="preserve"> </w:delText>
        </w:r>
      </w:del>
      <w:ins w:id="103" w:author="Daniel Rohde" w:date="2022-12-20T00:06:00Z">
        <w:r w:rsidR="00B60694">
          <w:rPr>
            <w:lang w:val="en-GB"/>
          </w:rPr>
          <w:t>-</w:t>
        </w:r>
      </w:ins>
      <w:r w:rsidRPr="008C7844">
        <w:rPr>
          <w:lang w:val="en-GB"/>
        </w:rPr>
        <w:t xml:space="preserve">resolution bathymetric data for other maritime applications. </w:t>
      </w:r>
    </w:p>
    <w:p w14:paraId="55E1741C" w14:textId="71F4764A" w:rsidR="009D512D" w:rsidRPr="008C7844" w:rsidRDefault="004621FE" w:rsidP="00B71CFE">
      <w:pPr>
        <w:pStyle w:val="Heading2"/>
        <w:spacing w:before="120" w:after="200"/>
        <w:rPr>
          <w:lang w:val="en-GB"/>
        </w:rPr>
      </w:pPr>
      <w:bookmarkStart w:id="104" w:name="_Toc105509183"/>
      <w:r w:rsidRPr="008C7844">
        <w:rPr>
          <w:lang w:val="en-GB"/>
        </w:rPr>
        <w:lastRenderedPageBreak/>
        <w:t>P</w:t>
      </w:r>
      <w:r w:rsidR="00AC251D" w:rsidRPr="008C7844">
        <w:rPr>
          <w:lang w:val="en-GB"/>
        </w:rPr>
        <w:t xml:space="preserve">roduct </w:t>
      </w:r>
      <w:r w:rsidR="006D087B" w:rsidRPr="008C7844">
        <w:rPr>
          <w:lang w:val="en-GB"/>
        </w:rPr>
        <w:t>S</w:t>
      </w:r>
      <w:r w:rsidR="00AC251D" w:rsidRPr="008C7844">
        <w:rPr>
          <w:lang w:val="en-GB"/>
        </w:rPr>
        <w:t xml:space="preserve">pecification </w:t>
      </w:r>
      <w:r w:rsidR="000A4B4F">
        <w:rPr>
          <w:lang w:val="en-GB"/>
        </w:rPr>
        <w:t>m</w:t>
      </w:r>
      <w:r w:rsidR="00AC251D" w:rsidRPr="008C7844">
        <w:rPr>
          <w:lang w:val="en-GB"/>
        </w:rPr>
        <w:t>etadata</w:t>
      </w:r>
      <w:bookmarkEnd w:id="104"/>
      <w:r w:rsidR="00AC251D" w:rsidRPr="008C7844">
        <w:rPr>
          <w:lang w:val="en-GB"/>
        </w:rPr>
        <w:t xml:space="preserve"> </w:t>
      </w:r>
    </w:p>
    <w:p w14:paraId="4530497D" w14:textId="069F35B8" w:rsidR="009D512D" w:rsidRPr="008C7844" w:rsidRDefault="00AC251D" w:rsidP="00B71CFE">
      <w:pPr>
        <w:spacing w:after="120"/>
        <w:rPr>
          <w:lang w:val="en-GB"/>
        </w:rPr>
      </w:pPr>
      <w:r w:rsidRPr="008C7844">
        <w:rPr>
          <w:lang w:val="en-GB"/>
        </w:rPr>
        <w:t>This information uniquely identifies this Product Specification and provides information about its creation and maintenance.</w:t>
      </w:r>
      <w:r w:rsidR="00695424">
        <w:rPr>
          <w:lang w:val="en-GB"/>
        </w:rPr>
        <w:t xml:space="preserve"> </w:t>
      </w:r>
      <w:r w:rsidRPr="008C7844">
        <w:rPr>
          <w:lang w:val="en-GB"/>
        </w:rPr>
        <w:t>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1CFE">
        <w:rPr>
          <w:lang w:val="en-GB"/>
        </w:rPr>
        <w:t xml:space="preserve"> </w:t>
      </w:r>
      <w:r w:rsidR="00E270C0">
        <w:rPr>
          <w:lang w:val="en-GB"/>
        </w:rPr>
        <w:fldChar w:fldCharType="begin"/>
      </w:r>
      <w:r w:rsidR="00E270C0">
        <w:rPr>
          <w:lang w:val="en-GB"/>
        </w:rPr>
        <w:instrText xml:space="preserve"> REF _Ref66169000 \w \h </w:instrText>
      </w:r>
      <w:r w:rsidR="00E270C0">
        <w:rPr>
          <w:lang w:val="en-GB"/>
        </w:rPr>
      </w:r>
      <w:r w:rsidR="00E270C0">
        <w:rPr>
          <w:lang w:val="en-GB"/>
        </w:rPr>
        <w:fldChar w:fldCharType="separate"/>
      </w:r>
      <w:r w:rsidR="00D55292">
        <w:rPr>
          <w:lang w:val="en-GB"/>
        </w:rPr>
        <w:t>12</w:t>
      </w:r>
      <w:r w:rsidR="00E270C0">
        <w:rPr>
          <w:lang w:val="en-GB"/>
        </w:rPr>
        <w:fldChar w:fldCharType="end"/>
      </w:r>
      <w:r w:rsidRPr="008C7844">
        <w:rPr>
          <w:lang w:val="en-GB"/>
        </w:rPr>
        <w:t xml:space="preserve">. </w:t>
      </w:r>
    </w:p>
    <w:p w14:paraId="688008CA" w14:textId="77777777" w:rsidR="009D512D" w:rsidRPr="008C7844" w:rsidRDefault="00AC251D" w:rsidP="00B71CFE">
      <w:pPr>
        <w:spacing w:after="120"/>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78199445" w:rsidR="009D512D" w:rsidRPr="008C7844" w:rsidRDefault="00AC251D" w:rsidP="00B71CFE">
      <w:pPr>
        <w:spacing w:after="120"/>
        <w:ind w:left="1701" w:hanging="1701"/>
        <w:rPr>
          <w:lang w:val="en-GB"/>
        </w:rPr>
      </w:pPr>
      <w:r w:rsidRPr="008C7844">
        <w:rPr>
          <w:b/>
          <w:sz w:val="22"/>
          <w:lang w:val="en-GB"/>
        </w:rPr>
        <w:t>S-100 Version:</w:t>
      </w:r>
      <w:r w:rsidR="00695424">
        <w:rPr>
          <w:b/>
          <w:sz w:val="22"/>
          <w:lang w:val="en-GB"/>
        </w:rPr>
        <w:t xml:space="preserve"> </w:t>
      </w:r>
      <w:r w:rsidR="00695424">
        <w:rPr>
          <w:b/>
          <w:sz w:val="22"/>
          <w:lang w:val="en-GB"/>
        </w:rPr>
        <w:tab/>
      </w:r>
      <w:r w:rsidRPr="008C7844">
        <w:rPr>
          <w:lang w:val="en-GB"/>
        </w:rPr>
        <w:t xml:space="preserve">4.0.0 </w:t>
      </w:r>
    </w:p>
    <w:p w14:paraId="6D740899" w14:textId="5CEF1468" w:rsidR="009D512D" w:rsidRPr="008C7844" w:rsidRDefault="00AC251D" w:rsidP="00B71CFE">
      <w:pPr>
        <w:spacing w:after="120"/>
        <w:ind w:left="1701" w:hanging="1701"/>
        <w:rPr>
          <w:lang w:val="en-GB"/>
        </w:rPr>
      </w:pPr>
      <w:r w:rsidRPr="008C7844">
        <w:rPr>
          <w:b/>
          <w:sz w:val="22"/>
          <w:lang w:val="en-GB"/>
        </w:rPr>
        <w:t>S-102 Version:</w:t>
      </w:r>
      <w:r w:rsidR="00695424">
        <w:rPr>
          <w:sz w:val="22"/>
          <w:lang w:val="en-GB"/>
        </w:rPr>
        <w:t xml:space="preserve"> </w:t>
      </w:r>
      <w:r w:rsidR="00695424">
        <w:rPr>
          <w:sz w:val="22"/>
          <w:lang w:val="en-GB"/>
        </w:rPr>
        <w:tab/>
      </w:r>
      <w:r w:rsidR="00057092" w:rsidRPr="008C7844">
        <w:rPr>
          <w:lang w:val="en-GB"/>
        </w:rPr>
        <w:t>2</w:t>
      </w:r>
      <w:r w:rsidR="00BA3CCD" w:rsidRPr="008C7844">
        <w:rPr>
          <w:lang w:val="en-GB"/>
        </w:rPr>
        <w:t>.</w:t>
      </w:r>
      <w:del w:id="105" w:author="Daniel Rohde" w:date="2022-12-20T00:06:00Z">
        <w:r w:rsidR="00E270C0">
          <w:rPr>
            <w:lang w:val="en-GB"/>
          </w:rPr>
          <w:delText>1</w:delText>
        </w:r>
      </w:del>
      <w:ins w:id="106" w:author="Daniel Rohde" w:date="2022-12-20T00:06:00Z">
        <w:r w:rsidR="00B60694">
          <w:rPr>
            <w:lang w:val="en-GB"/>
          </w:rPr>
          <w:t>2</w:t>
        </w:r>
      </w:ins>
      <w:r w:rsidRPr="008C7844">
        <w:rPr>
          <w:lang w:val="en-GB"/>
        </w:rPr>
        <w:t xml:space="preserve">.0 </w:t>
      </w:r>
    </w:p>
    <w:p w14:paraId="177ABF9C" w14:textId="5AEEC66D" w:rsidR="009D512D" w:rsidRPr="008C7844" w:rsidRDefault="00AC251D" w:rsidP="00B71CFE">
      <w:pPr>
        <w:spacing w:after="120"/>
        <w:ind w:left="1701" w:hanging="1701"/>
        <w:rPr>
          <w:szCs w:val="20"/>
          <w:lang w:val="en-GB"/>
        </w:rPr>
      </w:pPr>
      <w:r w:rsidRPr="008C7844">
        <w:rPr>
          <w:b/>
          <w:sz w:val="22"/>
          <w:szCs w:val="20"/>
          <w:lang w:val="en-GB"/>
        </w:rPr>
        <w:t xml:space="preserve">Date: </w:t>
      </w:r>
      <w:r w:rsidR="00FE2880" w:rsidRPr="008C7844">
        <w:rPr>
          <w:b/>
          <w:sz w:val="22"/>
          <w:szCs w:val="20"/>
          <w:lang w:val="en-GB"/>
        </w:rPr>
        <w:tab/>
      </w:r>
      <w:del w:id="107" w:author="Daniel Rohde" w:date="2022-12-20T00:06:00Z">
        <w:r w:rsidR="000B0D1F">
          <w:rPr>
            <w:color w:val="auto"/>
            <w:szCs w:val="20"/>
            <w:lang w:val="en-GB"/>
          </w:rPr>
          <w:delText>October</w:delText>
        </w:r>
      </w:del>
      <w:ins w:id="108" w:author="Daniel Rohde" w:date="2022-12-20T00:06:00Z">
        <w:r w:rsidR="00B60694" w:rsidRPr="00A14048">
          <w:rPr>
            <w:color w:val="auto"/>
            <w:szCs w:val="20"/>
            <w:lang w:val="en-GB"/>
          </w:rPr>
          <w:t>December</w:t>
        </w:r>
      </w:ins>
      <w:r w:rsidR="00B60694" w:rsidRPr="008C7844">
        <w:rPr>
          <w:szCs w:val="20"/>
          <w:lang w:val="en-GB"/>
        </w:rPr>
        <w:t xml:space="preserve"> </w:t>
      </w:r>
      <w:r w:rsidRPr="008C7844">
        <w:rPr>
          <w:szCs w:val="20"/>
          <w:lang w:val="en-GB"/>
        </w:rPr>
        <w:t>20</w:t>
      </w:r>
      <w:r w:rsidR="00E270C0">
        <w:rPr>
          <w:szCs w:val="20"/>
          <w:lang w:val="en-GB"/>
        </w:rPr>
        <w:t>2</w:t>
      </w:r>
      <w:r w:rsidR="00B71CFE">
        <w:rPr>
          <w:szCs w:val="20"/>
          <w:lang w:val="en-GB"/>
        </w:rPr>
        <w:t>2</w:t>
      </w:r>
      <w:r w:rsidRPr="008C7844">
        <w:rPr>
          <w:b/>
          <w:szCs w:val="20"/>
          <w:lang w:val="en-GB"/>
        </w:rPr>
        <w:t xml:space="preserve"> </w:t>
      </w:r>
      <w:r w:rsidRPr="008C7844">
        <w:rPr>
          <w:b/>
          <w:szCs w:val="20"/>
          <w:lang w:val="en-GB"/>
        </w:rPr>
        <w:tab/>
        <w:t xml:space="preserve"> </w:t>
      </w:r>
    </w:p>
    <w:p w14:paraId="5B15780C" w14:textId="085A14AE" w:rsidR="009D512D" w:rsidRPr="008C7844" w:rsidRDefault="00AC251D" w:rsidP="00B71CFE">
      <w:pPr>
        <w:spacing w:after="120"/>
        <w:ind w:left="1701" w:hanging="1701"/>
        <w:rPr>
          <w:lang w:val="en-GB"/>
        </w:rPr>
      </w:pPr>
      <w:r w:rsidRPr="008C7844">
        <w:rPr>
          <w:b/>
          <w:sz w:val="22"/>
          <w:lang w:val="en-GB"/>
        </w:rPr>
        <w:t>Language:</w:t>
      </w:r>
      <w:r w:rsidR="00695424">
        <w:rPr>
          <w:b/>
          <w:sz w:val="22"/>
          <w:lang w:val="en-GB"/>
        </w:rPr>
        <w:t xml:space="preserve"> </w:t>
      </w:r>
      <w:r w:rsidRPr="008C7844">
        <w:rPr>
          <w:b/>
          <w:sz w:val="22"/>
          <w:lang w:val="en-GB"/>
        </w:rPr>
        <w:tab/>
      </w:r>
      <w:r w:rsidRPr="008C7844">
        <w:rPr>
          <w:lang w:val="en-GB"/>
        </w:rPr>
        <w:t xml:space="preserve">English </w:t>
      </w:r>
    </w:p>
    <w:p w14:paraId="61AB3CEC" w14:textId="79A02FC8" w:rsidR="009D512D" w:rsidRPr="008C7844" w:rsidRDefault="00AC251D" w:rsidP="00B71CFE">
      <w:pPr>
        <w:spacing w:after="120"/>
        <w:ind w:left="1701" w:hanging="1701"/>
        <w:rPr>
          <w:lang w:val="en-GB"/>
        </w:rPr>
      </w:pPr>
      <w:r w:rsidRPr="008C7844">
        <w:rPr>
          <w:b/>
          <w:sz w:val="22"/>
          <w:lang w:val="en-GB"/>
        </w:rPr>
        <w:t>Classification:</w:t>
      </w:r>
      <w:r w:rsidR="00695424">
        <w:rPr>
          <w:lang w:val="en-GB"/>
        </w:rPr>
        <w:t xml:space="preserve">  </w:t>
      </w:r>
      <w:r w:rsidR="00695424">
        <w:rPr>
          <w:lang w:val="en-GB"/>
        </w:rPr>
        <w:tab/>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9B0EF2" w14:paraId="4FF21F00" w14:textId="77777777" w:rsidTr="002B2AC3">
        <w:trPr>
          <w:trHeight w:val="1639"/>
        </w:trPr>
        <w:tc>
          <w:tcPr>
            <w:tcW w:w="1702" w:type="dxa"/>
            <w:tcBorders>
              <w:top w:val="nil"/>
              <w:left w:val="nil"/>
              <w:bottom w:val="nil"/>
              <w:right w:val="nil"/>
            </w:tcBorders>
            <w:shd w:val="clear" w:color="auto" w:fill="auto"/>
          </w:tcPr>
          <w:p w14:paraId="014D1E67" w14:textId="1155F3E2" w:rsidR="009D512D" w:rsidRPr="002B2AC3" w:rsidRDefault="00AC251D" w:rsidP="002B2AC3">
            <w:pPr>
              <w:ind w:left="1701" w:hanging="1701"/>
              <w:rPr>
                <w:sz w:val="22"/>
                <w:lang w:val="en-GB"/>
              </w:rPr>
            </w:pPr>
            <w:r w:rsidRPr="002B2AC3">
              <w:rPr>
                <w:b/>
                <w:sz w:val="22"/>
                <w:lang w:val="en-GB"/>
              </w:rPr>
              <w:t>Contact:</w:t>
            </w:r>
            <w:r w:rsidR="00695424">
              <w:rPr>
                <w:b/>
                <w:sz w:val="22"/>
                <w:lang w:val="en-GB"/>
              </w:rPr>
              <w:t xml:space="preserve"> </w:t>
            </w:r>
          </w:p>
        </w:tc>
        <w:tc>
          <w:tcPr>
            <w:tcW w:w="8374" w:type="dxa"/>
            <w:tcBorders>
              <w:top w:val="nil"/>
              <w:left w:val="nil"/>
              <w:bottom w:val="nil"/>
              <w:right w:val="nil"/>
            </w:tcBorders>
            <w:shd w:val="clear" w:color="auto" w:fill="auto"/>
          </w:tcPr>
          <w:p w14:paraId="069401C8" w14:textId="2979F20E" w:rsidR="009D512D" w:rsidRPr="00B71CFE" w:rsidRDefault="00AC251D" w:rsidP="002B2AC3">
            <w:pPr>
              <w:spacing w:after="60"/>
              <w:ind w:left="1701" w:hanging="1701"/>
              <w:rPr>
                <w:szCs w:val="20"/>
                <w:lang w:val="fr-FR"/>
              </w:rPr>
            </w:pPr>
            <w:r w:rsidRPr="00B71CFE">
              <w:rPr>
                <w:szCs w:val="20"/>
                <w:lang w:val="fr-FR"/>
              </w:rPr>
              <w:t xml:space="preserve">International </w:t>
            </w:r>
            <w:proofErr w:type="spellStart"/>
            <w:r w:rsidRPr="00B71CFE">
              <w:rPr>
                <w:szCs w:val="20"/>
                <w:lang w:val="fr-FR"/>
              </w:rPr>
              <w:t>Hydrographic</w:t>
            </w:r>
            <w:proofErr w:type="spellEnd"/>
            <w:r w:rsidRPr="00B71CFE">
              <w:rPr>
                <w:szCs w:val="20"/>
                <w:lang w:val="fr-FR"/>
              </w:rPr>
              <w:t xml:space="preserve"> Bureau</w:t>
            </w:r>
            <w:r w:rsidR="00695424" w:rsidRPr="00B71CFE">
              <w:rPr>
                <w:b/>
                <w:szCs w:val="20"/>
                <w:lang w:val="fr-FR"/>
              </w:rPr>
              <w:t xml:space="preserve"> </w:t>
            </w:r>
          </w:p>
          <w:p w14:paraId="7714F726" w14:textId="77777777" w:rsidR="009D512D" w:rsidRPr="00B71CFE" w:rsidRDefault="00AC251D" w:rsidP="002B2AC3">
            <w:pPr>
              <w:spacing w:after="0"/>
              <w:ind w:left="1701" w:hanging="1701"/>
              <w:rPr>
                <w:szCs w:val="20"/>
                <w:lang w:val="fr-FR"/>
              </w:rPr>
            </w:pPr>
            <w:r w:rsidRPr="00B71CFE">
              <w:rPr>
                <w:szCs w:val="20"/>
                <w:lang w:val="fr-FR"/>
              </w:rPr>
              <w:t xml:space="preserve">4 Quai Antoine 1er </w:t>
            </w:r>
          </w:p>
          <w:p w14:paraId="7A5A598E" w14:textId="77777777" w:rsidR="009D512D" w:rsidRPr="00B71CFE" w:rsidRDefault="00AC251D" w:rsidP="002B2AC3">
            <w:pPr>
              <w:spacing w:after="0"/>
              <w:ind w:left="1701" w:hanging="1701"/>
              <w:rPr>
                <w:szCs w:val="20"/>
                <w:lang w:val="en-GB"/>
              </w:rPr>
            </w:pPr>
            <w:r w:rsidRPr="00B71CFE">
              <w:rPr>
                <w:szCs w:val="20"/>
                <w:lang w:val="en-GB"/>
              </w:rPr>
              <w:t xml:space="preserve">B.P. 445 </w:t>
            </w:r>
          </w:p>
          <w:p w14:paraId="772A9AFD" w14:textId="77777777" w:rsidR="009D512D" w:rsidRPr="00B71CFE" w:rsidRDefault="00AC251D" w:rsidP="002B2AC3">
            <w:pPr>
              <w:spacing w:after="0"/>
              <w:ind w:left="1701" w:hanging="1701"/>
              <w:rPr>
                <w:szCs w:val="20"/>
                <w:lang w:val="en-GB"/>
              </w:rPr>
            </w:pPr>
            <w:r w:rsidRPr="00B71CFE">
              <w:rPr>
                <w:szCs w:val="20"/>
                <w:lang w:val="en-GB"/>
              </w:rPr>
              <w:t xml:space="preserve">MC 98011 MONACO CEDEX </w:t>
            </w:r>
          </w:p>
          <w:p w14:paraId="3888C63C" w14:textId="77777777" w:rsidR="009D512D" w:rsidRPr="00B71CFE" w:rsidRDefault="00AC251D" w:rsidP="002B2AC3">
            <w:pPr>
              <w:spacing w:after="0"/>
              <w:ind w:left="1701" w:hanging="1701"/>
              <w:rPr>
                <w:szCs w:val="20"/>
                <w:lang w:val="en-GB"/>
              </w:rPr>
            </w:pPr>
            <w:r w:rsidRPr="00B71CFE">
              <w:rPr>
                <w:szCs w:val="20"/>
                <w:lang w:val="en-GB"/>
              </w:rPr>
              <w:t xml:space="preserve">Telephone: +377 93 10 81 00 </w:t>
            </w:r>
          </w:p>
          <w:p w14:paraId="7229BC0B" w14:textId="77777777" w:rsidR="009D512D" w:rsidRPr="00B71CFE" w:rsidRDefault="00AC251D" w:rsidP="002B2AC3">
            <w:pPr>
              <w:spacing w:after="0"/>
              <w:ind w:left="1701" w:hanging="1701"/>
              <w:rPr>
                <w:szCs w:val="20"/>
                <w:lang w:val="fr-FR"/>
              </w:rPr>
            </w:pPr>
            <w:proofErr w:type="gramStart"/>
            <w:r w:rsidRPr="00B71CFE">
              <w:rPr>
                <w:szCs w:val="20"/>
                <w:lang w:val="fr-FR"/>
              </w:rPr>
              <w:t>Fax:</w:t>
            </w:r>
            <w:proofErr w:type="gramEnd"/>
            <w:r w:rsidRPr="00B71CFE">
              <w:rPr>
                <w:szCs w:val="20"/>
                <w:lang w:val="fr-FR"/>
              </w:rPr>
              <w:t xml:space="preserve"> + 377 93 10 81 40 </w:t>
            </w:r>
          </w:p>
          <w:p w14:paraId="461FE071" w14:textId="153F2BFA" w:rsidR="000B3262" w:rsidRPr="00B71CFE" w:rsidRDefault="000B3262" w:rsidP="002B2AC3">
            <w:pPr>
              <w:ind w:left="1701" w:hanging="1701"/>
              <w:rPr>
                <w:szCs w:val="20"/>
                <w:lang w:val="fr-FR"/>
              </w:rPr>
            </w:pPr>
            <w:del w:id="109" w:author="Daniel Rohde" w:date="2022-12-20T00:06:00Z">
              <w:r w:rsidRPr="00B71CFE">
                <w:rPr>
                  <w:szCs w:val="20"/>
                  <w:lang w:val="fr-FR"/>
                </w:rPr>
                <w:delText xml:space="preserve">Email: </w:delText>
              </w:r>
              <w:r w:rsidR="00000000">
                <w:fldChar w:fldCharType="begin"/>
              </w:r>
              <w:r w:rsidR="00000000">
                <w:delInstrText>HYPERLINK "mailto:info@iho.int"</w:delInstrText>
              </w:r>
              <w:r w:rsidR="00000000">
                <w:fldChar w:fldCharType="separate"/>
              </w:r>
              <w:r w:rsidRPr="00B71CFE">
                <w:rPr>
                  <w:rStyle w:val="Hyperlink"/>
                  <w:szCs w:val="20"/>
                  <w:lang w:val="fr-FR"/>
                </w:rPr>
                <w:delText>info@iho.int</w:delText>
              </w:r>
              <w:r w:rsidR="00000000">
                <w:rPr>
                  <w:rStyle w:val="Hyperlink"/>
                  <w:szCs w:val="20"/>
                  <w:lang w:val="fr-FR"/>
                </w:rPr>
                <w:fldChar w:fldCharType="end"/>
              </w:r>
            </w:del>
            <w:proofErr w:type="gramStart"/>
            <w:ins w:id="110" w:author="Daniel Rohde" w:date="2022-12-20T00:06:00Z">
              <w:r w:rsidRPr="00B71CFE">
                <w:rPr>
                  <w:szCs w:val="20"/>
                  <w:lang w:val="fr-FR"/>
                </w:rPr>
                <w:t>Email:</w:t>
              </w:r>
              <w:proofErr w:type="gramEnd"/>
              <w:r w:rsidRPr="00B71CFE">
                <w:rPr>
                  <w:szCs w:val="20"/>
                  <w:lang w:val="fr-FR"/>
                </w:rPr>
                <w:t xml:space="preserve"> </w:t>
              </w:r>
              <w:r w:rsidR="000D01A6">
                <w:fldChar w:fldCharType="begin"/>
              </w:r>
              <w:r w:rsidR="000D01A6" w:rsidRPr="00A14048">
                <w:rPr>
                  <w:lang w:val="fr-FR"/>
                </w:rPr>
                <w:instrText xml:space="preserve"> HYPERLINK "mailto:info@iho.int" </w:instrText>
              </w:r>
              <w:r w:rsidR="000D01A6">
                <w:fldChar w:fldCharType="separate"/>
              </w:r>
              <w:r w:rsidRPr="00B71CFE">
                <w:rPr>
                  <w:rStyle w:val="Hyperlink"/>
                  <w:szCs w:val="20"/>
                  <w:lang w:val="fr-FR"/>
                </w:rPr>
                <w:t>info@iho.int</w:t>
              </w:r>
              <w:r w:rsidR="000D01A6">
                <w:rPr>
                  <w:rStyle w:val="Hyperlink"/>
                  <w:szCs w:val="20"/>
                  <w:lang w:val="fr-FR"/>
                </w:rPr>
                <w:fldChar w:fldCharType="end"/>
              </w:r>
            </w:ins>
          </w:p>
        </w:tc>
      </w:tr>
    </w:tbl>
    <w:p w14:paraId="169C1593" w14:textId="77777777"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7"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3386CA45"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proofErr w:type="gramStart"/>
      <w:r w:rsidR="00AC5B18">
        <w:t>IHO:S100:S102</w:t>
      </w:r>
      <w:proofErr w:type="gramEnd"/>
      <w:r w:rsidR="00AC5B18">
        <w:t>:2:</w:t>
      </w:r>
      <w:del w:id="111" w:author="Daniel Rohde" w:date="2022-12-20T00:06:00Z">
        <w:r w:rsidR="00E270C0">
          <w:delText>1</w:delText>
        </w:r>
      </w:del>
      <w:ins w:id="112" w:author="Daniel Rohde" w:date="2022-12-20T00:06:00Z">
        <w:r w:rsidR="00B60694">
          <w:t>2</w:t>
        </w:r>
      </w:ins>
      <w:r w:rsidR="00AC5B18">
        <w:t>:0</w:t>
      </w:r>
    </w:p>
    <w:p w14:paraId="466CCD4A" w14:textId="1D81930E" w:rsidR="006459B7" w:rsidRDefault="006459B7"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S-1</w:t>
      </w:r>
      <w:r w:rsidR="003D38C9">
        <w:rPr>
          <w:rFonts w:eastAsia="Times New Roman"/>
          <w:color w:val="auto"/>
          <w:szCs w:val="20"/>
          <w:lang w:val="en-GB" w:eastAsia="en-GB"/>
        </w:rPr>
        <w:t>02</w:t>
      </w:r>
      <w:r w:rsidRPr="008C7844">
        <w:rPr>
          <w:rFonts w:eastAsia="Times New Roman"/>
          <w:color w:val="auto"/>
          <w:szCs w:val="20"/>
          <w:lang w:val="en-GB" w:eastAsia="en-GB"/>
        </w:rPr>
        <w:t xml:space="preserve"> are coordinated by the </w:t>
      </w:r>
      <w:r w:rsidRPr="008C7844">
        <w:rPr>
          <w:rFonts w:eastAsia="MS Mincho"/>
          <w:color w:val="auto"/>
          <w:szCs w:val="20"/>
          <w:lang w:val="en-GB" w:eastAsia="ja-JP"/>
        </w:rPr>
        <w:t>IHO S-100 Working Group (S-100WG</w:t>
      </w:r>
      <w:proofErr w:type="gramStart"/>
      <w:r w:rsidRPr="008C7844">
        <w:rPr>
          <w:rFonts w:eastAsia="MS Mincho"/>
          <w:color w:val="auto"/>
          <w:szCs w:val="20"/>
          <w:lang w:val="en-GB" w:eastAsia="ja-JP"/>
        </w:rPr>
        <w:t>),</w:t>
      </w:r>
      <w:r w:rsidRPr="008C7844">
        <w:rPr>
          <w:rFonts w:eastAsia="Times New Roman"/>
          <w:color w:val="auto"/>
          <w:szCs w:val="20"/>
          <w:lang w:val="en-GB" w:eastAsia="en-GB"/>
        </w:rPr>
        <w:t xml:space="preserve"> and</w:t>
      </w:r>
      <w:proofErr w:type="gramEnd"/>
      <w:r w:rsidRPr="008C7844">
        <w:rPr>
          <w:rFonts w:eastAsia="Times New Roman"/>
          <w:color w:val="auto"/>
          <w:szCs w:val="20"/>
          <w:lang w:val="en-GB" w:eastAsia="en-GB"/>
        </w:rPr>
        <w:t xml:space="preserve"> must be made available via the IHO web site. Maintenance of the Product Specification must conform to IHO Resolution 2/2007, as amended.</w:t>
      </w:r>
    </w:p>
    <w:p w14:paraId="36839D81" w14:textId="77777777" w:rsidR="00B71CFE" w:rsidRPr="00B71CFE" w:rsidRDefault="00B71CFE"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1695" w:hanging="1695"/>
        <w:rPr>
          <w:rFonts w:eastAsia="Times New Roman"/>
          <w:color w:val="auto"/>
          <w:szCs w:val="20"/>
          <w:lang w:val="en-GB" w:eastAsia="en-GB"/>
        </w:rPr>
      </w:pPr>
    </w:p>
    <w:p w14:paraId="570C6021" w14:textId="77777777" w:rsidR="009D512D" w:rsidRPr="008C7844" w:rsidRDefault="00AC251D" w:rsidP="000E0509">
      <w:pPr>
        <w:pStyle w:val="Heading2"/>
        <w:spacing w:before="120" w:after="200"/>
        <w:rPr>
          <w:lang w:val="en-GB"/>
        </w:rPr>
      </w:pPr>
      <w:bookmarkStart w:id="113" w:name="_Toc105509184"/>
      <w:r w:rsidRPr="008C7844">
        <w:rPr>
          <w:lang w:val="en-GB"/>
        </w:rPr>
        <w:t>IHO Product Specification Maintenance</w:t>
      </w:r>
      <w:bookmarkEnd w:id="113"/>
      <w:r w:rsidRPr="008C7844">
        <w:rPr>
          <w:lang w:val="en-GB"/>
        </w:rPr>
        <w:t xml:space="preserve"> </w:t>
      </w:r>
    </w:p>
    <w:p w14:paraId="10D0C070" w14:textId="77777777" w:rsidR="009D512D" w:rsidRPr="008C7844" w:rsidRDefault="00AC251D" w:rsidP="000E0509">
      <w:pPr>
        <w:pStyle w:val="Heading3"/>
        <w:spacing w:before="120" w:after="120"/>
        <w:rPr>
          <w:lang w:val="en-GB"/>
        </w:rPr>
      </w:pPr>
      <w:bookmarkStart w:id="114" w:name="_Toc105509185"/>
      <w:r w:rsidRPr="008C7844">
        <w:rPr>
          <w:lang w:val="en-GB"/>
        </w:rPr>
        <w:t>Introduction</w:t>
      </w:r>
      <w:bookmarkEnd w:id="114"/>
      <w:r w:rsidRPr="008C7844">
        <w:rPr>
          <w:lang w:val="en-GB"/>
        </w:rPr>
        <w:t xml:space="preserve"> </w:t>
      </w:r>
    </w:p>
    <w:p w14:paraId="33733220" w14:textId="2524A337" w:rsidR="009D512D" w:rsidRPr="008C7844" w:rsidRDefault="00AC251D" w:rsidP="000E0509">
      <w:pPr>
        <w:spacing w:after="120"/>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dition, revision, or clarification.</w:t>
      </w:r>
      <w:r w:rsidR="00695424">
        <w:rPr>
          <w:lang w:val="en-GB"/>
        </w:rPr>
        <w:t xml:space="preserve"> </w:t>
      </w:r>
    </w:p>
    <w:p w14:paraId="6556BA42" w14:textId="77777777" w:rsidR="009D512D" w:rsidRPr="008C7844" w:rsidRDefault="00AC251D" w:rsidP="000E0509">
      <w:pPr>
        <w:pStyle w:val="Heading3"/>
        <w:spacing w:before="120" w:after="120"/>
        <w:rPr>
          <w:lang w:val="en-GB"/>
        </w:rPr>
      </w:pPr>
      <w:bookmarkStart w:id="115" w:name="_Toc105509186"/>
      <w:r w:rsidRPr="008C7844">
        <w:rPr>
          <w:lang w:val="en-GB"/>
        </w:rPr>
        <w:t>New Edition</w:t>
      </w:r>
      <w:bookmarkEnd w:id="115"/>
      <w:r w:rsidRPr="008C7844">
        <w:rPr>
          <w:lang w:val="en-GB"/>
        </w:rPr>
        <w:t xml:space="preserve"> </w:t>
      </w:r>
    </w:p>
    <w:p w14:paraId="4B345E80" w14:textId="48F9147C" w:rsidR="009D512D" w:rsidRPr="008C7844" w:rsidRDefault="00AC251D" w:rsidP="000E0509">
      <w:pPr>
        <w:spacing w:after="120"/>
        <w:rPr>
          <w:lang w:val="en-GB"/>
        </w:rPr>
      </w:pPr>
      <w:r w:rsidRPr="000E0509">
        <w:rPr>
          <w:i/>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are likely to have a significant impact on either existing users or future users of S-102.</w:t>
      </w:r>
      <w:r w:rsidR="00695424">
        <w:rPr>
          <w:lang w:val="en-GB"/>
        </w:rPr>
        <w:t xml:space="preserve"> </w:t>
      </w:r>
    </w:p>
    <w:p w14:paraId="331A3D40" w14:textId="77777777" w:rsidR="009D512D" w:rsidRPr="008C7844" w:rsidRDefault="00AC251D" w:rsidP="000E0509">
      <w:pPr>
        <w:pStyle w:val="Heading3"/>
        <w:spacing w:before="120" w:after="120"/>
        <w:rPr>
          <w:lang w:val="en-GB"/>
        </w:rPr>
      </w:pPr>
      <w:bookmarkStart w:id="116" w:name="_Toc105509187"/>
      <w:r w:rsidRPr="008C7844">
        <w:rPr>
          <w:lang w:val="en-GB"/>
        </w:rPr>
        <w:t>Revisions</w:t>
      </w:r>
      <w:bookmarkEnd w:id="116"/>
      <w:r w:rsidRPr="008C7844">
        <w:rPr>
          <w:lang w:val="en-GB"/>
        </w:rPr>
        <w:t xml:space="preserve"> </w:t>
      </w:r>
    </w:p>
    <w:p w14:paraId="10AC978B" w14:textId="3A202D33" w:rsidR="009D512D" w:rsidRPr="008C7844" w:rsidRDefault="00AC251D" w:rsidP="000E0509">
      <w:pPr>
        <w:spacing w:after="120"/>
        <w:rPr>
          <w:lang w:val="en-GB"/>
        </w:rPr>
      </w:pPr>
      <w:r w:rsidRPr="008C7844">
        <w:rPr>
          <w:i/>
          <w:lang w:val="en-GB"/>
        </w:rPr>
        <w:t xml:space="preserve">Revisions </w:t>
      </w:r>
      <w:r w:rsidRPr="008C7844">
        <w:rPr>
          <w:lang w:val="en-GB"/>
        </w:rPr>
        <w:t xml:space="preserve">are defined as substantive semantic changes to S-102. Typically, </w:t>
      </w:r>
      <w:r w:rsidRPr="000E0509">
        <w:rPr>
          <w:i/>
          <w:lang w:val="en-GB"/>
        </w:rPr>
        <w:t>revisions</w:t>
      </w:r>
      <w:r w:rsidRPr="008C7844">
        <w:rPr>
          <w:lang w:val="en-GB"/>
        </w:rPr>
        <w:t xml:space="preserve"> will change S-102 to correct factual errors; introduce necessary changes that have become evident </w:t>
      </w:r>
      <w:proofErr w:type="gramStart"/>
      <w:r w:rsidRPr="008C7844">
        <w:rPr>
          <w:lang w:val="en-GB"/>
        </w:rPr>
        <w:t>as a result of</w:t>
      </w:r>
      <w:proofErr w:type="gramEnd"/>
      <w:r w:rsidRPr="008C7844">
        <w:rPr>
          <w:lang w:val="en-GB"/>
        </w:rPr>
        <w:t xml:space="preserve">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w:t>
      </w:r>
      <w:r w:rsidRPr="000E0509">
        <w:rPr>
          <w:i/>
          <w:lang w:val="en-GB"/>
        </w:rPr>
        <w:t>revisions</w:t>
      </w:r>
      <w:r w:rsidRPr="008C7844">
        <w:rPr>
          <w:lang w:val="en-GB"/>
        </w:rPr>
        <w:t>.</w:t>
      </w:r>
      <w:r w:rsidR="00695424">
        <w:rPr>
          <w:lang w:val="en-GB"/>
        </w:rPr>
        <w:t xml:space="preserve"> </w:t>
      </w:r>
    </w:p>
    <w:p w14:paraId="483E7A6D" w14:textId="5FDA31A0" w:rsidR="009D512D" w:rsidRPr="008C7844" w:rsidRDefault="00AC251D" w:rsidP="000E0509">
      <w:pPr>
        <w:spacing w:after="120"/>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0E0509">
        <w:rPr>
          <w:lang w:val="en-GB"/>
        </w:rPr>
        <w:t>F</w:t>
      </w:r>
      <w:r w:rsidRPr="008C7844">
        <w:rPr>
          <w:lang w:val="en-GB"/>
        </w:rPr>
        <w:t xml:space="preserve">eature and </w:t>
      </w:r>
      <w:r w:rsidR="000E0509">
        <w:rPr>
          <w:lang w:val="en-GB"/>
        </w:rPr>
        <w:t>P</w:t>
      </w:r>
      <w:r w:rsidRPr="008C7844">
        <w:rPr>
          <w:lang w:val="en-GB"/>
        </w:rPr>
        <w:t xml:space="preserve">ortrayal </w:t>
      </w:r>
      <w:r w:rsidR="000E0509">
        <w:rPr>
          <w:lang w:val="en-GB"/>
        </w:rPr>
        <w:t>C</w:t>
      </w:r>
      <w:r w:rsidRPr="008C7844">
        <w:rPr>
          <w:lang w:val="en-GB"/>
        </w:rPr>
        <w:t xml:space="preserve">atalogues. </w:t>
      </w:r>
    </w:p>
    <w:p w14:paraId="1FEB73A7" w14:textId="77777777" w:rsidR="009D512D" w:rsidRPr="008C7844" w:rsidRDefault="00AC251D" w:rsidP="000E0509">
      <w:pPr>
        <w:spacing w:after="120"/>
        <w:rPr>
          <w:lang w:val="en-GB"/>
        </w:rPr>
      </w:pPr>
      <w:r w:rsidRPr="008C7844">
        <w:rPr>
          <w:lang w:val="en-GB"/>
        </w:rPr>
        <w:t xml:space="preserve">In most cases a new feature or portrayal catalogue will result in a </w:t>
      </w:r>
      <w:r w:rsidRPr="005F5448">
        <w:rPr>
          <w:i/>
          <w:lang w:val="en-GB"/>
        </w:rPr>
        <w:t>revision</w:t>
      </w:r>
      <w:r w:rsidRPr="008C7844">
        <w:rPr>
          <w:lang w:val="en-GB"/>
        </w:rPr>
        <w:t xml:space="preserve"> of S-102. </w:t>
      </w:r>
    </w:p>
    <w:p w14:paraId="26C08F28" w14:textId="77777777" w:rsidR="009D512D" w:rsidRPr="008C7844" w:rsidRDefault="00AC251D" w:rsidP="005F5448">
      <w:pPr>
        <w:pStyle w:val="Heading3"/>
        <w:spacing w:before="120" w:after="120"/>
        <w:rPr>
          <w:lang w:val="en-GB"/>
        </w:rPr>
      </w:pPr>
      <w:bookmarkStart w:id="117" w:name="_Toc105509188"/>
      <w:r w:rsidRPr="008C7844">
        <w:rPr>
          <w:lang w:val="en-GB"/>
        </w:rPr>
        <w:t>Clarification</w:t>
      </w:r>
      <w:bookmarkEnd w:id="117"/>
      <w:r w:rsidRPr="008C7844">
        <w:rPr>
          <w:lang w:val="en-GB"/>
        </w:rPr>
        <w:t xml:space="preserve"> </w:t>
      </w:r>
    </w:p>
    <w:p w14:paraId="4440C1EE" w14:textId="27766AC6" w:rsidR="009D512D" w:rsidRPr="008C7844" w:rsidRDefault="00AC251D" w:rsidP="005F5448">
      <w:pPr>
        <w:spacing w:after="120"/>
        <w:rPr>
          <w:lang w:val="en-GB"/>
        </w:rPr>
      </w:pPr>
      <w:r w:rsidRPr="005F5448">
        <w:rPr>
          <w:i/>
          <w:lang w:val="en-GB"/>
        </w:rPr>
        <w:t>Clarifications</w:t>
      </w:r>
      <w:r w:rsidRPr="008C7844">
        <w:rPr>
          <w:lang w:val="en-GB"/>
        </w:rPr>
        <w:t xml:space="preserve"> are non-substantive changes to S-102. Typically, </w:t>
      </w:r>
      <w:r w:rsidRPr="005F5448">
        <w:rPr>
          <w:i/>
          <w:lang w:val="en-GB"/>
        </w:rPr>
        <w:t>clarifications</w:t>
      </w:r>
      <w:r w:rsidRPr="008C7844">
        <w:rPr>
          <w:lang w:val="en-GB"/>
        </w:rPr>
        <w:t xml:space="preserve">: remove ambiguity; correct grammatical and spelling errors; amend or update cross references; insert improved graphics in spelling, </w:t>
      </w:r>
      <w:proofErr w:type="gramStart"/>
      <w:r w:rsidRPr="008C7844">
        <w:rPr>
          <w:lang w:val="en-GB"/>
        </w:rPr>
        <w:t>punctuation</w:t>
      </w:r>
      <w:proofErr w:type="gramEnd"/>
      <w:r w:rsidRPr="008C7844">
        <w:rPr>
          <w:lang w:val="en-GB"/>
        </w:rPr>
        <w:t xml:space="preserve"> and grammar. A </w:t>
      </w:r>
      <w:r w:rsidRPr="005F5448">
        <w:rPr>
          <w:i/>
          <w:lang w:val="en-GB"/>
        </w:rPr>
        <w:t>clarification</w:t>
      </w:r>
      <w:r w:rsidRPr="008C7844">
        <w:rPr>
          <w:lang w:val="en-GB"/>
        </w:rPr>
        <w:t xml:space="preserve"> must not cause any substantive semantic change to S-102.</w:t>
      </w:r>
      <w:r w:rsidR="00695424">
        <w:rPr>
          <w:lang w:val="en-GB"/>
        </w:rPr>
        <w:t xml:space="preserve"> </w:t>
      </w:r>
    </w:p>
    <w:p w14:paraId="035C9D7C" w14:textId="7B2C21DA" w:rsidR="009D512D" w:rsidRPr="008C7844" w:rsidRDefault="00AC251D" w:rsidP="005F5448">
      <w:pPr>
        <w:spacing w:after="120"/>
        <w:rPr>
          <w:lang w:val="en-GB"/>
        </w:rPr>
      </w:pPr>
      <w:r w:rsidRPr="008C7844">
        <w:rPr>
          <w:lang w:val="en-GB"/>
        </w:rPr>
        <w:lastRenderedPageBreak/>
        <w:t xml:space="preserve">Changes in a </w:t>
      </w:r>
      <w:r w:rsidRPr="005F5448">
        <w:rPr>
          <w:i/>
          <w:lang w:val="en-GB"/>
        </w:rPr>
        <w:t xml:space="preserve">clarification </w:t>
      </w:r>
      <w:r w:rsidRPr="005F5448">
        <w:rPr>
          <w:lang w:val="en-GB"/>
        </w:rPr>
        <w:t>are minor and ensure backward compatibility with the previous versions within the same Edition.</w:t>
      </w:r>
      <w:r w:rsidR="00695424" w:rsidRPr="005F5448">
        <w:rPr>
          <w:lang w:val="en-GB"/>
        </w:rPr>
        <w:t xml:space="preserve"> </w:t>
      </w:r>
      <w:r w:rsidRPr="005F5448">
        <w:rPr>
          <w:lang w:val="en-GB"/>
        </w:rPr>
        <w:t>Within</w:t>
      </w:r>
      <w:r w:rsidRPr="008C7844">
        <w:rPr>
          <w:lang w:val="en-GB"/>
        </w:rPr>
        <w:t xml:space="preserve"> the same Edition, a dataset of one </w:t>
      </w:r>
      <w:r w:rsidRPr="005F5448">
        <w:rPr>
          <w:i/>
          <w:lang w:val="en-GB"/>
        </w:rPr>
        <w:t>clarification</w:t>
      </w:r>
      <w:r w:rsidRPr="008C7844">
        <w:rPr>
          <w:lang w:val="en-GB"/>
        </w:rPr>
        <w:t xml:space="preserve"> version could always be processed with a later version of the </w:t>
      </w:r>
      <w:r w:rsidR="005F5448">
        <w:rPr>
          <w:lang w:val="en-GB"/>
        </w:rPr>
        <w:t>F</w:t>
      </w:r>
      <w:r w:rsidRPr="008C7844">
        <w:rPr>
          <w:lang w:val="en-GB"/>
        </w:rPr>
        <w:t xml:space="preserve">eature and </w:t>
      </w:r>
      <w:r w:rsidR="005F5448">
        <w:rPr>
          <w:lang w:val="en-GB"/>
        </w:rPr>
        <w:t>P</w:t>
      </w:r>
      <w:r w:rsidRPr="008C7844">
        <w:rPr>
          <w:lang w:val="en-GB"/>
        </w:rPr>
        <w:t xml:space="preserve">ortrayal </w:t>
      </w:r>
      <w:r w:rsidR="005F5448">
        <w:rPr>
          <w:lang w:val="en-GB"/>
        </w:rPr>
        <w:t>C</w:t>
      </w:r>
      <w:r w:rsidRPr="008C7844">
        <w:rPr>
          <w:lang w:val="en-GB"/>
        </w:rPr>
        <w:t xml:space="preserve">atalogues, and a </w:t>
      </w:r>
      <w:r w:rsidR="005F5448">
        <w:rPr>
          <w:lang w:val="en-GB"/>
        </w:rPr>
        <w:t>P</w:t>
      </w:r>
      <w:r w:rsidRPr="008C7844">
        <w:rPr>
          <w:lang w:val="en-GB"/>
        </w:rPr>
        <w:t xml:space="preserve">ortrayal </w:t>
      </w:r>
      <w:r w:rsidR="005F5448">
        <w:rPr>
          <w:lang w:val="en-GB"/>
        </w:rPr>
        <w:t>C</w:t>
      </w:r>
      <w:r w:rsidRPr="008C7844">
        <w:rPr>
          <w:lang w:val="en-GB"/>
        </w:rPr>
        <w:t xml:space="preserve">atalogue can always rely on earlier versions of the </w:t>
      </w:r>
      <w:r w:rsidR="005F5448">
        <w:rPr>
          <w:lang w:val="en-GB"/>
        </w:rPr>
        <w:t>F</w:t>
      </w:r>
      <w:r w:rsidRPr="008C7844">
        <w:rPr>
          <w:lang w:val="en-GB"/>
        </w:rPr>
        <w:t xml:space="preserve">eature </w:t>
      </w:r>
      <w:r w:rsidR="005F5448">
        <w:rPr>
          <w:lang w:val="en-GB"/>
        </w:rPr>
        <w:t>Catalogue.</w:t>
      </w:r>
    </w:p>
    <w:p w14:paraId="13123F3E" w14:textId="77777777" w:rsidR="009D512D" w:rsidRPr="008C7844" w:rsidRDefault="00AC251D" w:rsidP="005F5448">
      <w:pPr>
        <w:pStyle w:val="Heading3"/>
        <w:spacing w:before="120" w:after="120"/>
        <w:rPr>
          <w:lang w:val="en-GB"/>
        </w:rPr>
      </w:pPr>
      <w:bookmarkStart w:id="118" w:name="_Toc105509189"/>
      <w:r w:rsidRPr="008C7844">
        <w:rPr>
          <w:lang w:val="en-GB"/>
        </w:rPr>
        <w:t>Version Numbers</w:t>
      </w:r>
      <w:bookmarkEnd w:id="118"/>
      <w:r w:rsidRPr="008C7844">
        <w:rPr>
          <w:lang w:val="en-GB"/>
        </w:rPr>
        <w:t xml:space="preserve"> </w:t>
      </w:r>
    </w:p>
    <w:p w14:paraId="3E10F2E8" w14:textId="77777777" w:rsidR="009D512D" w:rsidRPr="008C7844" w:rsidRDefault="00AC251D" w:rsidP="005F5448">
      <w:pPr>
        <w:spacing w:after="120"/>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5F5448">
      <w:pPr>
        <w:spacing w:after="120"/>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5F5448">
      <w:pPr>
        <w:spacing w:after="120"/>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5F5448">
      <w:pPr>
        <w:spacing w:after="120"/>
        <w:rPr>
          <w:b/>
          <w:lang w:val="en-GB"/>
        </w:rPr>
      </w:pPr>
      <w:r w:rsidRPr="008C7844">
        <w:rPr>
          <w:lang w:val="en-GB"/>
        </w:rPr>
        <w:t xml:space="preserve">Clarifications denoted as </w:t>
      </w:r>
      <w:proofErr w:type="spellStart"/>
      <w:r w:rsidRPr="008C7844">
        <w:rPr>
          <w:lang w:val="en-GB"/>
        </w:rPr>
        <w:t>n.n.</w:t>
      </w:r>
      <w:r w:rsidRPr="008C7844">
        <w:rPr>
          <w:b/>
          <w:sz w:val="28"/>
          <w:lang w:val="en-GB"/>
        </w:rPr>
        <w:t>n</w:t>
      </w:r>
      <w:proofErr w:type="spellEnd"/>
      <w:r w:rsidRPr="008C7844">
        <w:rPr>
          <w:b/>
          <w:lang w:val="en-GB"/>
        </w:rPr>
        <w:t xml:space="preserve"> </w:t>
      </w:r>
    </w:p>
    <w:p w14:paraId="66CC10E3" w14:textId="77777777" w:rsidR="006459B7" w:rsidRPr="008C7844" w:rsidRDefault="006459B7" w:rsidP="005F5448">
      <w:pPr>
        <w:spacing w:after="120"/>
        <w:rPr>
          <w:b/>
          <w:lang w:val="en-GB"/>
        </w:rPr>
      </w:pPr>
    </w:p>
    <w:p w14:paraId="3DB0B8A5" w14:textId="77777777" w:rsidR="009D512D" w:rsidRPr="008C7844" w:rsidRDefault="00AC251D" w:rsidP="005F5448">
      <w:pPr>
        <w:pStyle w:val="Heading1"/>
        <w:spacing w:before="120" w:after="200"/>
        <w:rPr>
          <w:lang w:val="en-GB"/>
        </w:rPr>
      </w:pPr>
      <w:bookmarkStart w:id="119" w:name="_Toc105509190"/>
      <w:r w:rsidRPr="008C7844">
        <w:rPr>
          <w:lang w:val="en-GB"/>
        </w:rPr>
        <w:t xml:space="preserve">Specification </w:t>
      </w:r>
      <w:r w:rsidR="004C57E6" w:rsidRPr="008C7844">
        <w:rPr>
          <w:lang w:val="en-GB"/>
        </w:rPr>
        <w:t>S</w:t>
      </w:r>
      <w:r w:rsidRPr="008C7844">
        <w:rPr>
          <w:lang w:val="en-GB"/>
        </w:rPr>
        <w:t>cope</w:t>
      </w:r>
      <w:bookmarkEnd w:id="119"/>
      <w:r w:rsidRPr="008C7844">
        <w:rPr>
          <w:lang w:val="en-GB"/>
        </w:rPr>
        <w:t xml:space="preserve"> </w:t>
      </w:r>
    </w:p>
    <w:p w14:paraId="3FA86629" w14:textId="77777777" w:rsidR="003633E1" w:rsidRPr="008C7844" w:rsidRDefault="003633E1" w:rsidP="005F5448">
      <w:pPr>
        <w:spacing w:after="120"/>
        <w:rPr>
          <w:lang w:val="en-GB"/>
        </w:rPr>
      </w:pPr>
      <w:r w:rsidRPr="008C7844">
        <w:rPr>
          <w:lang w:val="en-GB"/>
        </w:rPr>
        <w:t>This product specification defines only one general scope which applies to all its sections.</w:t>
      </w:r>
    </w:p>
    <w:p w14:paraId="3A641307" w14:textId="77777777" w:rsidR="00FF43E7" w:rsidRDefault="00FF43E7" w:rsidP="005F5448">
      <w:pPr>
        <w:spacing w:after="120"/>
        <w:rPr>
          <w:lang w:val="en-GB"/>
        </w:rPr>
      </w:pPr>
      <w:r w:rsidRPr="005F5448">
        <w:rPr>
          <w:b/>
          <w:sz w:val="22"/>
          <w:lang w:val="en-GB"/>
        </w:rPr>
        <w:t>Scope I</w:t>
      </w:r>
      <w:r w:rsidR="003633E1" w:rsidRPr="005F5448">
        <w:rPr>
          <w:b/>
          <w:sz w:val="22"/>
          <w:lang w:val="en-GB"/>
        </w:rPr>
        <w:t>dentification</w:t>
      </w:r>
      <w:r w:rsidRPr="005F5448">
        <w:rPr>
          <w:b/>
          <w:sz w:val="22"/>
          <w:lang w:val="en-GB"/>
        </w:rPr>
        <w:t>:</w:t>
      </w:r>
      <w:r w:rsidRPr="008C7844">
        <w:rPr>
          <w:lang w:val="en-GB"/>
        </w:rPr>
        <w:t xml:space="preserve"> </w:t>
      </w:r>
      <w:r w:rsidR="00F14A2E" w:rsidRPr="008C7844">
        <w:rPr>
          <w:lang w:val="en-GB"/>
        </w:rPr>
        <w:tab/>
      </w:r>
      <w:proofErr w:type="spellStart"/>
      <w:r w:rsidRPr="008C7844">
        <w:rPr>
          <w:lang w:val="en-GB"/>
        </w:rPr>
        <w:t>G</w:t>
      </w:r>
      <w:r w:rsidR="003633E1" w:rsidRPr="008C7844">
        <w:rPr>
          <w:lang w:val="en-GB"/>
        </w:rPr>
        <w:t>eneralScope</w:t>
      </w:r>
      <w:proofErr w:type="spellEnd"/>
    </w:p>
    <w:p w14:paraId="1AF2862A" w14:textId="77777777" w:rsidR="005F5448" w:rsidRPr="008C7844" w:rsidRDefault="005F5448" w:rsidP="005F5448">
      <w:pPr>
        <w:spacing w:after="120"/>
        <w:rPr>
          <w:lang w:val="en-GB"/>
        </w:rPr>
      </w:pPr>
    </w:p>
    <w:p w14:paraId="6728174C" w14:textId="77777777" w:rsidR="00FF43E7" w:rsidRDefault="00FF43E7" w:rsidP="005F5448">
      <w:pPr>
        <w:pStyle w:val="Heading1"/>
        <w:spacing w:before="120" w:after="200"/>
        <w:rPr>
          <w:lang w:val="en-GB"/>
        </w:rPr>
      </w:pPr>
      <w:bookmarkStart w:id="120" w:name="_Toc25138421"/>
      <w:bookmarkStart w:id="121" w:name="_Toc105509191"/>
      <w:r w:rsidRPr="008C7844">
        <w:rPr>
          <w:lang w:val="en-GB"/>
        </w:rPr>
        <w:t>Data</w:t>
      </w:r>
      <w:bookmarkEnd w:id="120"/>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121"/>
    </w:p>
    <w:p w14:paraId="10EB9673" w14:textId="594AB94C" w:rsidR="00C108CA" w:rsidRPr="008C7844" w:rsidRDefault="00C108CA" w:rsidP="00C108CA">
      <w:pPr>
        <w:spacing w:after="120"/>
        <w:ind w:left="1985" w:hanging="1985"/>
        <w:rPr>
          <w:lang w:val="en-GB"/>
        </w:rPr>
      </w:pPr>
      <w:r w:rsidRPr="008C7844">
        <w:rPr>
          <w:b/>
          <w:sz w:val="22"/>
          <w:lang w:val="en-GB"/>
        </w:rPr>
        <w:t xml:space="preserve">Title: </w:t>
      </w:r>
      <w:r w:rsidRPr="008C7844">
        <w:rPr>
          <w:b/>
          <w:sz w:val="22"/>
          <w:lang w:val="en-GB"/>
        </w:rPr>
        <w:tab/>
      </w:r>
      <w:r w:rsidRPr="008C7844">
        <w:rPr>
          <w:lang w:val="en-GB"/>
        </w:rPr>
        <w:t>Bathym</w:t>
      </w:r>
      <w:r>
        <w:rPr>
          <w:lang w:val="en-GB"/>
        </w:rPr>
        <w:t>etric Surface</w:t>
      </w:r>
    </w:p>
    <w:p w14:paraId="38F774E6" w14:textId="49969CB8" w:rsidR="00C108CA" w:rsidRPr="008C7844" w:rsidRDefault="00C108CA" w:rsidP="00C108CA">
      <w:pPr>
        <w:spacing w:after="120"/>
        <w:ind w:left="1985" w:hanging="1985"/>
        <w:rPr>
          <w:lang w:val="en-GB"/>
        </w:rPr>
      </w:pPr>
      <w:r>
        <w:rPr>
          <w:b/>
          <w:sz w:val="22"/>
          <w:lang w:val="en-GB"/>
        </w:rPr>
        <w:t>Abstract</w:t>
      </w:r>
      <w:r w:rsidRPr="008C7844">
        <w:rPr>
          <w:b/>
          <w:sz w:val="22"/>
          <w:lang w:val="en-GB"/>
        </w:rPr>
        <w:t>:</w:t>
      </w:r>
      <w:r>
        <w:rPr>
          <w:b/>
          <w:sz w:val="22"/>
          <w:lang w:val="en-GB"/>
        </w:rPr>
        <w:t xml:space="preserve"> </w:t>
      </w:r>
      <w:r>
        <w:rPr>
          <w:b/>
          <w:sz w:val="22"/>
          <w:lang w:val="en-GB"/>
        </w:rPr>
        <w:tab/>
      </w:r>
      <w:r w:rsidRPr="00C108CA">
        <w:rPr>
          <w:lang w:val="en-GB"/>
        </w:rPr>
        <w:t xml:space="preserve">The Bathymetric Surface Product consists of a set of values organized to form a regular </w:t>
      </w:r>
      <w:ins w:id="122" w:author="Daniel Rohde" w:date="2022-12-20T00:06:00Z">
        <w:r w:rsidR="00511235">
          <w:rPr>
            <w:lang w:val="en-GB"/>
          </w:rPr>
          <w:t xml:space="preserve">set of </w:t>
        </w:r>
      </w:ins>
      <w:proofErr w:type="gramStart"/>
      <w:r w:rsidRPr="00C108CA">
        <w:rPr>
          <w:lang w:val="en-GB"/>
        </w:rPr>
        <w:t>grid</w:t>
      </w:r>
      <w:proofErr w:type="gramEnd"/>
      <w:r w:rsidRPr="00C108CA">
        <w:rPr>
          <w:lang w:val="en-GB"/>
        </w:rPr>
        <w:t xml:space="preserve"> </w:t>
      </w:r>
      <w:del w:id="123" w:author="Daniel Rohde" w:date="2022-12-20T00:06:00Z">
        <w:r w:rsidRPr="00C108CA">
          <w:rPr>
            <w:lang w:val="en-GB"/>
          </w:rPr>
          <w:delText>coverage</w:delText>
        </w:r>
      </w:del>
      <w:ins w:id="124" w:author="Daniel Rohde" w:date="2022-12-20T00:06:00Z">
        <w:r w:rsidRPr="00C108CA">
          <w:rPr>
            <w:lang w:val="en-GB"/>
          </w:rPr>
          <w:t>coverage</w:t>
        </w:r>
        <w:r w:rsidR="00511235">
          <w:rPr>
            <w:lang w:val="en-GB"/>
          </w:rPr>
          <w:t>s</w:t>
        </w:r>
      </w:ins>
      <w:r w:rsidRPr="00C108CA">
        <w:rPr>
          <w:lang w:val="en-GB"/>
        </w:rPr>
        <w:t>, with associated metadata, for an area of the sea, river, lake</w:t>
      </w:r>
      <w:ins w:id="125" w:author="Daniel Rohde" w:date="2022-12-20T00:06:00Z">
        <w:r w:rsidR="00511235">
          <w:rPr>
            <w:lang w:val="en-GB"/>
          </w:rPr>
          <w:t>,</w:t>
        </w:r>
      </w:ins>
      <w:r w:rsidRPr="00C108CA">
        <w:rPr>
          <w:lang w:val="en-GB"/>
        </w:rPr>
        <w:t xml:space="preserve"> or other body of water. </w:t>
      </w:r>
      <w:del w:id="126" w:author="Daniel Rohde" w:date="2022-12-20T00:06:00Z">
        <w:r w:rsidRPr="00C108CA">
          <w:rPr>
            <w:lang w:val="en-GB"/>
          </w:rPr>
          <w:delText>Final</w:delText>
        </w:r>
      </w:del>
      <w:ins w:id="127" w:author="Daniel Rohde" w:date="2022-12-20T00:06:00Z">
        <w:r w:rsidR="00511235">
          <w:rPr>
            <w:lang w:val="en-GB"/>
          </w:rPr>
          <w:t>The f</w:t>
        </w:r>
        <w:r w:rsidRPr="00C108CA">
          <w:rPr>
            <w:lang w:val="en-GB"/>
          </w:rPr>
          <w:t>inal</w:t>
        </w:r>
      </w:ins>
      <w:r w:rsidRPr="00C108CA">
        <w:rPr>
          <w:lang w:val="en-GB"/>
        </w:rPr>
        <w:t xml:space="preserve"> grid </w:t>
      </w:r>
      <w:del w:id="128" w:author="Daniel Rohde" w:date="2022-12-20T00:06:00Z">
        <w:r w:rsidRPr="00C108CA">
          <w:rPr>
            <w:lang w:val="en-GB"/>
          </w:rPr>
          <w:delText>coverage includes</w:delText>
        </w:r>
      </w:del>
      <w:ins w:id="129" w:author="Daniel Rohde" w:date="2022-12-20T00:06:00Z">
        <w:r w:rsidRPr="00C108CA">
          <w:rPr>
            <w:lang w:val="en-GB"/>
          </w:rPr>
          <w:t>coverage</w:t>
        </w:r>
        <w:r w:rsidR="00511235">
          <w:rPr>
            <w:lang w:val="en-GB"/>
          </w:rPr>
          <w:t>s</w:t>
        </w:r>
        <w:r w:rsidRPr="00C108CA">
          <w:rPr>
            <w:lang w:val="en-GB"/>
          </w:rPr>
          <w:t xml:space="preserve"> include</w:t>
        </w:r>
      </w:ins>
      <w:r w:rsidRPr="00C108CA">
        <w:rPr>
          <w:lang w:val="en-GB"/>
        </w:rPr>
        <w:t xml:space="preserve"> a depth </w:t>
      </w:r>
      <w:commentRangeStart w:id="130"/>
      <w:r w:rsidRPr="00C108CA">
        <w:rPr>
          <w:lang w:val="en-GB"/>
        </w:rPr>
        <w:t xml:space="preserve">value and </w:t>
      </w:r>
      <w:ins w:id="131" w:author="Daniel Rohde" w:date="2022-12-20T00:06:00Z">
        <w:r w:rsidR="00511235">
          <w:rPr>
            <w:lang w:val="en-GB"/>
          </w:rPr>
          <w:t xml:space="preserve">optional </w:t>
        </w:r>
      </w:ins>
      <w:r w:rsidRPr="00C108CA">
        <w:rPr>
          <w:lang w:val="en-GB"/>
        </w:rPr>
        <w:t xml:space="preserve">associated </w:t>
      </w:r>
      <w:commentRangeEnd w:id="130"/>
      <w:r w:rsidR="00223019">
        <w:rPr>
          <w:rStyle w:val="CommentReference"/>
        </w:rPr>
        <w:commentReference w:id="130"/>
      </w:r>
      <w:r w:rsidRPr="00C108CA">
        <w:rPr>
          <w:lang w:val="en-GB"/>
        </w:rPr>
        <w:t>uncertainty estimate for each location in the matrix.</w:t>
      </w:r>
      <w:r w:rsidRPr="008C7844">
        <w:rPr>
          <w:lang w:val="en-GB"/>
        </w:rPr>
        <w:t xml:space="preserve"> </w:t>
      </w:r>
    </w:p>
    <w:p w14:paraId="6F166FE2" w14:textId="77777777" w:rsidR="00B85428" w:rsidRDefault="00C108CA" w:rsidP="00B85428">
      <w:pPr>
        <w:spacing w:after="60"/>
        <w:ind w:left="1985" w:hanging="1985"/>
        <w:rPr>
          <w:lang w:val="en-GB"/>
        </w:rPr>
      </w:pPr>
      <w:r w:rsidRPr="002B2AC3">
        <w:rPr>
          <w:b/>
          <w:sz w:val="22"/>
          <w:lang w:val="en-GB"/>
        </w:rPr>
        <w:t>Topic Category:</w:t>
      </w:r>
      <w:r>
        <w:rPr>
          <w:sz w:val="22"/>
          <w:lang w:val="en-GB"/>
        </w:rPr>
        <w:t xml:space="preserve"> </w:t>
      </w:r>
      <w:r>
        <w:rPr>
          <w:sz w:val="22"/>
          <w:lang w:val="en-GB"/>
        </w:rPr>
        <w:tab/>
      </w:r>
      <w:r w:rsidR="00B85428" w:rsidRPr="00B85428">
        <w:rPr>
          <w:lang w:val="en-GB"/>
        </w:rPr>
        <w:t xml:space="preserve">Main topics for the product, as according to ISO/IEC 19115-1 </w:t>
      </w:r>
      <w:proofErr w:type="spellStart"/>
      <w:r w:rsidR="00B85428" w:rsidRPr="00B85428">
        <w:rPr>
          <w:lang w:val="en-GB"/>
        </w:rPr>
        <w:t>MD_TopicCategoryCode</w:t>
      </w:r>
      <w:proofErr w:type="spellEnd"/>
      <w:r w:rsidR="00B85428" w:rsidRPr="00B85428">
        <w:rPr>
          <w:lang w:val="en-GB"/>
        </w:rPr>
        <w:t>:</w:t>
      </w:r>
    </w:p>
    <w:p w14:paraId="084C5B19" w14:textId="3B23D73C" w:rsidR="00C108CA" w:rsidRDefault="00B85428" w:rsidP="00B85428">
      <w:pPr>
        <w:spacing w:after="60"/>
        <w:ind w:left="1985" w:hanging="1985"/>
        <w:rPr>
          <w:szCs w:val="20"/>
          <w:lang w:val="en-GB"/>
        </w:rPr>
      </w:pPr>
      <w:r w:rsidRPr="00B85428">
        <w:rPr>
          <w:b/>
          <w:szCs w:val="20"/>
          <w:lang w:val="en-GB"/>
        </w:rPr>
        <w:tab/>
      </w:r>
      <w:r w:rsidRPr="00B85428">
        <w:rPr>
          <w:szCs w:val="20"/>
          <w:lang w:val="en-GB"/>
        </w:rPr>
        <w:t>006 – elevation</w:t>
      </w:r>
    </w:p>
    <w:p w14:paraId="6F3BD5C8" w14:textId="0779FBF8" w:rsidR="00B85428" w:rsidRDefault="00B85428" w:rsidP="00B85428">
      <w:pPr>
        <w:spacing w:after="60"/>
        <w:ind w:left="1985" w:hanging="1985"/>
        <w:rPr>
          <w:szCs w:val="20"/>
          <w:lang w:val="en-GB"/>
        </w:rPr>
      </w:pPr>
      <w:r>
        <w:rPr>
          <w:szCs w:val="20"/>
          <w:lang w:val="en-GB"/>
        </w:rPr>
        <w:tab/>
      </w:r>
      <w:r w:rsidRPr="00B85428">
        <w:rPr>
          <w:szCs w:val="20"/>
          <w:lang w:val="en-GB"/>
        </w:rPr>
        <w:t>014 – oceans</w:t>
      </w:r>
    </w:p>
    <w:p w14:paraId="140F1B21" w14:textId="7F4F0667" w:rsidR="00B85428" w:rsidRPr="00B85428" w:rsidRDefault="00B85428" w:rsidP="00C108CA">
      <w:pPr>
        <w:spacing w:after="120"/>
        <w:ind w:left="1985" w:hanging="1985"/>
        <w:rPr>
          <w:szCs w:val="20"/>
          <w:lang w:val="en-GB"/>
        </w:rPr>
      </w:pPr>
      <w:r>
        <w:rPr>
          <w:szCs w:val="20"/>
          <w:lang w:val="en-GB"/>
        </w:rPr>
        <w:tab/>
      </w:r>
      <w:r w:rsidRPr="00B85428">
        <w:rPr>
          <w:szCs w:val="20"/>
          <w:lang w:val="en-GB"/>
        </w:rPr>
        <w:t xml:space="preserve">012 – </w:t>
      </w:r>
      <w:proofErr w:type="spellStart"/>
      <w:r w:rsidRPr="00B85428">
        <w:rPr>
          <w:szCs w:val="20"/>
          <w:lang w:val="en-GB"/>
        </w:rPr>
        <w:t>inlandWaters</w:t>
      </w:r>
      <w:proofErr w:type="spellEnd"/>
    </w:p>
    <w:p w14:paraId="744F82C1" w14:textId="5EA6A985" w:rsidR="00C108CA" w:rsidRPr="008C7844" w:rsidRDefault="00B85428" w:rsidP="00C108CA">
      <w:pPr>
        <w:spacing w:after="120"/>
        <w:ind w:left="1985" w:hanging="1985"/>
        <w:rPr>
          <w:szCs w:val="20"/>
          <w:lang w:val="en-GB"/>
        </w:rPr>
      </w:pPr>
      <w:r w:rsidRPr="002B2AC3">
        <w:rPr>
          <w:b/>
          <w:sz w:val="22"/>
          <w:lang w:val="en-GB"/>
        </w:rPr>
        <w:t>Geographic Description</w:t>
      </w:r>
      <w:r w:rsidR="00C108CA" w:rsidRPr="008C7844">
        <w:rPr>
          <w:b/>
          <w:sz w:val="22"/>
          <w:szCs w:val="20"/>
          <w:lang w:val="en-GB"/>
        </w:rPr>
        <w:t xml:space="preserve">: </w:t>
      </w:r>
      <w:r w:rsidR="00C108CA" w:rsidRPr="008C7844">
        <w:rPr>
          <w:b/>
          <w:sz w:val="22"/>
          <w:szCs w:val="20"/>
          <w:lang w:val="en-GB"/>
        </w:rPr>
        <w:tab/>
      </w:r>
      <w:r w:rsidRPr="00B85428">
        <w:rPr>
          <w:color w:val="auto"/>
          <w:szCs w:val="20"/>
          <w:lang w:val="en-GB"/>
        </w:rPr>
        <w:t>Areas specific to marine navigation.</w:t>
      </w:r>
    </w:p>
    <w:p w14:paraId="29581A8E" w14:textId="1C1432AE" w:rsidR="00C108CA" w:rsidRPr="008C7844" w:rsidRDefault="00B85428" w:rsidP="00C108CA">
      <w:pPr>
        <w:spacing w:after="120"/>
        <w:ind w:left="1985" w:hanging="1985"/>
        <w:rPr>
          <w:lang w:val="en-GB"/>
        </w:rPr>
      </w:pPr>
      <w:r w:rsidRPr="002B2AC3">
        <w:rPr>
          <w:b/>
          <w:sz w:val="22"/>
          <w:lang w:val="en-GB"/>
        </w:rPr>
        <w:t>Spatial Resolution</w:t>
      </w:r>
      <w:r w:rsidR="00C108CA" w:rsidRPr="008C7844">
        <w:rPr>
          <w:b/>
          <w:sz w:val="22"/>
          <w:lang w:val="en-GB"/>
        </w:rPr>
        <w:t>:</w:t>
      </w:r>
      <w:r w:rsidR="00C108CA">
        <w:rPr>
          <w:b/>
          <w:sz w:val="22"/>
          <w:lang w:val="en-GB"/>
        </w:rPr>
        <w:t xml:space="preserve"> </w:t>
      </w:r>
      <w:r w:rsidR="00C108CA" w:rsidRPr="008C7844">
        <w:rPr>
          <w:b/>
          <w:sz w:val="22"/>
          <w:lang w:val="en-GB"/>
        </w:rPr>
        <w:tab/>
      </w:r>
      <w:r w:rsidRPr="00B85428">
        <w:rPr>
          <w:lang w:val="en-GB"/>
        </w:rPr>
        <w:t xml:space="preserve">The spatial resolution, or the spatial dimension on the earth covered by the size of a grid matrix cell (nominal ground sample distance), varies according to the model adopted by </w:t>
      </w:r>
      <w:del w:id="132" w:author="Daniel Rohde" w:date="2022-12-20T00:06:00Z">
        <w:r w:rsidRPr="00B85428">
          <w:rPr>
            <w:lang w:val="en-GB"/>
          </w:rPr>
          <w:delText>(</w:delText>
        </w:r>
      </w:del>
      <w:r w:rsidRPr="00B85428">
        <w:rPr>
          <w:lang w:val="en-GB"/>
        </w:rPr>
        <w:t xml:space="preserve">the </w:t>
      </w:r>
      <w:del w:id="133" w:author="Daniel Rohde" w:date="2022-12-20T00:06:00Z">
        <w:r w:rsidRPr="00B85428">
          <w:rPr>
            <w:lang w:val="en-GB"/>
          </w:rPr>
          <w:delText>producer</w:delText>
        </w:r>
      </w:del>
      <w:ins w:id="134" w:author="Daniel Rohde" w:date="2022-12-20T00:06:00Z">
        <w:r w:rsidR="00511235" w:rsidRPr="00B85428">
          <w:rPr>
            <w:lang w:val="en-GB"/>
          </w:rPr>
          <w:t>produc</w:t>
        </w:r>
        <w:r w:rsidR="00511235">
          <w:rPr>
            <w:lang w:val="en-GB"/>
          </w:rPr>
          <w:t>ing</w:t>
        </w:r>
      </w:ins>
      <w:r w:rsidR="00511235" w:rsidRPr="00B85428">
        <w:rPr>
          <w:lang w:val="en-GB"/>
        </w:rPr>
        <w:t xml:space="preserve"> </w:t>
      </w:r>
      <w:r w:rsidRPr="00B85428">
        <w:rPr>
          <w:lang w:val="en-GB"/>
        </w:rPr>
        <w:t>hydrographic office</w:t>
      </w:r>
      <w:del w:id="135" w:author="Daniel Rohde" w:date="2022-12-20T00:06:00Z">
        <w:r w:rsidRPr="00B85428">
          <w:rPr>
            <w:lang w:val="en-GB"/>
          </w:rPr>
          <w:delText>).</w:delText>
        </w:r>
      </w:del>
      <w:ins w:id="136" w:author="Daniel Rohde" w:date="2022-12-20T00:06:00Z">
        <w:r w:rsidRPr="00B85428">
          <w:rPr>
            <w:lang w:val="en-GB"/>
          </w:rPr>
          <w:t>.</w:t>
        </w:r>
      </w:ins>
      <w:r w:rsidR="00C108CA" w:rsidRPr="008C7844">
        <w:rPr>
          <w:lang w:val="en-GB"/>
        </w:rPr>
        <w:t xml:space="preserve"> </w:t>
      </w:r>
    </w:p>
    <w:p w14:paraId="32A08554" w14:textId="77777777" w:rsidR="001B3580" w:rsidRDefault="001B3580" w:rsidP="00C108CA">
      <w:pPr>
        <w:spacing w:after="120"/>
        <w:ind w:left="1985" w:hanging="1985"/>
        <w:rPr>
          <w:lang w:val="en-GB"/>
        </w:rPr>
      </w:pPr>
      <w:r w:rsidRPr="002B2AC3">
        <w:rPr>
          <w:b/>
          <w:sz w:val="22"/>
          <w:lang w:val="en-GB"/>
        </w:rPr>
        <w:t>Purpose</w:t>
      </w:r>
      <w:r w:rsidR="00C108CA" w:rsidRPr="008C7844">
        <w:rPr>
          <w:b/>
          <w:sz w:val="22"/>
          <w:lang w:val="en-GB"/>
        </w:rPr>
        <w:t>:</w:t>
      </w:r>
      <w:r w:rsidR="00C108CA">
        <w:rPr>
          <w:lang w:val="en-GB"/>
        </w:rPr>
        <w:t xml:space="preserve">  </w:t>
      </w:r>
      <w:r w:rsidR="00C108CA">
        <w:rPr>
          <w:lang w:val="en-GB"/>
        </w:rPr>
        <w:tab/>
      </w:r>
      <w:r w:rsidRPr="001B3580">
        <w:rPr>
          <w:lang w:val="en-GB"/>
        </w:rPr>
        <w:t>The primary purpose of the bathymetric surface product is to provide high resolution bathymetry in gridded form in support of safety of navigation. The secondary purpose is to provide high resolution bathymetry for other maritime applications.</w:t>
      </w:r>
    </w:p>
    <w:p w14:paraId="1D0C5553" w14:textId="34A15FF8" w:rsidR="001B3580" w:rsidRPr="008C7844" w:rsidRDefault="001B3580" w:rsidP="001B3580">
      <w:pPr>
        <w:spacing w:after="120"/>
        <w:ind w:left="1985" w:hanging="1985"/>
        <w:rPr>
          <w:lang w:val="en-GB"/>
        </w:rPr>
      </w:pPr>
      <w:r w:rsidRPr="002B2AC3">
        <w:rPr>
          <w:b/>
          <w:sz w:val="22"/>
          <w:lang w:val="en-GB"/>
        </w:rPr>
        <w:t>Language</w:t>
      </w:r>
      <w:r w:rsidRPr="008C7844">
        <w:rPr>
          <w:b/>
          <w:sz w:val="22"/>
          <w:lang w:val="en-GB"/>
        </w:rPr>
        <w:t>:</w:t>
      </w:r>
      <w:r>
        <w:rPr>
          <w:b/>
          <w:sz w:val="22"/>
          <w:lang w:val="en-GB"/>
        </w:rPr>
        <w:t xml:space="preserve"> </w:t>
      </w:r>
      <w:r w:rsidRPr="008C7844">
        <w:rPr>
          <w:b/>
          <w:sz w:val="22"/>
          <w:lang w:val="en-GB"/>
        </w:rPr>
        <w:tab/>
      </w:r>
      <w:r w:rsidRPr="000945DF">
        <w:rPr>
          <w:lang w:val="en-GB"/>
        </w:rPr>
        <w:t>English (Mandatory), other (Optional)</w:t>
      </w:r>
      <w:r w:rsidRPr="008C7844">
        <w:rPr>
          <w:lang w:val="en-GB"/>
        </w:rPr>
        <w:t xml:space="preserve"> </w:t>
      </w:r>
    </w:p>
    <w:p w14:paraId="3E0AE31F" w14:textId="77777777" w:rsidR="001B3580" w:rsidRPr="008C7844" w:rsidRDefault="001B3580" w:rsidP="001B3580">
      <w:pPr>
        <w:tabs>
          <w:tab w:val="left" w:pos="1985"/>
        </w:tabs>
        <w:spacing w:after="9"/>
        <w:rPr>
          <w:lang w:val="en-GB"/>
        </w:rPr>
      </w:pPr>
      <w:commentRangeStart w:id="137"/>
      <w:r w:rsidRPr="008C7844">
        <w:rPr>
          <w:b/>
          <w:sz w:val="22"/>
          <w:lang w:val="en-GB"/>
        </w:rPr>
        <w:t>Classification:</w:t>
      </w:r>
      <w:r>
        <w:rPr>
          <w:lang w:val="en-GB"/>
        </w:rPr>
        <w:t xml:space="preserve">  </w:t>
      </w:r>
      <w:r>
        <w:rPr>
          <w:lang w:val="en-GB"/>
        </w:rPr>
        <w:tab/>
      </w:r>
      <w:r w:rsidRPr="008C7844">
        <w:rPr>
          <w:lang w:val="en-GB"/>
        </w:rPr>
        <w:t xml:space="preserve">Data can be classified as one of the following: </w:t>
      </w:r>
    </w:p>
    <w:p w14:paraId="42B7EE15" w14:textId="77777777" w:rsidR="001B3580" w:rsidRPr="008C7844" w:rsidRDefault="001B3580" w:rsidP="001B3580">
      <w:pPr>
        <w:tabs>
          <w:tab w:val="center" w:pos="6532"/>
        </w:tabs>
        <w:spacing w:after="9"/>
        <w:ind w:left="2410"/>
        <w:rPr>
          <w:lang w:val="en-GB"/>
        </w:rPr>
      </w:pPr>
      <w:r w:rsidRPr="008C7844">
        <w:rPr>
          <w:lang w:val="en-GB"/>
        </w:rPr>
        <w:t xml:space="preserve">1) </w:t>
      </w:r>
      <w:proofErr w:type="gramStart"/>
      <w:r w:rsidRPr="008C7844">
        <w:rPr>
          <w:lang w:val="en-GB"/>
        </w:rPr>
        <w:t>Unclassified;</w:t>
      </w:r>
      <w:proofErr w:type="gramEnd"/>
      <w:r w:rsidRPr="008C7844">
        <w:rPr>
          <w:lang w:val="en-GB"/>
        </w:rPr>
        <w:t xml:space="preserve"> </w:t>
      </w:r>
    </w:p>
    <w:p w14:paraId="253582F5" w14:textId="77777777" w:rsidR="001B3580" w:rsidRPr="008C7844" w:rsidRDefault="001B3580" w:rsidP="001B3580">
      <w:pPr>
        <w:tabs>
          <w:tab w:val="center" w:pos="6532"/>
        </w:tabs>
        <w:spacing w:after="9"/>
        <w:ind w:left="2410"/>
        <w:rPr>
          <w:lang w:val="en-GB"/>
        </w:rPr>
      </w:pPr>
      <w:r w:rsidRPr="008C7844">
        <w:rPr>
          <w:lang w:val="en-GB"/>
        </w:rPr>
        <w:t xml:space="preserve">2) </w:t>
      </w:r>
      <w:proofErr w:type="gramStart"/>
      <w:r w:rsidRPr="008C7844">
        <w:rPr>
          <w:lang w:val="en-GB"/>
        </w:rPr>
        <w:t>Restricted;</w:t>
      </w:r>
      <w:proofErr w:type="gramEnd"/>
    </w:p>
    <w:p w14:paraId="10EDB6FD" w14:textId="77777777" w:rsidR="001B3580" w:rsidRPr="008C7844" w:rsidRDefault="001B3580" w:rsidP="001B3580">
      <w:pPr>
        <w:spacing w:after="0"/>
        <w:ind w:left="2410" w:right="510"/>
        <w:rPr>
          <w:lang w:val="en-GB"/>
        </w:rPr>
      </w:pPr>
      <w:r w:rsidRPr="008C7844">
        <w:rPr>
          <w:lang w:val="en-GB"/>
        </w:rPr>
        <w:t xml:space="preserve">3) </w:t>
      </w:r>
      <w:proofErr w:type="gramStart"/>
      <w:r w:rsidRPr="008C7844">
        <w:rPr>
          <w:lang w:val="en-GB"/>
        </w:rPr>
        <w:t>Confidential;</w:t>
      </w:r>
      <w:proofErr w:type="gramEnd"/>
    </w:p>
    <w:p w14:paraId="0A91D46A" w14:textId="77777777" w:rsidR="001B3580" w:rsidRPr="008C7844" w:rsidRDefault="001B3580" w:rsidP="001B3580">
      <w:pPr>
        <w:spacing w:after="0"/>
        <w:ind w:left="2410" w:right="510"/>
        <w:rPr>
          <w:lang w:val="en-GB"/>
        </w:rPr>
      </w:pPr>
      <w:r w:rsidRPr="008C7844">
        <w:rPr>
          <w:lang w:val="en-GB"/>
        </w:rPr>
        <w:t xml:space="preserve">4) </w:t>
      </w:r>
      <w:proofErr w:type="gramStart"/>
      <w:r w:rsidRPr="008C7844">
        <w:rPr>
          <w:lang w:val="en-GB"/>
        </w:rPr>
        <w:t>Secret;</w:t>
      </w:r>
      <w:proofErr w:type="gramEnd"/>
      <w:r w:rsidRPr="008C7844">
        <w:rPr>
          <w:lang w:val="en-GB"/>
        </w:rPr>
        <w:t xml:space="preserve"> </w:t>
      </w:r>
    </w:p>
    <w:p w14:paraId="178EAB72" w14:textId="0B7D8E35" w:rsidR="001B3580" w:rsidRDefault="001B3580" w:rsidP="001B3580">
      <w:pPr>
        <w:spacing w:after="0"/>
        <w:ind w:left="2410" w:right="510"/>
        <w:rPr>
          <w:lang w:val="en-GB"/>
        </w:rPr>
      </w:pPr>
      <w:r w:rsidRPr="008C7844">
        <w:rPr>
          <w:lang w:val="en-GB"/>
        </w:rPr>
        <w:t xml:space="preserve">5) Top </w:t>
      </w:r>
      <w:proofErr w:type="gramStart"/>
      <w:r w:rsidRPr="008C7844">
        <w:rPr>
          <w:lang w:val="en-GB"/>
        </w:rPr>
        <w:t>Secret</w:t>
      </w:r>
      <w:r>
        <w:rPr>
          <w:lang w:val="en-GB"/>
        </w:rPr>
        <w:t>;</w:t>
      </w:r>
      <w:proofErr w:type="gramEnd"/>
      <w:r>
        <w:rPr>
          <w:lang w:val="en-GB"/>
        </w:rPr>
        <w:t xml:space="preserve"> </w:t>
      </w:r>
    </w:p>
    <w:p w14:paraId="5753EC16" w14:textId="77777777" w:rsidR="001B3580" w:rsidRDefault="001B3580" w:rsidP="001B3580">
      <w:pPr>
        <w:spacing w:after="0"/>
        <w:ind w:left="2410" w:right="510"/>
        <w:rPr>
          <w:lang w:val="en-GB"/>
        </w:rPr>
      </w:pPr>
      <w:r>
        <w:rPr>
          <w:lang w:val="en-GB"/>
        </w:rPr>
        <w:t xml:space="preserve">6) Sensitive but </w:t>
      </w:r>
      <w:proofErr w:type="gramStart"/>
      <w:r>
        <w:rPr>
          <w:lang w:val="en-GB"/>
        </w:rPr>
        <w:t>unclassified;</w:t>
      </w:r>
      <w:proofErr w:type="gramEnd"/>
    </w:p>
    <w:p w14:paraId="4994E042" w14:textId="77777777" w:rsidR="001B3580" w:rsidRDefault="001B3580" w:rsidP="001B3580">
      <w:pPr>
        <w:spacing w:after="0"/>
        <w:ind w:left="2410" w:right="510"/>
        <w:rPr>
          <w:lang w:val="en-GB"/>
        </w:rPr>
      </w:pPr>
      <w:r>
        <w:rPr>
          <w:lang w:val="en-GB"/>
        </w:rPr>
        <w:t xml:space="preserve">7) For official use </w:t>
      </w:r>
      <w:proofErr w:type="gramStart"/>
      <w:r>
        <w:rPr>
          <w:lang w:val="en-GB"/>
        </w:rPr>
        <w:t>only;</w:t>
      </w:r>
      <w:proofErr w:type="gramEnd"/>
    </w:p>
    <w:p w14:paraId="6F6C1CC4" w14:textId="77777777" w:rsidR="001B3580" w:rsidRDefault="001B3580" w:rsidP="001B3580">
      <w:pPr>
        <w:spacing w:after="0"/>
        <w:ind w:left="2410" w:right="510"/>
        <w:rPr>
          <w:lang w:val="en-GB"/>
        </w:rPr>
      </w:pPr>
      <w:r>
        <w:rPr>
          <w:lang w:val="en-GB"/>
        </w:rPr>
        <w:t>8) Protected; or</w:t>
      </w:r>
    </w:p>
    <w:p w14:paraId="7D321BA1" w14:textId="21986E69" w:rsidR="001B3580" w:rsidRDefault="001B3580" w:rsidP="001B3580">
      <w:pPr>
        <w:spacing w:after="120"/>
        <w:ind w:left="2410"/>
        <w:rPr>
          <w:lang w:val="en-GB"/>
        </w:rPr>
      </w:pPr>
      <w:r>
        <w:rPr>
          <w:lang w:val="en-GB"/>
        </w:rPr>
        <w:t>9) Limited distribution.</w:t>
      </w:r>
      <w:commentRangeEnd w:id="137"/>
      <w:r w:rsidR="00511235">
        <w:rPr>
          <w:rStyle w:val="CommentReference"/>
        </w:rPr>
        <w:commentReference w:id="137"/>
      </w:r>
    </w:p>
    <w:p w14:paraId="193F05E3" w14:textId="5CA81751" w:rsidR="001B3580" w:rsidRDefault="001B3580" w:rsidP="001B3580">
      <w:pPr>
        <w:spacing w:after="120"/>
        <w:ind w:left="1985" w:hanging="1985"/>
        <w:rPr>
          <w:lang w:val="en-GB"/>
        </w:rPr>
      </w:pPr>
      <w:r w:rsidRPr="008C7844">
        <w:rPr>
          <w:b/>
          <w:sz w:val="22"/>
          <w:lang w:val="en-GB"/>
        </w:rPr>
        <w:t>Spatial Representation Type:</w:t>
      </w:r>
      <w:r>
        <w:rPr>
          <w:b/>
          <w:sz w:val="22"/>
          <w:lang w:val="en-GB"/>
        </w:rPr>
        <w:t xml:space="preserve"> </w:t>
      </w:r>
      <w:r w:rsidR="000945DF">
        <w:rPr>
          <w:b/>
          <w:sz w:val="22"/>
          <w:lang w:val="en-GB"/>
        </w:rPr>
        <w:t xml:space="preserve"> </w:t>
      </w:r>
      <w:r w:rsidR="000945DF" w:rsidRPr="000945DF">
        <w:rPr>
          <w:lang w:val="en-GB"/>
        </w:rPr>
        <w:t xml:space="preserve">Type of spatial representation for the product, as defined by the ISO 19115 </w:t>
      </w:r>
      <w:proofErr w:type="spellStart"/>
      <w:r w:rsidR="000945DF" w:rsidRPr="000945DF">
        <w:rPr>
          <w:lang w:val="en-GB"/>
        </w:rPr>
        <w:t>MD_SpatialRepresentationTypeCode</w:t>
      </w:r>
      <w:proofErr w:type="spellEnd"/>
      <w:r w:rsidR="000945DF" w:rsidRPr="000945DF">
        <w:rPr>
          <w:lang w:val="en-GB"/>
        </w:rPr>
        <w:t>: 002 - grid.</w:t>
      </w:r>
      <w:r w:rsidRPr="008C7844">
        <w:rPr>
          <w:lang w:val="en-GB"/>
        </w:rPr>
        <w:t xml:space="preserve"> </w:t>
      </w:r>
    </w:p>
    <w:p w14:paraId="595462B7" w14:textId="0393993A" w:rsidR="000945DF" w:rsidRPr="008C7844" w:rsidRDefault="000945DF" w:rsidP="000945DF">
      <w:pPr>
        <w:spacing w:after="120"/>
        <w:ind w:left="1985" w:hanging="1985"/>
        <w:rPr>
          <w:lang w:val="en-GB"/>
        </w:rPr>
      </w:pPr>
      <w:r w:rsidRPr="008C7844">
        <w:rPr>
          <w:b/>
          <w:sz w:val="22"/>
          <w:lang w:val="en-GB"/>
        </w:rPr>
        <w:lastRenderedPageBreak/>
        <w:t>Point of Contact:</w:t>
      </w:r>
      <w:r>
        <w:rPr>
          <w:b/>
          <w:sz w:val="22"/>
          <w:lang w:val="en-GB"/>
        </w:rPr>
        <w:t xml:space="preserve"> </w:t>
      </w:r>
      <w:r w:rsidRPr="008C7844">
        <w:rPr>
          <w:b/>
          <w:sz w:val="22"/>
          <w:lang w:val="en-GB"/>
        </w:rPr>
        <w:tab/>
      </w:r>
      <w:r w:rsidRPr="000945DF">
        <w:rPr>
          <w:lang w:val="en-GB"/>
        </w:rPr>
        <w:t>Producing Agency</w:t>
      </w:r>
      <w:r w:rsidRPr="008C7844">
        <w:rPr>
          <w:lang w:val="en-GB"/>
        </w:rPr>
        <w:t xml:space="preserve"> </w:t>
      </w:r>
    </w:p>
    <w:p w14:paraId="368FDCCB" w14:textId="77777777" w:rsidR="009D512D" w:rsidRPr="008C7844" w:rsidRDefault="009D512D" w:rsidP="000945DF">
      <w:pPr>
        <w:spacing w:after="120" w:line="259" w:lineRule="auto"/>
        <w:ind w:left="12"/>
        <w:rPr>
          <w:lang w:val="en-GB"/>
        </w:rPr>
      </w:pPr>
    </w:p>
    <w:p w14:paraId="481629F1" w14:textId="2CB9AA95" w:rsidR="009D512D" w:rsidRPr="008C7844" w:rsidRDefault="00AC251D" w:rsidP="000945DF">
      <w:pPr>
        <w:pStyle w:val="Heading1"/>
        <w:spacing w:before="120" w:after="200"/>
        <w:rPr>
          <w:lang w:val="en-GB"/>
        </w:rPr>
      </w:pPr>
      <w:bookmarkStart w:id="138" w:name="_Toc105509192"/>
      <w:r w:rsidRPr="008C7844">
        <w:rPr>
          <w:lang w:val="en-GB"/>
        </w:rPr>
        <w:t xml:space="preserve">Data Content and </w:t>
      </w:r>
      <w:r w:rsidR="000A4B4F">
        <w:rPr>
          <w:lang w:val="en-GB"/>
        </w:rPr>
        <w:t>S</w:t>
      </w:r>
      <w:r w:rsidRPr="008C7844">
        <w:rPr>
          <w:lang w:val="en-GB"/>
        </w:rPr>
        <w:t>tructure</w:t>
      </w:r>
      <w:bookmarkEnd w:id="138"/>
      <w:r w:rsidRPr="008C7844">
        <w:rPr>
          <w:lang w:val="en-GB"/>
        </w:rPr>
        <w:t xml:space="preserve"> </w:t>
      </w:r>
    </w:p>
    <w:p w14:paraId="1553E65C" w14:textId="77777777" w:rsidR="009D512D" w:rsidRPr="008C7844" w:rsidRDefault="00AC251D" w:rsidP="000945DF">
      <w:pPr>
        <w:pStyle w:val="Heading2"/>
        <w:spacing w:before="120" w:after="200"/>
        <w:rPr>
          <w:lang w:val="en-GB"/>
        </w:rPr>
      </w:pPr>
      <w:bookmarkStart w:id="139" w:name="_Toc105509193"/>
      <w:r w:rsidRPr="008C7844">
        <w:rPr>
          <w:lang w:val="en-GB"/>
        </w:rPr>
        <w:t>Introduction</w:t>
      </w:r>
      <w:bookmarkEnd w:id="139"/>
      <w:r w:rsidRPr="008C7844">
        <w:rPr>
          <w:lang w:val="en-GB"/>
        </w:rPr>
        <w:t xml:space="preserve"> </w:t>
      </w:r>
    </w:p>
    <w:p w14:paraId="2B936ED9" w14:textId="4DE8ECA4" w:rsidR="009D512D" w:rsidRPr="008C7844" w:rsidRDefault="00AC251D" w:rsidP="000945DF">
      <w:pPr>
        <w:spacing w:after="120"/>
        <w:rPr>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r w:rsidR="006A38A0" w:rsidRPr="006A38A0">
        <w:rPr>
          <w:lang w:val="en-GB"/>
        </w:rPr>
        <w:fldChar w:fldCharType="begin"/>
      </w:r>
      <w:r w:rsidR="006A38A0" w:rsidRPr="006A38A0">
        <w:rPr>
          <w:lang w:val="en-GB"/>
        </w:rPr>
        <w:instrText xml:space="preserve"> REF _Ref66111376 \h </w:instrText>
      </w:r>
      <w:r w:rsidR="006A38A0" w:rsidRPr="000945DF">
        <w:rPr>
          <w:lang w:val="en-GB"/>
        </w:rPr>
        <w:instrText xml:space="preserve"> \* MERGEFORMAT </w:instrText>
      </w:r>
      <w:r w:rsidR="006A38A0" w:rsidRPr="006A38A0">
        <w:rPr>
          <w:lang w:val="en-GB"/>
        </w:rPr>
      </w:r>
      <w:r w:rsidR="006A38A0" w:rsidRPr="006A38A0">
        <w:rPr>
          <w:lang w:val="en-GB"/>
        </w:rPr>
        <w:fldChar w:fldCharType="separate"/>
      </w:r>
      <w:r w:rsidR="00D55292" w:rsidRPr="00A14048">
        <w:t xml:space="preserve">Figure </w:t>
      </w:r>
      <w:r w:rsidR="00D55292" w:rsidRPr="00A14048">
        <w:rPr>
          <w:noProof/>
        </w:rPr>
        <w:t>4</w:t>
      </w:r>
      <w:r w:rsidR="00D55292" w:rsidRPr="00A14048">
        <w:rPr>
          <w:noProof/>
        </w:rPr>
        <w:noBreakHyphen/>
        <w:t>1</w:t>
      </w:r>
      <w:r w:rsidR="006A38A0" w:rsidRPr="006A38A0">
        <w:rPr>
          <w:lang w:val="en-GB"/>
        </w:rPr>
        <w:fldChar w:fldCharType="end"/>
      </w:r>
      <w:r w:rsidR="006A38A0">
        <w:rPr>
          <w:lang w:val="en-GB"/>
        </w:rPr>
        <w:t xml:space="preserve"> </w:t>
      </w:r>
      <w:r w:rsidR="00530A2D" w:rsidRPr="008C7844">
        <w:rPr>
          <w:lang w:val="en-GB"/>
        </w:rPr>
        <w:t xml:space="preserve">below </w:t>
      </w:r>
      <w:r w:rsidRPr="008C7844">
        <w:rPr>
          <w:lang w:val="en-GB"/>
        </w:rPr>
        <w:t>shows a high-level overview of the structure of S-102. It shows that the Bathymetric Surface Product consists of a set of data comprising the HDF5 datasets plus a Digital Certification Block. The Digital Certification Block is mandatory</w:t>
      </w:r>
      <w:del w:id="140" w:author="Daniel Rohde" w:date="2022-12-20T00:06:00Z">
        <w:r w:rsidRPr="008C7844">
          <w:rPr>
            <w:lang w:val="en-GB"/>
          </w:rPr>
          <w:delText xml:space="preserve"> when the data product is produced for navigational purposes</w:delText>
        </w:r>
      </w:del>
      <w:r w:rsidRPr="008C7844">
        <w:rPr>
          <w:lang w:val="en-GB"/>
        </w:rPr>
        <w:t xml:space="preserve"> so that the user can trace whether the data has been certified. The HDF5 file consists of metadata (spatial, feature</w:t>
      </w:r>
      <w:ins w:id="141" w:author="Daniel Rohde" w:date="2022-12-20T00:06:00Z">
        <w:r w:rsidR="00511235">
          <w:rPr>
            <w:lang w:val="en-GB"/>
          </w:rPr>
          <w:t>,</w:t>
        </w:r>
      </w:ins>
      <w:r w:rsidRPr="008C7844">
        <w:rPr>
          <w:lang w:val="en-GB"/>
        </w:rPr>
        <w:t xml:space="preserve"> and discovery) </w:t>
      </w:r>
      <w:r w:rsidR="00194C42">
        <w:rPr>
          <w:lang w:val="en-GB"/>
        </w:rPr>
        <w:t xml:space="preserve">and </w:t>
      </w:r>
      <w:r w:rsidRPr="008C7844">
        <w:rPr>
          <w:lang w:val="en-GB"/>
        </w:rPr>
        <w:t xml:space="preserve">collocated coverages consisting of </w:t>
      </w:r>
      <w:r w:rsidR="000C0DCE" w:rsidRPr="008C7844">
        <w:rPr>
          <w:lang w:val="en-GB"/>
        </w:rPr>
        <w:t>depth</w:t>
      </w:r>
      <w:r w:rsidRPr="008C7844">
        <w:rPr>
          <w:lang w:val="en-GB"/>
        </w:rPr>
        <w:t xml:space="preserve"> and uncertainty values. S-102 uses the S-100 Data Protection Scheme to ensure certification and authentication.</w:t>
      </w:r>
    </w:p>
    <w:p w14:paraId="1C7EFBFA" w14:textId="226112F7" w:rsidR="006A38A0" w:rsidRDefault="00A15663" w:rsidP="000945DF">
      <w:pPr>
        <w:keepNext/>
        <w:spacing w:after="0"/>
        <w:jc w:val="center"/>
      </w:pPr>
      <w:r>
        <w:rPr>
          <w:lang w:val="de-DE"/>
          <w:rPrChange w:id="142" w:author="Daniel Rohde" w:date="2022-12-20T00:06:00Z">
            <w:rPr>
              <w:lang w:val="fr-FR"/>
            </w:rPr>
          </w:rPrChange>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p>
    <w:p w14:paraId="52105485" w14:textId="7E1D5EE5" w:rsidR="009D512D" w:rsidRPr="008D0B72" w:rsidRDefault="006A38A0" w:rsidP="000945DF">
      <w:pPr>
        <w:pStyle w:val="Caption"/>
        <w:spacing w:before="120" w:after="120"/>
        <w:jc w:val="center"/>
        <w:rPr>
          <w:bCs/>
          <w:i w:val="0"/>
          <w:color w:val="auto"/>
          <w:sz w:val="20"/>
          <w:szCs w:val="20"/>
          <w:lang w:val="en-GB"/>
        </w:rPr>
      </w:pPr>
      <w:bookmarkStart w:id="143" w:name="_Ref66111376"/>
      <w:bookmarkStart w:id="144" w:name="_Ref66111375"/>
      <w:r w:rsidRPr="008D0B72">
        <w:rPr>
          <w:bCs/>
          <w:i w:val="0"/>
          <w:color w:val="auto"/>
          <w:sz w:val="20"/>
          <w:szCs w:val="20"/>
        </w:rPr>
        <w:t xml:space="preserve">Figure </w:t>
      </w:r>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r w:rsidR="00556898" w:rsidRPr="008D0B72">
        <w:rPr>
          <w:bCs/>
          <w:i w:val="0"/>
          <w:color w:val="auto"/>
          <w:sz w:val="20"/>
          <w:szCs w:val="20"/>
        </w:rPr>
        <w:fldChar w:fldCharType="separate"/>
      </w:r>
      <w:r w:rsidR="00D55292">
        <w:rPr>
          <w:bCs/>
          <w:i w:val="0"/>
          <w:noProof/>
          <w:color w:val="auto"/>
          <w:sz w:val="20"/>
          <w:szCs w:val="20"/>
        </w:rPr>
        <w:t>4</w:t>
      </w:r>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r w:rsidR="00556898" w:rsidRPr="008D0B72">
        <w:rPr>
          <w:bCs/>
          <w:i w:val="0"/>
          <w:color w:val="auto"/>
          <w:sz w:val="20"/>
          <w:szCs w:val="20"/>
        </w:rPr>
        <w:fldChar w:fldCharType="separate"/>
      </w:r>
      <w:r w:rsidR="00D55292">
        <w:rPr>
          <w:bCs/>
          <w:i w:val="0"/>
          <w:noProof/>
          <w:color w:val="auto"/>
          <w:sz w:val="20"/>
          <w:szCs w:val="20"/>
        </w:rPr>
        <w:t>1</w:t>
      </w:r>
      <w:r w:rsidR="00556898" w:rsidRPr="008D0B72">
        <w:rPr>
          <w:bCs/>
          <w:i w:val="0"/>
          <w:color w:val="auto"/>
          <w:sz w:val="20"/>
          <w:szCs w:val="20"/>
        </w:rPr>
        <w:fldChar w:fldCharType="end"/>
      </w:r>
      <w:bookmarkEnd w:id="143"/>
      <w:r w:rsidRPr="008D0B72">
        <w:rPr>
          <w:bCs/>
          <w:i w:val="0"/>
          <w:color w:val="auto"/>
          <w:sz w:val="20"/>
          <w:szCs w:val="20"/>
        </w:rPr>
        <w:t xml:space="preserve"> </w:t>
      </w:r>
      <w:r w:rsidR="008D0B72">
        <w:rPr>
          <w:bCs/>
          <w:i w:val="0"/>
          <w:color w:val="auto"/>
          <w:sz w:val="20"/>
          <w:szCs w:val="20"/>
        </w:rPr>
        <w:t>–</w:t>
      </w:r>
      <w:r w:rsidRPr="008D0B72">
        <w:rPr>
          <w:bCs/>
          <w:i w:val="0"/>
          <w:color w:val="auto"/>
          <w:sz w:val="20"/>
          <w:szCs w:val="20"/>
        </w:rPr>
        <w:t xml:space="preserve"> Overview Structure of S-102</w:t>
      </w:r>
      <w:bookmarkEnd w:id="144"/>
    </w:p>
    <w:p w14:paraId="7EF13023" w14:textId="7BCB2897" w:rsidR="009D512D" w:rsidRDefault="00AC251D" w:rsidP="008D0B72">
      <w:pPr>
        <w:spacing w:after="120"/>
        <w:rPr>
          <w:lang w:val="en-GB"/>
        </w:rPr>
      </w:pPr>
      <w:r w:rsidRPr="008C7844">
        <w:rPr>
          <w:lang w:val="en-GB"/>
        </w:rPr>
        <w:t xml:space="preserve">Thus, the Bathymetric Surface Product is a hybrid of </w:t>
      </w:r>
      <w:del w:id="145" w:author="Daniel Rohde" w:date="2022-12-20T00:06:00Z">
        <w:r w:rsidRPr="008C7844">
          <w:rPr>
            <w:lang w:val="en-GB"/>
          </w:rPr>
          <w:delText>coverage(s),</w:delText>
        </w:r>
      </w:del>
      <w:ins w:id="146" w:author="Daniel Rohde" w:date="2022-12-20T00:06:00Z">
        <w:r w:rsidRPr="008C7844">
          <w:rPr>
            <w:lang w:val="en-GB"/>
          </w:rPr>
          <w:t>coverages,</w:t>
        </w:r>
      </w:ins>
      <w:r w:rsidRPr="008C7844">
        <w:rPr>
          <w:lang w:val="en-GB"/>
        </w:rPr>
        <w:t xml:space="preserve"> as defined in IHO S-100 Part 8, and Information Types as defined in IHO S-100 Part 4. This is described in clause </w:t>
      </w:r>
      <w:r w:rsidR="006A38A0">
        <w:rPr>
          <w:lang w:val="en-GB"/>
        </w:rPr>
        <w:fldChar w:fldCharType="begin"/>
      </w:r>
      <w:r w:rsidR="006A38A0">
        <w:rPr>
          <w:lang w:val="en-GB"/>
        </w:rPr>
        <w:instrText xml:space="preserve"> REF _Ref66111374 \r \h </w:instrText>
      </w:r>
      <w:r w:rsidR="006A38A0">
        <w:rPr>
          <w:lang w:val="en-GB"/>
        </w:rPr>
      </w:r>
      <w:r w:rsidR="006A38A0">
        <w:rPr>
          <w:lang w:val="en-GB"/>
        </w:rPr>
        <w:fldChar w:fldCharType="separate"/>
      </w:r>
      <w:r w:rsidR="00D55292">
        <w:rPr>
          <w:lang w:val="en-GB"/>
        </w:rPr>
        <w:t>4.2</w:t>
      </w:r>
      <w:r w:rsidR="006A38A0">
        <w:rPr>
          <w:lang w:val="en-GB"/>
        </w:rPr>
        <w:fldChar w:fldCharType="end"/>
      </w:r>
      <w:r w:rsidRPr="008C7844">
        <w:rPr>
          <w:lang w:val="en-GB"/>
        </w:rPr>
        <w:t xml:space="preserve">. </w:t>
      </w:r>
    </w:p>
    <w:p w14:paraId="3E88C2E0" w14:textId="77777777" w:rsidR="008D0B72" w:rsidRPr="008C7844" w:rsidRDefault="008D0B72" w:rsidP="008D0B72">
      <w:pPr>
        <w:spacing w:after="120"/>
        <w:rPr>
          <w:lang w:val="en-GB"/>
        </w:rPr>
      </w:pPr>
    </w:p>
    <w:p w14:paraId="05D0A28F" w14:textId="77777777" w:rsidR="009D512D" w:rsidRPr="008C7844" w:rsidRDefault="00AC251D" w:rsidP="008D0B72">
      <w:pPr>
        <w:pStyle w:val="Heading2"/>
        <w:spacing w:before="120" w:after="200"/>
        <w:rPr>
          <w:lang w:val="en-GB"/>
        </w:rPr>
      </w:pPr>
      <w:bookmarkStart w:id="147" w:name="_Ref66111374"/>
      <w:bookmarkStart w:id="148" w:name="_Toc105509194"/>
      <w:bookmarkEnd w:id="96"/>
      <w:r w:rsidRPr="008C7844">
        <w:rPr>
          <w:lang w:val="en-GB"/>
        </w:rPr>
        <w:t>Application Schema</w:t>
      </w:r>
      <w:bookmarkEnd w:id="147"/>
      <w:bookmarkEnd w:id="148"/>
    </w:p>
    <w:p w14:paraId="7CC9E22A" w14:textId="5A16079E" w:rsidR="009D512D" w:rsidRPr="008C7844" w:rsidRDefault="00AC251D" w:rsidP="00530A2D">
      <w:pPr>
        <w:rPr>
          <w:lang w:val="en-GB"/>
        </w:rPr>
      </w:pPr>
      <w:r w:rsidRPr="008C7844">
        <w:rPr>
          <w:lang w:val="en-GB"/>
        </w:rPr>
        <w:t xml:space="preserve">The Application Schema Data Set Structure is shown in </w:t>
      </w:r>
      <w:r w:rsidR="006A38A0" w:rsidRPr="006A38A0">
        <w:rPr>
          <w:lang w:val="en-GB"/>
        </w:rPr>
        <w:fldChar w:fldCharType="begin"/>
      </w:r>
      <w:r w:rsidR="006A38A0" w:rsidRPr="006A38A0">
        <w:rPr>
          <w:lang w:val="en-GB"/>
        </w:rPr>
        <w:instrText xml:space="preserve"> REF _Ref66111513 \h </w:instrText>
      </w:r>
      <w:r w:rsidR="006A38A0" w:rsidRPr="008D0B72">
        <w:rPr>
          <w:lang w:val="en-GB"/>
        </w:rPr>
        <w:instrText xml:space="preserve"> \* MERGEFORMAT </w:instrText>
      </w:r>
      <w:r w:rsidR="006A38A0" w:rsidRPr="006A38A0">
        <w:rPr>
          <w:lang w:val="en-GB"/>
        </w:rPr>
      </w:r>
      <w:r w:rsidR="006A38A0" w:rsidRPr="006A38A0">
        <w:rPr>
          <w:lang w:val="en-GB"/>
        </w:rPr>
        <w:fldChar w:fldCharType="separate"/>
      </w:r>
      <w:r w:rsidR="00D55292" w:rsidRPr="00A14048">
        <w:t xml:space="preserve">Figure </w:t>
      </w:r>
      <w:r w:rsidR="00D55292" w:rsidRPr="00A14048">
        <w:rPr>
          <w:noProof/>
        </w:rPr>
        <w:t>4</w:t>
      </w:r>
      <w:r w:rsidR="00D55292" w:rsidRPr="00A14048">
        <w:rPr>
          <w:noProof/>
        </w:rPr>
        <w:noBreakHyphen/>
        <w:t>2</w:t>
      </w:r>
      <w:r w:rsidR="006A38A0" w:rsidRPr="006A38A0">
        <w:rPr>
          <w:lang w:val="en-GB"/>
        </w:rPr>
        <w:fldChar w:fldCharType="end"/>
      </w:r>
      <w:r w:rsidR="006A38A0">
        <w:rPr>
          <w:lang w:val="en-GB"/>
        </w:rPr>
        <w:t xml:space="preserve"> and </w:t>
      </w:r>
      <w:r w:rsidR="006A38A0" w:rsidRPr="00804220">
        <w:rPr>
          <w:lang w:val="en-GB"/>
        </w:rPr>
        <w:fldChar w:fldCharType="begin"/>
      </w:r>
      <w:r w:rsidR="006A38A0" w:rsidRPr="00804220">
        <w:rPr>
          <w:lang w:val="en-GB"/>
        </w:rPr>
        <w:instrText xml:space="preserve"> REF _Ref66111483 \h  \* MERGEFORMAT </w:instrText>
      </w:r>
      <w:r w:rsidR="006A38A0" w:rsidRPr="00804220">
        <w:rPr>
          <w:lang w:val="en-GB"/>
        </w:rPr>
      </w:r>
      <w:r w:rsidR="006A38A0" w:rsidRPr="00804220">
        <w:rPr>
          <w:lang w:val="en-GB"/>
        </w:rPr>
        <w:fldChar w:fldCharType="separate"/>
      </w:r>
      <w:r w:rsidR="00D55292" w:rsidRPr="00A14048">
        <w:rPr>
          <w:noProof/>
        </w:rPr>
        <w:t>Figure</w:t>
      </w:r>
      <w:r w:rsidR="00D55292" w:rsidRPr="00C14BA0">
        <w:rPr>
          <w:bCs/>
          <w:color w:val="auto"/>
          <w:szCs w:val="20"/>
        </w:rPr>
        <w:t xml:space="preserve"> </w:t>
      </w:r>
      <w:r w:rsidR="00D55292" w:rsidRPr="00A14048">
        <w:rPr>
          <w:bCs/>
          <w:noProof/>
          <w:color w:val="auto"/>
          <w:szCs w:val="20"/>
        </w:rPr>
        <w:t>4</w:t>
      </w:r>
      <w:r w:rsidR="00D55292" w:rsidRPr="00C14BA0">
        <w:rPr>
          <w:bCs/>
          <w:noProof/>
          <w:color w:val="auto"/>
          <w:szCs w:val="20"/>
        </w:rPr>
        <w:noBreakHyphen/>
      </w:r>
      <w:r w:rsidR="00D55292" w:rsidRPr="00A14048">
        <w:rPr>
          <w:bCs/>
          <w:noProof/>
          <w:color w:val="auto"/>
          <w:szCs w:val="20"/>
        </w:rPr>
        <w:t>3</w:t>
      </w:r>
      <w:r w:rsidR="006A38A0" w:rsidRPr="00804220">
        <w:rPr>
          <w:lang w:val="en-GB"/>
        </w:rPr>
        <w:fldChar w:fldCharType="end"/>
      </w:r>
      <w:r w:rsidRPr="008C7844">
        <w:rPr>
          <w:lang w:val="en-GB"/>
        </w:rPr>
        <w:t xml:space="preserve">. They show </w:t>
      </w:r>
      <w:proofErr w:type="gramStart"/>
      <w:r w:rsidRPr="008C7844">
        <w:rPr>
          <w:lang w:val="en-GB"/>
        </w:rPr>
        <w:t>a number of</w:t>
      </w:r>
      <w:proofErr w:type="gramEnd"/>
      <w:r w:rsidRPr="008C7844">
        <w:rPr>
          <w:lang w:val="en-GB"/>
        </w:rPr>
        <w:t xml:space="preserve"> classes specialized for use in S-102 and two sets of implementation classes. An actual data set of S-102 bathymetry data only contains the implementation classes. </w:t>
      </w:r>
      <w:proofErr w:type="gramStart"/>
      <w:r w:rsidRPr="008C7844">
        <w:rPr>
          <w:lang w:val="en-GB"/>
        </w:rPr>
        <w:t>All of</w:t>
      </w:r>
      <w:proofErr w:type="gramEnd"/>
      <w:r w:rsidRPr="008C7844">
        <w:rPr>
          <w:lang w:val="en-GB"/>
        </w:rPr>
        <w:t xml:space="preserve">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61757D98" w14:textId="30231200" w:rsidR="006A38A0" w:rsidRDefault="00336C05" w:rsidP="008D0B72">
      <w:pPr>
        <w:keepNext/>
        <w:spacing w:after="0"/>
        <w:ind w:right="459"/>
        <w:jc w:val="center"/>
      </w:pPr>
      <w:ins w:id="149" w:author="Daniel Rohde" w:date="2022-12-20T00:06:00Z">
        <w:r>
          <w:rPr>
            <w:noProof/>
            <w:sz w:val="22"/>
            <w:lang w:val="de-DE" w:eastAsia="de-DE"/>
          </w:rPr>
          <w:lastRenderedPageBreak/>
          <w:drawing>
            <wp:anchor distT="0" distB="0" distL="114300" distR="114300" simplePos="0" relativeHeight="251696640" behindDoc="0" locked="0" layoutInCell="1" allowOverlap="1" wp14:anchorId="170018D7" wp14:editId="39B369F9">
              <wp:simplePos x="0" y="0"/>
              <wp:positionH relativeFrom="column">
                <wp:posOffset>3703955</wp:posOffset>
              </wp:positionH>
              <wp:positionV relativeFrom="paragraph">
                <wp:posOffset>1726771</wp:posOffset>
              </wp:positionV>
              <wp:extent cx="1289674" cy="330815"/>
              <wp:effectExtent l="0" t="0" r="6350" b="0"/>
              <wp:wrapNone/>
              <wp:docPr id="2" name="Picture 2" descr="C:\Users\haselmaierl\AppData\Local\Microsoft\Windows\INetCache\Content.Word\fig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elmaierl\AppData\Local\Microsoft\Windows\INetCache\Content.Word\fig42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9674" cy="330815"/>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A15663" w:rsidRPr="00A14048">
        <w:rPr>
          <w:sz w:val="22"/>
          <w:lang w:val="de-DE"/>
          <w:rPrChange w:id="150" w:author="Daniel Rohde" w:date="2022-12-20T00:06:00Z">
            <w:rPr>
              <w:sz w:val="22"/>
              <w:lang w:val="fr-FR"/>
            </w:rPr>
          </w:rPrChange>
        </w:rPr>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p>
    <w:p w14:paraId="7217E79B" w14:textId="25D6251A" w:rsidR="00DC4794" w:rsidRPr="008D0B72" w:rsidRDefault="006A38A0" w:rsidP="008D0B72">
      <w:pPr>
        <w:pStyle w:val="Caption"/>
        <w:spacing w:before="120" w:after="120"/>
        <w:jc w:val="center"/>
        <w:rPr>
          <w:bCs/>
          <w:i w:val="0"/>
          <w:color w:val="auto"/>
          <w:sz w:val="20"/>
          <w:szCs w:val="20"/>
          <w:lang w:val="en-GB"/>
        </w:rPr>
      </w:pPr>
      <w:bookmarkStart w:id="151" w:name="_Ref66111513"/>
      <w:r w:rsidRPr="008D0B72">
        <w:rPr>
          <w:bCs/>
          <w:i w:val="0"/>
          <w:color w:val="auto"/>
          <w:sz w:val="20"/>
          <w:szCs w:val="20"/>
        </w:rPr>
        <w:t xml:space="preserve">Figure </w:t>
      </w:r>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r w:rsidR="00556898" w:rsidRPr="008D0B72">
        <w:rPr>
          <w:bCs/>
          <w:i w:val="0"/>
          <w:color w:val="auto"/>
          <w:sz w:val="20"/>
          <w:szCs w:val="20"/>
        </w:rPr>
        <w:fldChar w:fldCharType="separate"/>
      </w:r>
      <w:r w:rsidR="00D55292">
        <w:rPr>
          <w:bCs/>
          <w:i w:val="0"/>
          <w:noProof/>
          <w:color w:val="auto"/>
          <w:sz w:val="20"/>
          <w:szCs w:val="20"/>
        </w:rPr>
        <w:t>4</w:t>
      </w:r>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r w:rsidR="00556898" w:rsidRPr="008D0B72">
        <w:rPr>
          <w:bCs/>
          <w:i w:val="0"/>
          <w:color w:val="auto"/>
          <w:sz w:val="20"/>
          <w:szCs w:val="20"/>
        </w:rPr>
        <w:fldChar w:fldCharType="separate"/>
      </w:r>
      <w:r w:rsidR="00D55292">
        <w:rPr>
          <w:bCs/>
          <w:i w:val="0"/>
          <w:noProof/>
          <w:color w:val="auto"/>
          <w:sz w:val="20"/>
          <w:szCs w:val="20"/>
        </w:rPr>
        <w:t>2</w:t>
      </w:r>
      <w:r w:rsidR="00556898" w:rsidRPr="008D0B72">
        <w:rPr>
          <w:bCs/>
          <w:i w:val="0"/>
          <w:color w:val="auto"/>
          <w:sz w:val="20"/>
          <w:szCs w:val="20"/>
        </w:rPr>
        <w:fldChar w:fldCharType="end"/>
      </w:r>
      <w:bookmarkEnd w:id="151"/>
      <w:r w:rsidRPr="008D0B72">
        <w:rPr>
          <w:bCs/>
          <w:i w:val="0"/>
          <w:color w:val="auto"/>
          <w:sz w:val="20"/>
          <w:szCs w:val="20"/>
        </w:rPr>
        <w:t xml:space="preserve"> </w:t>
      </w:r>
      <w:r w:rsidR="008D0B72">
        <w:rPr>
          <w:bCs/>
          <w:i w:val="0"/>
          <w:color w:val="auto"/>
          <w:sz w:val="20"/>
          <w:szCs w:val="20"/>
        </w:rPr>
        <w:t>–</w:t>
      </w:r>
      <w:r w:rsidRPr="008D0B72">
        <w:rPr>
          <w:bCs/>
          <w:i w:val="0"/>
          <w:color w:val="auto"/>
          <w:sz w:val="20"/>
          <w:szCs w:val="20"/>
        </w:rPr>
        <w:t xml:space="preserve"> Data Set Structure of S-</w:t>
      </w:r>
      <w:commentRangeStart w:id="152"/>
      <w:r w:rsidRPr="008D0B72">
        <w:rPr>
          <w:bCs/>
          <w:i w:val="0"/>
          <w:color w:val="auto"/>
          <w:sz w:val="20"/>
          <w:szCs w:val="20"/>
        </w:rPr>
        <w:t>102</w:t>
      </w:r>
      <w:commentRangeEnd w:id="152"/>
      <w:r w:rsidR="00511235">
        <w:rPr>
          <w:rStyle w:val="CommentReference"/>
          <w:b w:val="0"/>
          <w:i w:val="0"/>
          <w:iCs w:val="0"/>
          <w:color w:val="000000"/>
        </w:rPr>
        <w:commentReference w:id="152"/>
      </w:r>
    </w:p>
    <w:p w14:paraId="6AE467F5" w14:textId="3C3D24E9" w:rsidR="009D512D" w:rsidRPr="008C7844" w:rsidRDefault="00AC251D" w:rsidP="00C14BA0">
      <w:pPr>
        <w:spacing w:after="60"/>
        <w:ind w:left="12" w:right="513"/>
        <w:rPr>
          <w:lang w:val="en-GB"/>
        </w:rPr>
      </w:pPr>
      <w:r w:rsidRPr="008C7844">
        <w:rPr>
          <w:lang w:val="en-GB"/>
        </w:rPr>
        <w:t xml:space="preserve">The model in </w:t>
      </w:r>
      <w:r w:rsidR="006A38A0" w:rsidRPr="006A38A0">
        <w:rPr>
          <w:lang w:val="en-GB"/>
        </w:rPr>
        <w:fldChar w:fldCharType="begin"/>
      </w:r>
      <w:r w:rsidR="006A38A0" w:rsidRPr="006A38A0">
        <w:rPr>
          <w:lang w:val="en-GB"/>
        </w:rPr>
        <w:instrText xml:space="preserve"> REF _Ref66111513 \h </w:instrText>
      </w:r>
      <w:r w:rsidR="006A38A0" w:rsidRPr="00C14BA0">
        <w:rPr>
          <w:lang w:val="en-GB"/>
        </w:rPr>
        <w:instrText xml:space="preserve"> \* MERGEFORMAT </w:instrText>
      </w:r>
      <w:r w:rsidR="006A38A0" w:rsidRPr="006A38A0">
        <w:rPr>
          <w:lang w:val="en-GB"/>
        </w:rPr>
      </w:r>
      <w:r w:rsidR="006A38A0" w:rsidRPr="006A38A0">
        <w:rPr>
          <w:lang w:val="en-GB"/>
        </w:rPr>
        <w:fldChar w:fldCharType="separate"/>
      </w:r>
      <w:r w:rsidR="00D55292" w:rsidRPr="00A14048">
        <w:t xml:space="preserve">Figure </w:t>
      </w:r>
      <w:r w:rsidR="00D55292" w:rsidRPr="00A14048">
        <w:rPr>
          <w:noProof/>
        </w:rPr>
        <w:t>4</w:t>
      </w:r>
      <w:r w:rsidR="00D55292" w:rsidRPr="00A14048">
        <w:rPr>
          <w:noProof/>
        </w:rPr>
        <w:noBreakHyphen/>
        <w:t>2</w:t>
      </w:r>
      <w:r w:rsidR="006A38A0" w:rsidRPr="006A38A0">
        <w:rPr>
          <w:lang w:val="en-GB"/>
        </w:rPr>
        <w:fldChar w:fldCharType="end"/>
      </w:r>
      <w:r w:rsidR="006A38A0">
        <w:rPr>
          <w:lang w:val="en-GB"/>
        </w:rPr>
        <w:t xml:space="preserve"> </w:t>
      </w:r>
      <w:r w:rsidRPr="008C7844">
        <w:rPr>
          <w:lang w:val="en-GB"/>
        </w:rPr>
        <w:t xml:space="preserve">states that: </w:t>
      </w:r>
    </w:p>
    <w:p w14:paraId="577502A9" w14:textId="1E349C7F"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r w:rsidR="006B1661">
        <w:rPr>
          <w:lang w:val="en-GB"/>
        </w:rPr>
        <w:t xml:space="preserve"> In S-100 it is possible to have multiple collections but in S-102 only one is needed to hold the bathymetry coverage. </w:t>
      </w:r>
      <w:r w:rsidRPr="008C7844">
        <w:rPr>
          <w:lang w:val="en-GB"/>
        </w:rPr>
        <w:t>The</w:t>
      </w:r>
      <w:r w:rsidR="00695424">
        <w:rPr>
          <w:lang w:val="en-GB"/>
        </w:rPr>
        <w:t xml:space="preserve"> </w:t>
      </w:r>
      <w:r w:rsidRPr="008C7844">
        <w:rPr>
          <w:lang w:val="en-GB"/>
        </w:rPr>
        <w:t>S-102</w:t>
      </w:r>
      <w:r w:rsidR="00695424">
        <w:rPr>
          <w:lang w:val="en-GB"/>
        </w:rPr>
        <w:t xml:space="preserve"> </w:t>
      </w:r>
      <w:r w:rsidRPr="008C7844">
        <w:rPr>
          <w:lang w:val="en-GB"/>
        </w:rPr>
        <w:t>discovery</w:t>
      </w:r>
      <w:r w:rsidR="00695424">
        <w:rPr>
          <w:lang w:val="en-GB"/>
        </w:rPr>
        <w:t xml:space="preserve"> </w:t>
      </w:r>
      <w:r w:rsidRPr="008C7844">
        <w:rPr>
          <w:lang w:val="en-GB"/>
        </w:rPr>
        <w:t>metadata</w:t>
      </w:r>
      <w:r w:rsidR="00695424">
        <w:rPr>
          <w:lang w:val="en-GB"/>
        </w:rPr>
        <w:t xml:space="preserve"> </w:t>
      </w:r>
      <w:r w:rsidRPr="008C7844">
        <w:rPr>
          <w:lang w:val="en-GB"/>
        </w:rPr>
        <w:t>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2FD22543" w14:textId="3BE120F7" w:rsidR="009D512D" w:rsidRPr="00903123" w:rsidRDefault="00AC251D" w:rsidP="00C14BA0">
      <w:pPr>
        <w:pStyle w:val="ListParagraph"/>
        <w:numPr>
          <w:ilvl w:val="0"/>
          <w:numId w:val="22"/>
        </w:numPr>
        <w:spacing w:after="12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w:t>
      </w:r>
      <w:del w:id="153" w:author="Daniel Rohde" w:date="2022-12-20T00:06:00Z">
        <w:r w:rsidRPr="008C7844">
          <w:rPr>
            <w:lang w:val="en-GB"/>
          </w:rPr>
          <w:delText>a</w:delText>
        </w:r>
      </w:del>
      <w:ins w:id="154" w:author="Daniel Rohde" w:date="2022-12-20T00:06:00Z">
        <w:r w:rsidRPr="008C7844">
          <w:rPr>
            <w:lang w:val="en-GB"/>
          </w:rPr>
          <w:t>a</w:t>
        </w:r>
        <w:r w:rsidR="00B21861">
          <w:rPr>
            <w:lang w:val="en-GB"/>
          </w:rPr>
          <w:t>n</w:t>
        </w:r>
      </w:ins>
      <w:r w:rsidRPr="008C7844">
        <w:rPr>
          <w:lang w:val="en-GB"/>
        </w:rPr>
        <w:t xml:space="preserve"> S-100 compliant data product. Only a small amount of this metadata is mandated by ISO 19115 for discovery. The choice of metadata is discussed in clause </w:t>
      </w:r>
      <w:r w:rsidR="00903123">
        <w:rPr>
          <w:lang w:val="en-GB"/>
        </w:rPr>
        <w:fldChar w:fldCharType="begin"/>
      </w:r>
      <w:r w:rsidR="00903123">
        <w:rPr>
          <w:lang w:val="en-GB"/>
        </w:rPr>
        <w:instrText xml:space="preserve"> REF _Ref66111752 \w \h </w:instrText>
      </w:r>
      <w:r w:rsidR="00903123">
        <w:rPr>
          <w:lang w:val="en-GB"/>
        </w:rPr>
      </w:r>
      <w:r w:rsidR="00903123">
        <w:rPr>
          <w:lang w:val="en-GB"/>
        </w:rPr>
        <w:fldChar w:fldCharType="separate"/>
      </w:r>
      <w:r w:rsidR="00D55292">
        <w:rPr>
          <w:lang w:val="en-GB"/>
        </w:rPr>
        <w:t>12.2</w:t>
      </w:r>
      <w:r w:rsidR="00903123">
        <w:rPr>
          <w:lang w:val="en-GB"/>
        </w:rPr>
        <w:fldChar w:fldCharType="end"/>
      </w:r>
      <w:r w:rsidRPr="008C7844">
        <w:rPr>
          <w:lang w:val="en-GB"/>
        </w:rPr>
        <w:t xml:space="preserve">. Much of the metadata can be resolved as part of the product specification. Only that metadata that varies </w:t>
      </w:r>
      <w:proofErr w:type="spellStart"/>
      <w:r w:rsidRPr="008C7844">
        <w:rPr>
          <w:lang w:val="en-GB"/>
        </w:rPr>
        <w:t>IG_collection</w:t>
      </w:r>
      <w:proofErr w:type="spellEnd"/>
      <w:r w:rsidRPr="008C7844">
        <w:rPr>
          <w:lang w:val="en-GB"/>
        </w:rPr>
        <w:t xml:space="preserve"> item to item needs be included in the S102_MetadataBlock implementation class. </w:t>
      </w:r>
    </w:p>
    <w:p w14:paraId="2BEC3D0E" w14:textId="21707432" w:rsidR="009D512D" w:rsidRPr="008C7844" w:rsidRDefault="00AC251D" w:rsidP="00C00150">
      <w:pPr>
        <w:spacing w:after="120"/>
        <w:rPr>
          <w:lang w:val="en-GB"/>
        </w:rPr>
      </w:pPr>
      <w:r w:rsidRPr="008C7844">
        <w:rPr>
          <w:lang w:val="en-GB"/>
        </w:rPr>
        <w:t>This</w:t>
      </w:r>
      <w:ins w:id="155" w:author="Daniel Rohde" w:date="2022-12-20T00:06:00Z">
        <w:r w:rsidRPr="008C7844">
          <w:rPr>
            <w:lang w:val="en-GB"/>
          </w:rPr>
          <w:t xml:space="preserve"> </w:t>
        </w:r>
        <w:r w:rsidR="004A68B4">
          <w:rPr>
            <w:lang w:val="en-GB"/>
          </w:rPr>
          <w:t>matter</w:t>
        </w:r>
      </w:ins>
      <w:r w:rsidR="004A68B4">
        <w:rPr>
          <w:lang w:val="en-GB"/>
        </w:rPr>
        <w:t xml:space="preserve"> </w:t>
      </w:r>
      <w:r w:rsidRPr="008C7844">
        <w:rPr>
          <w:lang w:val="en-GB"/>
        </w:rPr>
        <w:t>is dis</w:t>
      </w:r>
      <w:r w:rsidR="002D7D68" w:rsidRPr="008C7844">
        <w:rPr>
          <w:lang w:val="en-GB"/>
        </w:rPr>
        <w:t xml:space="preserve">cussed further in clause </w:t>
      </w:r>
      <w:r w:rsidR="00903123">
        <w:rPr>
          <w:lang w:val="en-GB"/>
        </w:rPr>
        <w:fldChar w:fldCharType="begin"/>
      </w:r>
      <w:r w:rsidR="00903123">
        <w:rPr>
          <w:lang w:val="en-GB"/>
        </w:rPr>
        <w:instrText xml:space="preserve"> REF _Ref66111921 \w \h </w:instrText>
      </w:r>
      <w:r w:rsidR="00903123">
        <w:rPr>
          <w:lang w:val="en-GB"/>
        </w:rPr>
      </w:r>
      <w:r w:rsidR="00903123">
        <w:rPr>
          <w:lang w:val="en-GB"/>
        </w:rPr>
        <w:fldChar w:fldCharType="separate"/>
      </w:r>
      <w:r w:rsidR="00D55292">
        <w:rPr>
          <w:lang w:val="en-GB"/>
        </w:rPr>
        <w:t>4.2.1</w:t>
      </w:r>
      <w:r w:rsidR="00903123">
        <w:rPr>
          <w:lang w:val="en-GB"/>
        </w:rPr>
        <w:fldChar w:fldCharType="end"/>
      </w:r>
      <w:r w:rsidR="002D7D68" w:rsidRPr="008C7844">
        <w:rPr>
          <w:lang w:val="en-GB"/>
        </w:rPr>
        <w:t>.</w:t>
      </w:r>
    </w:p>
    <w:p w14:paraId="20EF0107" w14:textId="722659E8" w:rsidR="00C9726C" w:rsidRDefault="00C9726C" w:rsidP="002D7D68">
      <w:pPr>
        <w:spacing w:before="120" w:after="120"/>
        <w:ind w:left="11"/>
        <w:jc w:val="center"/>
        <w:rPr>
          <w:noProof/>
          <w:lang w:eastAsia="ko-KR"/>
        </w:rPr>
      </w:pPr>
    </w:p>
    <w:p w14:paraId="7F9376E7" w14:textId="77777777" w:rsidR="006A38A0" w:rsidRDefault="00A15663" w:rsidP="00C00150">
      <w:pPr>
        <w:keepNext/>
        <w:spacing w:before="120" w:after="120"/>
        <w:ind w:left="11"/>
        <w:jc w:val="center"/>
      </w:pPr>
      <w:r w:rsidRPr="00A14048">
        <w:rPr>
          <w:b/>
          <w:i/>
          <w:sz w:val="18"/>
          <w:lang w:val="de-DE"/>
          <w:rPrChange w:id="156" w:author="Daniel Rohde" w:date="2022-12-20T00:06:00Z">
            <w:rPr>
              <w:b/>
              <w:i/>
              <w:sz w:val="18"/>
              <w:lang w:val="fr-FR"/>
            </w:rPr>
          </w:rPrChange>
        </w:rPr>
        <w:lastRenderedPageBreak/>
        <w:drawing>
          <wp:inline distT="0" distB="0" distL="0" distR="0" wp14:anchorId="06F27737" wp14:editId="12C8F5A3">
            <wp:extent cx="1917440" cy="431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l="3493" t="4135" r="36827" b="34674"/>
                    <a:stretch>
                      <a:fillRect/>
                    </a:stretch>
                  </pic:blipFill>
                  <pic:spPr bwMode="auto">
                    <a:xfrm>
                      <a:off x="0" y="0"/>
                      <a:ext cx="1922729" cy="4326727"/>
                    </a:xfrm>
                    <a:prstGeom prst="rect">
                      <a:avLst/>
                    </a:prstGeom>
                    <a:noFill/>
                    <a:ln>
                      <a:noFill/>
                    </a:ln>
                  </pic:spPr>
                </pic:pic>
              </a:graphicData>
            </a:graphic>
          </wp:inline>
        </w:drawing>
      </w:r>
    </w:p>
    <w:p w14:paraId="0C073333" w14:textId="721ABD7C" w:rsidR="006B1661" w:rsidRPr="00C00150" w:rsidRDefault="006A38A0" w:rsidP="00C00150">
      <w:pPr>
        <w:pStyle w:val="Caption"/>
        <w:spacing w:before="120" w:after="120"/>
        <w:jc w:val="center"/>
        <w:rPr>
          <w:b w:val="0"/>
          <w:bCs/>
          <w:i w:val="0"/>
          <w:color w:val="auto"/>
          <w:sz w:val="20"/>
          <w:szCs w:val="20"/>
          <w:lang w:val="en-GB"/>
        </w:rPr>
      </w:pPr>
      <w:bookmarkStart w:id="157" w:name="_Ref66111483"/>
      <w:r w:rsidRPr="00C14BA0">
        <w:rPr>
          <w:bCs/>
          <w:i w:val="0"/>
          <w:color w:val="auto"/>
          <w:sz w:val="20"/>
          <w:szCs w:val="20"/>
        </w:rPr>
        <w:t xml:space="preserve">Figure </w:t>
      </w:r>
      <w:r w:rsidR="00556898" w:rsidRPr="00C14BA0">
        <w:rPr>
          <w:bCs/>
          <w:i w:val="0"/>
          <w:color w:val="auto"/>
          <w:sz w:val="20"/>
          <w:szCs w:val="20"/>
        </w:rPr>
        <w:fldChar w:fldCharType="begin"/>
      </w:r>
      <w:r w:rsidR="00556898" w:rsidRPr="00C14BA0">
        <w:rPr>
          <w:bCs/>
          <w:i w:val="0"/>
          <w:color w:val="auto"/>
          <w:sz w:val="20"/>
          <w:szCs w:val="20"/>
        </w:rPr>
        <w:instrText xml:space="preserve"> STYLEREF 1 \s </w:instrText>
      </w:r>
      <w:r w:rsidR="00556898" w:rsidRPr="00C14BA0">
        <w:rPr>
          <w:bCs/>
          <w:i w:val="0"/>
          <w:color w:val="auto"/>
          <w:sz w:val="20"/>
          <w:szCs w:val="20"/>
        </w:rPr>
        <w:fldChar w:fldCharType="separate"/>
      </w:r>
      <w:r w:rsidR="00D55292">
        <w:rPr>
          <w:bCs/>
          <w:i w:val="0"/>
          <w:noProof/>
          <w:color w:val="auto"/>
          <w:sz w:val="20"/>
          <w:szCs w:val="20"/>
        </w:rPr>
        <w:t>4</w:t>
      </w:r>
      <w:r w:rsidR="00556898" w:rsidRPr="00C14BA0">
        <w:rPr>
          <w:bCs/>
          <w:i w:val="0"/>
          <w:color w:val="auto"/>
          <w:sz w:val="20"/>
          <w:szCs w:val="20"/>
        </w:rPr>
        <w:fldChar w:fldCharType="end"/>
      </w:r>
      <w:r w:rsidR="00556898" w:rsidRPr="00C14BA0">
        <w:rPr>
          <w:bCs/>
          <w:i w:val="0"/>
          <w:color w:val="auto"/>
          <w:sz w:val="20"/>
          <w:szCs w:val="20"/>
        </w:rPr>
        <w:noBreakHyphen/>
      </w:r>
      <w:r w:rsidR="00556898" w:rsidRPr="00C14BA0">
        <w:rPr>
          <w:bCs/>
          <w:i w:val="0"/>
          <w:color w:val="auto"/>
          <w:sz w:val="20"/>
          <w:szCs w:val="20"/>
        </w:rPr>
        <w:fldChar w:fldCharType="begin"/>
      </w:r>
      <w:r w:rsidR="00556898" w:rsidRPr="00C14BA0">
        <w:rPr>
          <w:bCs/>
          <w:i w:val="0"/>
          <w:color w:val="auto"/>
          <w:sz w:val="20"/>
          <w:szCs w:val="20"/>
        </w:rPr>
        <w:instrText xml:space="preserve"> SEQ Figure \* ARABIC \s 1 </w:instrText>
      </w:r>
      <w:r w:rsidR="00556898" w:rsidRPr="00C14BA0">
        <w:rPr>
          <w:bCs/>
          <w:i w:val="0"/>
          <w:color w:val="auto"/>
          <w:sz w:val="20"/>
          <w:szCs w:val="20"/>
        </w:rPr>
        <w:fldChar w:fldCharType="separate"/>
      </w:r>
      <w:r w:rsidR="00D55292">
        <w:rPr>
          <w:bCs/>
          <w:i w:val="0"/>
          <w:noProof/>
          <w:color w:val="auto"/>
          <w:sz w:val="20"/>
          <w:szCs w:val="20"/>
        </w:rPr>
        <w:t>3</w:t>
      </w:r>
      <w:r w:rsidR="00556898" w:rsidRPr="00C14BA0">
        <w:rPr>
          <w:bCs/>
          <w:i w:val="0"/>
          <w:color w:val="auto"/>
          <w:sz w:val="20"/>
          <w:szCs w:val="20"/>
        </w:rPr>
        <w:fldChar w:fldCharType="end"/>
      </w:r>
      <w:bookmarkEnd w:id="157"/>
      <w:r w:rsidRPr="00C14BA0">
        <w:rPr>
          <w:bCs/>
          <w:i w:val="0"/>
          <w:color w:val="auto"/>
          <w:sz w:val="20"/>
          <w:szCs w:val="20"/>
        </w:rPr>
        <w:t xml:space="preserve"> </w:t>
      </w:r>
      <w:r w:rsidR="00C14BA0">
        <w:rPr>
          <w:bCs/>
          <w:i w:val="0"/>
          <w:color w:val="auto"/>
          <w:sz w:val="20"/>
          <w:szCs w:val="20"/>
        </w:rPr>
        <w:t>–</w:t>
      </w:r>
      <w:r w:rsidRPr="00C14BA0">
        <w:rPr>
          <w:bCs/>
          <w:i w:val="0"/>
          <w:color w:val="auto"/>
          <w:sz w:val="20"/>
          <w:szCs w:val="20"/>
        </w:rPr>
        <w:t xml:space="preserve"> Coverage Structure of S-102</w:t>
      </w:r>
    </w:p>
    <w:p w14:paraId="48FC7670" w14:textId="1A30EB33" w:rsidR="009D512D" w:rsidRPr="008C7844" w:rsidRDefault="00AC251D" w:rsidP="00C00150">
      <w:pPr>
        <w:spacing w:after="60"/>
        <w:rPr>
          <w:lang w:val="en-GB"/>
        </w:rPr>
      </w:pPr>
      <w:r w:rsidRPr="008C7844">
        <w:t xml:space="preserve">The model in </w:t>
      </w:r>
      <w:r w:rsidR="006A38A0" w:rsidRPr="006A38A0">
        <w:fldChar w:fldCharType="begin"/>
      </w:r>
      <w:r w:rsidR="006A38A0" w:rsidRPr="006A38A0">
        <w:instrText xml:space="preserve"> REF _Ref66111483 \h </w:instrText>
      </w:r>
      <w:r w:rsidR="006A38A0" w:rsidRPr="00C00150">
        <w:instrText xml:space="preserve"> \* MERGEFORMAT </w:instrText>
      </w:r>
      <w:r w:rsidR="006A38A0" w:rsidRPr="006A38A0">
        <w:fldChar w:fldCharType="separate"/>
      </w:r>
      <w:r w:rsidR="00D55292" w:rsidRPr="00A14048">
        <w:t xml:space="preserve">Figure </w:t>
      </w:r>
      <w:r w:rsidR="00D55292" w:rsidRPr="00A14048">
        <w:rPr>
          <w:noProof/>
        </w:rPr>
        <w:t>4</w:t>
      </w:r>
      <w:r w:rsidR="00D55292" w:rsidRPr="00A14048">
        <w:rPr>
          <w:noProof/>
        </w:rPr>
        <w:noBreakHyphen/>
        <w:t>3</w:t>
      </w:r>
      <w:r w:rsidR="006A38A0" w:rsidRPr="006A38A0">
        <w:fldChar w:fldCharType="end"/>
      </w:r>
      <w:r w:rsidRPr="008C7844">
        <w:t xml:space="preserve"> </w:t>
      </w:r>
      <w:r w:rsidR="005724FE" w:rsidRPr="008C7844">
        <w:rPr>
          <w:lang w:val="en-GB"/>
        </w:rPr>
        <w:t xml:space="preserve">depicts </w:t>
      </w:r>
      <w:r w:rsidR="006B1661">
        <w:rPr>
          <w:lang w:val="en-GB"/>
        </w:rPr>
        <w:t>the</w:t>
      </w:r>
      <w:r w:rsidR="006B1661" w:rsidRPr="008C7844">
        <w:rPr>
          <w:lang w:val="en-GB"/>
        </w:rPr>
        <w:t xml:space="preserve"> </w:t>
      </w:r>
      <w:r w:rsidR="005724FE" w:rsidRPr="008C7844">
        <w:rPr>
          <w:lang w:val="en-GB"/>
        </w:rPr>
        <w:t>coverage type in this application schema</w:t>
      </w:r>
      <w:r w:rsidRPr="008C7844">
        <w:rPr>
          <w:lang w:val="en-GB"/>
        </w:rPr>
        <w:t xml:space="preserve">: </w:t>
      </w:r>
    </w:p>
    <w:p w14:paraId="185870B8" w14:textId="79D2CE3F" w:rsidR="009D512D" w:rsidRPr="008C7844" w:rsidRDefault="00AC251D" w:rsidP="00C00150">
      <w:pPr>
        <w:pStyle w:val="ListParagraph"/>
        <w:numPr>
          <w:ilvl w:val="0"/>
          <w:numId w:val="23"/>
        </w:numPr>
        <w:spacing w:after="120"/>
        <w:ind w:left="284" w:hanging="284"/>
        <w:contextualSpacing w:val="0"/>
        <w:rPr>
          <w:lang w:val="en-GB"/>
        </w:rPr>
      </w:pPr>
      <w:r w:rsidRPr="008C7844">
        <w:rPr>
          <w:lang w:val="en-GB"/>
        </w:rPr>
        <w:t xml:space="preserve">The </w:t>
      </w:r>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p>
    <w:p w14:paraId="6DE4DAF0" w14:textId="45D2E694" w:rsidR="009D512D" w:rsidRPr="008C7844" w:rsidRDefault="00AC251D" w:rsidP="00C00150">
      <w:pPr>
        <w:pStyle w:val="Heading3"/>
        <w:spacing w:before="120" w:after="120"/>
        <w:rPr>
          <w:lang w:val="en-GB"/>
        </w:rPr>
      </w:pPr>
      <w:bookmarkStart w:id="158" w:name="_Toc66111088"/>
      <w:bookmarkStart w:id="159" w:name="_Toc66258352"/>
      <w:bookmarkStart w:id="160" w:name="_Toc66364851"/>
      <w:bookmarkStart w:id="161" w:name="_Toc105509195"/>
      <w:bookmarkStart w:id="162" w:name="_Ref66111921"/>
      <w:bookmarkStart w:id="163" w:name="_Toc105509196"/>
      <w:bookmarkEnd w:id="158"/>
      <w:bookmarkEnd w:id="159"/>
      <w:bookmarkEnd w:id="160"/>
      <w:bookmarkEnd w:id="161"/>
      <w:r w:rsidRPr="008C7844">
        <w:rPr>
          <w:lang w:val="en-GB"/>
        </w:rPr>
        <w:t xml:space="preserve">Application Schema </w:t>
      </w:r>
      <w:r w:rsidR="000A4B4F">
        <w:rPr>
          <w:lang w:val="en-GB"/>
        </w:rPr>
        <w:t>i</w:t>
      </w:r>
      <w:r w:rsidRPr="008C7844">
        <w:rPr>
          <w:lang w:val="en-GB"/>
        </w:rPr>
        <w:t xml:space="preserve">mplementation </w:t>
      </w:r>
      <w:r w:rsidR="000A4B4F">
        <w:rPr>
          <w:lang w:val="en-GB"/>
        </w:rPr>
        <w:t>c</w:t>
      </w:r>
      <w:r w:rsidRPr="008C7844">
        <w:rPr>
          <w:lang w:val="en-GB"/>
        </w:rPr>
        <w:t>lasses</w:t>
      </w:r>
      <w:bookmarkEnd w:id="162"/>
      <w:bookmarkEnd w:id="163"/>
      <w:r w:rsidRPr="008C7844">
        <w:rPr>
          <w:lang w:val="en-GB"/>
        </w:rPr>
        <w:t xml:space="preserve"> </w:t>
      </w:r>
    </w:p>
    <w:p w14:paraId="7FB01B73" w14:textId="7DA6EF76" w:rsidR="009D512D" w:rsidRPr="008C7844" w:rsidRDefault="00AC251D" w:rsidP="00C00150">
      <w:pPr>
        <w:spacing w:after="120"/>
        <w:rPr>
          <w:lang w:val="en-GB"/>
        </w:rPr>
      </w:pPr>
      <w:r w:rsidRPr="008C7844">
        <w:rPr>
          <w:lang w:val="en-GB"/>
        </w:rPr>
        <w:t>The implementation classes for the template application schema are shown in</w:t>
      </w:r>
      <w:r w:rsidR="00903123">
        <w:rPr>
          <w:lang w:val="en-GB"/>
        </w:rPr>
        <w:t xml:space="preserve"> </w:t>
      </w:r>
      <w:r w:rsidR="00903123" w:rsidRPr="00903123">
        <w:rPr>
          <w:lang w:val="en-GB"/>
        </w:rPr>
        <w:fldChar w:fldCharType="begin"/>
      </w:r>
      <w:r w:rsidR="00903123" w:rsidRPr="00903123">
        <w:rPr>
          <w:lang w:val="en-GB"/>
        </w:rPr>
        <w:instrText xml:space="preserve"> REF _Ref66111976 \h </w:instrText>
      </w:r>
      <w:r w:rsidR="00903123" w:rsidRPr="00C00150">
        <w:rPr>
          <w:lang w:val="en-GB"/>
        </w:rPr>
        <w:instrText xml:space="preserve"> \* MERGEFORMAT </w:instrText>
      </w:r>
      <w:r w:rsidR="00903123" w:rsidRPr="00903123">
        <w:rPr>
          <w:lang w:val="en-GB"/>
        </w:rPr>
      </w:r>
      <w:r w:rsidR="00903123" w:rsidRPr="00903123">
        <w:rPr>
          <w:lang w:val="en-GB"/>
        </w:rPr>
        <w:fldChar w:fldCharType="separate"/>
      </w:r>
      <w:r w:rsidR="00D55292" w:rsidRPr="00A14048">
        <w:t xml:space="preserve">Figure </w:t>
      </w:r>
      <w:r w:rsidR="00D55292" w:rsidRPr="00A14048">
        <w:rPr>
          <w:noProof/>
        </w:rPr>
        <w:t>4</w:t>
      </w:r>
      <w:r w:rsidR="00D55292" w:rsidRPr="00A14048">
        <w:rPr>
          <w:noProof/>
        </w:rPr>
        <w:noBreakHyphen/>
        <w:t>4</w:t>
      </w:r>
      <w:r w:rsidR="00903123" w:rsidRPr="00903123">
        <w:rPr>
          <w:lang w:val="en-GB"/>
        </w:rPr>
        <w:fldChar w:fldCharType="end"/>
      </w:r>
      <w:r w:rsidRPr="008C7844">
        <w:rPr>
          <w:lang w:val="en-GB"/>
        </w:rPr>
        <w:t xml:space="preserve">. The attributes are shown for the coverage related classes together with the attribute classes. </w:t>
      </w:r>
    </w:p>
    <w:p w14:paraId="221A0B22" w14:textId="6945D68B" w:rsidR="009D512D" w:rsidRPr="008C7844" w:rsidRDefault="00AC251D" w:rsidP="00C00150">
      <w:pPr>
        <w:spacing w:after="120"/>
        <w:rPr>
          <w:lang w:val="en-GB"/>
        </w:rPr>
      </w:pPr>
      <w:proofErr w:type="gramStart"/>
      <w:r w:rsidRPr="008C7844">
        <w:rPr>
          <w:lang w:val="en-GB"/>
        </w:rPr>
        <w:t>In order to</w:t>
      </w:r>
      <w:proofErr w:type="gramEnd"/>
      <w:r w:rsidRPr="008C7844">
        <w:rPr>
          <w:lang w:val="en-GB"/>
        </w:rPr>
        <w:t xml:space="preserve"> simplify the implementation</w:t>
      </w:r>
      <w:r w:rsidR="009D4004">
        <w:rPr>
          <w:lang w:val="en-GB"/>
        </w:rPr>
        <w:t>,</w:t>
      </w:r>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w:t>
      </w:r>
      <w:r w:rsidR="00695424">
        <w:rPr>
          <w:lang w:val="en-GB"/>
        </w:rPr>
        <w:t xml:space="preserve"> </w:t>
      </w:r>
      <w:r w:rsidRPr="008C7844">
        <w:rPr>
          <w:lang w:val="en-GB"/>
        </w:rPr>
        <w:t xml:space="preserve">However, if specified they must assume the stated values unless other options are stated. </w:t>
      </w:r>
    </w:p>
    <w:p w14:paraId="4B372E9A" w14:textId="083D7EDA" w:rsidR="003441ED" w:rsidRDefault="003441ED">
      <w:pPr>
        <w:spacing w:after="0" w:line="259" w:lineRule="auto"/>
        <w:ind w:left="12"/>
        <w:jc w:val="left"/>
        <w:rPr>
          <w:noProof/>
          <w:sz w:val="16"/>
          <w:szCs w:val="16"/>
          <w:lang w:eastAsia="ko-KR"/>
        </w:rPr>
      </w:pPr>
    </w:p>
    <w:p w14:paraId="11BBB346" w14:textId="5307B2D1" w:rsidR="00903123" w:rsidRDefault="00F02EAA" w:rsidP="00C00150">
      <w:pPr>
        <w:keepNext/>
        <w:spacing w:after="0" w:line="259" w:lineRule="auto"/>
        <w:ind w:left="12"/>
        <w:jc w:val="center"/>
      </w:pPr>
      <w:r w:rsidRPr="009309C2">
        <w:rPr>
          <w:lang w:val="de-DE"/>
          <w:rPrChange w:id="164" w:author="Daniel Rohde" w:date="2022-12-20T00:06:00Z">
            <w:rPr>
              <w:lang w:val="fr-FR"/>
            </w:rPr>
          </w:rPrChange>
        </w:rPr>
        <w:lastRenderedPageBreak/>
        <w:drawing>
          <wp:inline distT="0" distB="0" distL="0" distR="0" wp14:anchorId="6963D790" wp14:editId="6328E504">
            <wp:extent cx="4838700" cy="549702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27" t="2871" r="35174" b="34582"/>
                    <a:stretch/>
                  </pic:blipFill>
                  <pic:spPr bwMode="auto">
                    <a:xfrm>
                      <a:off x="0" y="0"/>
                      <a:ext cx="4845912" cy="5505221"/>
                    </a:xfrm>
                    <a:prstGeom prst="rect">
                      <a:avLst/>
                    </a:prstGeom>
                    <a:noFill/>
                    <a:ln>
                      <a:noFill/>
                    </a:ln>
                    <a:extLst>
                      <a:ext uri="{53640926-AAD7-44D8-BBD7-CCE9431645EC}">
                        <a14:shadowObscured xmlns:a14="http://schemas.microsoft.com/office/drawing/2010/main"/>
                      </a:ext>
                    </a:extLst>
                  </pic:spPr>
                </pic:pic>
              </a:graphicData>
            </a:graphic>
          </wp:inline>
        </w:drawing>
      </w:r>
    </w:p>
    <w:p w14:paraId="1F0394CD" w14:textId="32CACA93" w:rsidR="00B10C77" w:rsidRPr="006D5CF4" w:rsidRDefault="00903123" w:rsidP="006D5CF4">
      <w:pPr>
        <w:pStyle w:val="Caption"/>
        <w:spacing w:before="120" w:after="120"/>
        <w:jc w:val="center"/>
        <w:rPr>
          <w:bCs/>
          <w:i w:val="0"/>
          <w:color w:val="auto"/>
          <w:sz w:val="20"/>
          <w:szCs w:val="20"/>
          <w:lang w:val="en-GB"/>
        </w:rPr>
      </w:pPr>
      <w:bookmarkStart w:id="165" w:name="_Ref66111976"/>
      <w:bookmarkStart w:id="166" w:name="_Ref66111970"/>
      <w:r w:rsidRPr="006D5CF4">
        <w:rPr>
          <w:bCs/>
          <w:i w:val="0"/>
          <w:color w:val="auto"/>
          <w:sz w:val="20"/>
          <w:szCs w:val="20"/>
        </w:rPr>
        <w:t xml:space="preserve">Figure </w:t>
      </w:r>
      <w:r w:rsidR="00556898" w:rsidRPr="006D5CF4">
        <w:rPr>
          <w:bCs/>
          <w:i w:val="0"/>
          <w:color w:val="auto"/>
          <w:sz w:val="20"/>
          <w:szCs w:val="20"/>
        </w:rPr>
        <w:fldChar w:fldCharType="begin"/>
      </w:r>
      <w:r w:rsidR="00556898" w:rsidRPr="006D5CF4">
        <w:rPr>
          <w:bCs/>
          <w:i w:val="0"/>
          <w:color w:val="auto"/>
          <w:sz w:val="20"/>
          <w:szCs w:val="20"/>
        </w:rPr>
        <w:instrText xml:space="preserve"> STYLEREF 1 \s </w:instrText>
      </w:r>
      <w:r w:rsidR="00556898" w:rsidRPr="006D5CF4">
        <w:rPr>
          <w:bCs/>
          <w:i w:val="0"/>
          <w:color w:val="auto"/>
          <w:sz w:val="20"/>
          <w:szCs w:val="20"/>
        </w:rPr>
        <w:fldChar w:fldCharType="separate"/>
      </w:r>
      <w:r w:rsidR="00D55292">
        <w:rPr>
          <w:bCs/>
          <w:i w:val="0"/>
          <w:noProof/>
          <w:color w:val="auto"/>
          <w:sz w:val="20"/>
          <w:szCs w:val="20"/>
        </w:rPr>
        <w:t>4</w:t>
      </w:r>
      <w:r w:rsidR="00556898" w:rsidRPr="006D5CF4">
        <w:rPr>
          <w:bCs/>
          <w:i w:val="0"/>
          <w:color w:val="auto"/>
          <w:sz w:val="20"/>
          <w:szCs w:val="20"/>
        </w:rPr>
        <w:fldChar w:fldCharType="end"/>
      </w:r>
      <w:r w:rsidR="00556898" w:rsidRPr="006D5CF4">
        <w:rPr>
          <w:bCs/>
          <w:i w:val="0"/>
          <w:color w:val="auto"/>
          <w:sz w:val="20"/>
          <w:szCs w:val="20"/>
        </w:rPr>
        <w:noBreakHyphen/>
      </w:r>
      <w:r w:rsidR="00556898" w:rsidRPr="006D5CF4">
        <w:rPr>
          <w:bCs/>
          <w:i w:val="0"/>
          <w:color w:val="auto"/>
          <w:sz w:val="20"/>
          <w:szCs w:val="20"/>
        </w:rPr>
        <w:fldChar w:fldCharType="begin"/>
      </w:r>
      <w:r w:rsidR="00556898" w:rsidRPr="006D5CF4">
        <w:rPr>
          <w:bCs/>
          <w:i w:val="0"/>
          <w:color w:val="auto"/>
          <w:sz w:val="20"/>
          <w:szCs w:val="20"/>
        </w:rPr>
        <w:instrText xml:space="preserve"> SEQ Figure \* ARABIC \s 1 </w:instrText>
      </w:r>
      <w:r w:rsidR="00556898" w:rsidRPr="006D5CF4">
        <w:rPr>
          <w:bCs/>
          <w:i w:val="0"/>
          <w:color w:val="auto"/>
          <w:sz w:val="20"/>
          <w:szCs w:val="20"/>
        </w:rPr>
        <w:fldChar w:fldCharType="separate"/>
      </w:r>
      <w:r w:rsidR="00D55292">
        <w:rPr>
          <w:bCs/>
          <w:i w:val="0"/>
          <w:noProof/>
          <w:color w:val="auto"/>
          <w:sz w:val="20"/>
          <w:szCs w:val="20"/>
        </w:rPr>
        <w:t>4</w:t>
      </w:r>
      <w:r w:rsidR="00556898" w:rsidRPr="006D5CF4">
        <w:rPr>
          <w:bCs/>
          <w:i w:val="0"/>
          <w:color w:val="auto"/>
          <w:sz w:val="20"/>
          <w:szCs w:val="20"/>
        </w:rPr>
        <w:fldChar w:fldCharType="end"/>
      </w:r>
      <w:bookmarkEnd w:id="165"/>
      <w:r w:rsidRPr="006D5CF4">
        <w:rPr>
          <w:bCs/>
          <w:i w:val="0"/>
          <w:color w:val="auto"/>
          <w:sz w:val="20"/>
          <w:szCs w:val="20"/>
        </w:rPr>
        <w:t xml:space="preserve"> </w:t>
      </w:r>
      <w:r w:rsidR="006D5CF4">
        <w:rPr>
          <w:bCs/>
          <w:i w:val="0"/>
          <w:color w:val="auto"/>
          <w:sz w:val="20"/>
          <w:szCs w:val="20"/>
        </w:rPr>
        <w:t>–</w:t>
      </w:r>
      <w:r w:rsidRPr="006D5CF4">
        <w:rPr>
          <w:bCs/>
          <w:i w:val="0"/>
          <w:color w:val="auto"/>
          <w:sz w:val="20"/>
          <w:szCs w:val="20"/>
        </w:rPr>
        <w:t xml:space="preserve"> Implementation of Classes of S-102</w:t>
      </w:r>
      <w:bookmarkEnd w:id="166"/>
    </w:p>
    <w:p w14:paraId="2040CDFA" w14:textId="3DF0D9EB" w:rsidR="009D512D" w:rsidRPr="008C7844" w:rsidRDefault="00AC251D" w:rsidP="006D5CF4">
      <w:pPr>
        <w:pStyle w:val="Heading4"/>
        <w:spacing w:before="120" w:after="120"/>
        <w:rPr>
          <w:lang w:val="en-GB"/>
        </w:rPr>
      </w:pPr>
      <w:r w:rsidRPr="008C7844">
        <w:rPr>
          <w:lang w:val="en-GB"/>
        </w:rPr>
        <w:t xml:space="preserve">Implementation </w:t>
      </w:r>
      <w:r w:rsidR="00DB64FD">
        <w:rPr>
          <w:lang w:val="en-GB"/>
        </w:rPr>
        <w:t>c</w:t>
      </w:r>
      <w:r w:rsidRPr="008C7844">
        <w:rPr>
          <w:lang w:val="en-GB"/>
        </w:rPr>
        <w:t xml:space="preserve">lasses </w:t>
      </w:r>
      <w:r w:rsidR="00DB64FD">
        <w:rPr>
          <w:lang w:val="en-GB"/>
        </w:rPr>
        <w:t>d</w:t>
      </w:r>
      <w:r w:rsidRPr="008C7844">
        <w:rPr>
          <w:lang w:val="en-GB"/>
        </w:rPr>
        <w:t xml:space="preserve">escription </w:t>
      </w:r>
    </w:p>
    <w:p w14:paraId="712AA2FE" w14:textId="77777777" w:rsidR="00A40C2C" w:rsidRPr="008C7844" w:rsidRDefault="00A97C0C" w:rsidP="006D5CF4">
      <w:pPr>
        <w:pStyle w:val="Heading5"/>
        <w:spacing w:before="120"/>
        <w:rPr>
          <w:lang w:val="en-GB"/>
        </w:rPr>
      </w:pPr>
      <w:proofErr w:type="spellStart"/>
      <w:r w:rsidRPr="008C7844">
        <w:rPr>
          <w:lang w:val="en-GB"/>
        </w:rPr>
        <w:t>BathymetryCoverage</w:t>
      </w:r>
      <w:proofErr w:type="spellEnd"/>
      <w:r w:rsidR="00AC251D" w:rsidRPr="008C7844">
        <w:rPr>
          <w:lang w:val="en-GB"/>
        </w:rPr>
        <w:t xml:space="preserve"> </w:t>
      </w:r>
    </w:p>
    <w:p w14:paraId="0BBBECCD" w14:textId="77777777" w:rsidR="009D512D" w:rsidRPr="008C7844" w:rsidRDefault="00A97C0C" w:rsidP="006D5CF4">
      <w:pPr>
        <w:pStyle w:val="Heading6"/>
        <w:spacing w:before="120"/>
        <w:rPr>
          <w:lang w:val="en-GB"/>
        </w:rPr>
      </w:pPr>
      <w:proofErr w:type="spellStart"/>
      <w:r w:rsidRPr="008C7844">
        <w:rPr>
          <w:lang w:val="en-GB"/>
        </w:rPr>
        <w:t>BathymetryCoverage</w:t>
      </w:r>
      <w:proofErr w:type="spellEnd"/>
      <w:r w:rsidR="00AC251D" w:rsidRPr="008C7844">
        <w:rPr>
          <w:lang w:val="en-GB"/>
        </w:rPr>
        <w:t xml:space="preserve"> semantics </w:t>
      </w:r>
    </w:p>
    <w:p w14:paraId="43783822" w14:textId="5941C594" w:rsidR="00CA0F5A" w:rsidRPr="008C7844" w:rsidRDefault="00AC251D" w:rsidP="006D5CF4">
      <w:pPr>
        <w:spacing w:before="120" w:after="120"/>
        <w:rPr>
          <w:lang w:val="en-GB"/>
        </w:rPr>
      </w:pPr>
      <w:r w:rsidRPr="008C7844">
        <w:rPr>
          <w:lang w:val="en-GB"/>
        </w:rPr>
        <w:t xml:space="preserve">The class </w:t>
      </w:r>
      <w:proofErr w:type="spellStart"/>
      <w:r w:rsidR="00A97C0C" w:rsidRPr="008C7844">
        <w:rPr>
          <w:b/>
          <w:lang w:val="en-GB"/>
        </w:rPr>
        <w:t>BathymetryCoverage</w:t>
      </w:r>
      <w:proofErr w:type="spellEnd"/>
      <w:r w:rsidRPr="008C7844">
        <w:rPr>
          <w:b/>
          <w:lang w:val="en-GB"/>
        </w:rPr>
        <w:t xml:space="preserve"> </w:t>
      </w:r>
      <w:r w:rsidRPr="008C7844">
        <w:rPr>
          <w:lang w:val="en-GB"/>
        </w:rPr>
        <w:t xml:space="preserve">has the attributes </w:t>
      </w:r>
      <w:proofErr w:type="spellStart"/>
      <w:r w:rsidRPr="008C7844">
        <w:rPr>
          <w:i/>
          <w:lang w:val="en-GB"/>
        </w:rPr>
        <w:t>minimum</w:t>
      </w:r>
      <w:r w:rsidR="00A94EC5">
        <w:rPr>
          <w:i/>
          <w:lang w:val="en-GB"/>
        </w:rPr>
        <w:t>Depth</w:t>
      </w:r>
      <w:proofErr w:type="spellEnd"/>
      <w:r w:rsidRPr="008C7844">
        <w:rPr>
          <w:i/>
          <w:lang w:val="en-GB"/>
        </w:rPr>
        <w:t xml:space="preserve">, </w:t>
      </w:r>
      <w:proofErr w:type="spellStart"/>
      <w:r w:rsidRPr="008C7844">
        <w:rPr>
          <w:i/>
          <w:lang w:val="en-GB"/>
        </w:rPr>
        <w:t>maximum</w:t>
      </w:r>
      <w:r w:rsidR="00A94EC5">
        <w:rPr>
          <w:i/>
          <w:lang w:val="en-GB"/>
        </w:rPr>
        <w:t>Depth</w:t>
      </w:r>
      <w:proofErr w:type="spellEnd"/>
      <w:r w:rsidRPr="008C7844">
        <w:rPr>
          <w:i/>
          <w:lang w:val="en-GB"/>
        </w:rPr>
        <w:t xml:space="preserve">, </w:t>
      </w:r>
      <w:proofErr w:type="spellStart"/>
      <w:r w:rsidRPr="008C7844">
        <w:rPr>
          <w:i/>
          <w:lang w:val="en-GB"/>
        </w:rPr>
        <w:t>minimumUncertainty</w:t>
      </w:r>
      <w:proofErr w:type="spellEnd"/>
      <w:r w:rsidRPr="008C7844">
        <w:rPr>
          <w:lang w:val="en-GB"/>
        </w:rPr>
        <w:t xml:space="preserve">, and </w:t>
      </w:r>
      <w:proofErr w:type="spellStart"/>
      <w:r w:rsidRPr="008C7844">
        <w:rPr>
          <w:i/>
          <w:lang w:val="en-GB"/>
        </w:rPr>
        <w:t>maximumUncertainty</w:t>
      </w:r>
      <w:proofErr w:type="spellEnd"/>
      <w:r w:rsidRPr="008C7844">
        <w:rPr>
          <w:i/>
          <w:lang w:val="en-GB"/>
        </w:rPr>
        <w:t xml:space="preserve">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w:t>
      </w:r>
      <w:r w:rsidR="00695424">
        <w:rPr>
          <w:lang w:val="en-GB"/>
        </w:rPr>
        <w:t xml:space="preserve"> </w:t>
      </w:r>
      <w:commentRangeStart w:id="167"/>
      <w:commentRangeEnd w:id="167"/>
      <w:r w:rsidR="00F02EAA">
        <w:rPr>
          <w:rStyle w:val="CommentReference"/>
        </w:rPr>
        <w:commentReference w:id="167"/>
      </w:r>
      <w:proofErr w:type="spellStart"/>
      <w:r w:rsidR="00A97C0C" w:rsidRPr="008C7844">
        <w:rPr>
          <w:b/>
          <w:lang w:val="en-GB"/>
        </w:rPr>
        <w:t>BathymetryCoverage</w:t>
      </w:r>
      <w:proofErr w:type="spellEnd"/>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 xml:space="preserve">origin, </w:t>
      </w:r>
      <w:proofErr w:type="spellStart"/>
      <w:r w:rsidRPr="008C7844">
        <w:rPr>
          <w:i/>
          <w:lang w:val="en-GB"/>
        </w:rPr>
        <w:t>offsetVectors</w:t>
      </w:r>
      <w:proofErr w:type="spellEnd"/>
      <w:r w:rsidRPr="008C7844">
        <w:rPr>
          <w:i/>
          <w:lang w:val="en-GB"/>
        </w:rPr>
        <w:t xml:space="preserve">, dimension, </w:t>
      </w:r>
      <w:proofErr w:type="spellStart"/>
      <w:r w:rsidRPr="008C7844">
        <w:rPr>
          <w:i/>
          <w:lang w:val="en-GB"/>
        </w:rPr>
        <w:t>axisName</w:t>
      </w:r>
      <w:proofErr w:type="spellEnd"/>
      <w:r w:rsidRPr="008C7844">
        <w:rPr>
          <w:i/>
          <w:lang w:val="en-GB"/>
        </w:rPr>
        <w:t xml:space="preserve">, extent, </w:t>
      </w:r>
      <w:proofErr w:type="spellStart"/>
      <w:r w:rsidRPr="008C7844">
        <w:rPr>
          <w:i/>
          <w:lang w:val="en-GB"/>
        </w:rPr>
        <w:t>sequenceRule</w:t>
      </w:r>
      <w:proofErr w:type="spellEnd"/>
      <w:r w:rsidRPr="008C7844">
        <w:rPr>
          <w:lang w:val="en-GB"/>
        </w:rPr>
        <w:t xml:space="preserve">, and </w:t>
      </w:r>
      <w:proofErr w:type="spellStart"/>
      <w:r w:rsidRPr="008C7844">
        <w:rPr>
          <w:i/>
          <w:lang w:val="en-GB"/>
        </w:rPr>
        <w:t>startSequence</w:t>
      </w:r>
      <w:proofErr w:type="spellEnd"/>
      <w:r w:rsidRPr="008C7844">
        <w:rPr>
          <w:i/>
          <w:lang w:val="en-GB"/>
        </w:rPr>
        <w:t xml:space="preserve"> </w:t>
      </w:r>
      <w:r w:rsidRPr="008C7844">
        <w:rPr>
          <w:lang w:val="en-GB"/>
        </w:rPr>
        <w:t xml:space="preserve">from </w:t>
      </w:r>
      <w:r w:rsidRPr="008C7844">
        <w:rPr>
          <w:b/>
          <w:lang w:val="en-GB"/>
        </w:rPr>
        <w:t xml:space="preserve">S100_Grid </w:t>
      </w:r>
      <w:r w:rsidRPr="008C7844">
        <w:rPr>
          <w:lang w:val="en-GB"/>
        </w:rPr>
        <w:t xml:space="preserve">and </w:t>
      </w:r>
      <w:proofErr w:type="spellStart"/>
      <w:r w:rsidRPr="008C7844">
        <w:rPr>
          <w:b/>
          <w:lang w:val="en-GB"/>
        </w:rPr>
        <w:t>CV_Grid</w:t>
      </w:r>
      <w:proofErr w:type="spellEnd"/>
      <w:r w:rsidRPr="008C7844">
        <w:rPr>
          <w:lang w:val="en-GB"/>
        </w:rPr>
        <w:t xml:space="preserve">. </w:t>
      </w:r>
    </w:p>
    <w:p w14:paraId="760E4B03" w14:textId="77777777" w:rsidR="009D512D" w:rsidRPr="008C7844" w:rsidRDefault="00AC251D" w:rsidP="006D5CF4">
      <w:pPr>
        <w:spacing w:after="120"/>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651848A8" w14:textId="77777777" w:rsidR="009D512D" w:rsidRPr="008C7844" w:rsidRDefault="00AC251D" w:rsidP="006D5CF4">
      <w:pPr>
        <w:pStyle w:val="Heading6"/>
        <w:spacing w:before="120"/>
        <w:rPr>
          <w:lang w:val="en-GB"/>
        </w:rPr>
      </w:pPr>
      <w:proofErr w:type="spellStart"/>
      <w:r w:rsidRPr="008C7844">
        <w:rPr>
          <w:lang w:val="en-GB"/>
        </w:rPr>
        <w:t>minimum</w:t>
      </w:r>
      <w:r w:rsidR="00A94EC5">
        <w:rPr>
          <w:lang w:val="en-GB"/>
        </w:rPr>
        <w:t>Depth</w:t>
      </w:r>
      <w:proofErr w:type="spellEnd"/>
      <w:r w:rsidRPr="008C7844">
        <w:rPr>
          <w:lang w:val="en-GB"/>
        </w:rPr>
        <w:t xml:space="preserve"> </w:t>
      </w:r>
    </w:p>
    <w:p w14:paraId="6FA842A6" w14:textId="43A0B7F1"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minimum</w:t>
      </w:r>
      <w:r w:rsidR="00A94EC5">
        <w:rPr>
          <w:i/>
          <w:lang w:val="en-GB"/>
        </w:rPr>
        <w:t>Depth</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2511D08B" w14:textId="77777777" w:rsidR="009D512D" w:rsidRPr="008C7844" w:rsidRDefault="00AC251D" w:rsidP="006D5CF4">
      <w:pPr>
        <w:pStyle w:val="Heading6"/>
        <w:spacing w:before="120"/>
        <w:rPr>
          <w:lang w:val="en-GB"/>
        </w:rPr>
      </w:pPr>
      <w:proofErr w:type="spellStart"/>
      <w:r w:rsidRPr="008C7844">
        <w:rPr>
          <w:lang w:val="en-GB"/>
        </w:rPr>
        <w:lastRenderedPageBreak/>
        <w:t>maximum</w:t>
      </w:r>
      <w:r w:rsidR="00A94EC5">
        <w:rPr>
          <w:lang w:val="en-GB"/>
        </w:rPr>
        <w:t>Depth</w:t>
      </w:r>
      <w:proofErr w:type="spellEnd"/>
      <w:r w:rsidRPr="008C7844">
        <w:rPr>
          <w:lang w:val="en-GB"/>
        </w:rPr>
        <w:t xml:space="preserve"> </w:t>
      </w:r>
    </w:p>
    <w:p w14:paraId="377A3040" w14:textId="37140B82"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maximum</w:t>
      </w:r>
      <w:r w:rsidR="00A94EC5">
        <w:rPr>
          <w:i/>
          <w:lang w:val="en-GB"/>
        </w:rPr>
        <w:t>Depth</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691ABD28" w14:textId="77777777" w:rsidR="009D512D" w:rsidRPr="008C7844" w:rsidRDefault="00AC251D" w:rsidP="006D5CF4">
      <w:pPr>
        <w:pStyle w:val="Heading6"/>
        <w:spacing w:before="120"/>
        <w:rPr>
          <w:lang w:val="en-GB"/>
        </w:rPr>
      </w:pPr>
      <w:proofErr w:type="spellStart"/>
      <w:r w:rsidRPr="008C7844">
        <w:rPr>
          <w:lang w:val="en-GB"/>
        </w:rPr>
        <w:t>minimumUncertainty</w:t>
      </w:r>
      <w:proofErr w:type="spellEnd"/>
      <w:r w:rsidRPr="008C7844">
        <w:rPr>
          <w:lang w:val="en-GB"/>
        </w:rPr>
        <w:t xml:space="preserve"> </w:t>
      </w:r>
    </w:p>
    <w:p w14:paraId="41D7A38A" w14:textId="58C24370"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minimumUncertainty</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E6559A">
        <w:rPr>
          <w:lang w:val="en-GB"/>
        </w:rPr>
        <w:t xml:space="preserve"> If all uncertainty values are populated with the fill value (i.e., if no actual uncertainties exist in the data), this attribute shall be populated with the fill value.</w:t>
      </w:r>
      <w:r w:rsidRPr="008C7844">
        <w:rPr>
          <w:lang w:val="en-GB"/>
        </w:rPr>
        <w:t xml:space="preserve"> This attribute is required. There is no default. </w:t>
      </w:r>
    </w:p>
    <w:p w14:paraId="08A9B037" w14:textId="77777777" w:rsidR="009D512D" w:rsidRPr="008C7844" w:rsidRDefault="00AC251D" w:rsidP="006D5CF4">
      <w:pPr>
        <w:pStyle w:val="Heading6"/>
        <w:spacing w:before="120"/>
        <w:rPr>
          <w:lang w:val="en-GB"/>
        </w:rPr>
      </w:pPr>
      <w:proofErr w:type="spellStart"/>
      <w:r w:rsidRPr="008C7844">
        <w:rPr>
          <w:lang w:val="en-GB"/>
        </w:rPr>
        <w:t>maximumUncertainty</w:t>
      </w:r>
      <w:proofErr w:type="spellEnd"/>
      <w:r w:rsidRPr="008C7844">
        <w:rPr>
          <w:lang w:val="en-GB"/>
        </w:rPr>
        <w:t xml:space="preserve"> </w:t>
      </w:r>
    </w:p>
    <w:p w14:paraId="70D9E19A" w14:textId="67BD0EE2"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maximumUncertainty</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w:t>
      </w:r>
      <w:r w:rsidR="00E6559A">
        <w:rPr>
          <w:lang w:val="en-GB"/>
        </w:rPr>
        <w:t>If all uncertainty values are populated with the fill value (i.e., if no actual uncertainties exist in the data), this attribute shall be populated with the fill value.</w:t>
      </w:r>
      <w:r w:rsidR="00E6559A" w:rsidRPr="008C7844">
        <w:rPr>
          <w:lang w:val="en-GB"/>
        </w:rPr>
        <w:t xml:space="preserve"> </w:t>
      </w:r>
      <w:r w:rsidRPr="008C7844">
        <w:rPr>
          <w:lang w:val="en-GB"/>
        </w:rPr>
        <w:t xml:space="preserve">This attribute is required. There is no default. </w:t>
      </w:r>
    </w:p>
    <w:p w14:paraId="71B0D6EA" w14:textId="77777777" w:rsidR="009D512D" w:rsidRPr="008C7844" w:rsidRDefault="00AC251D" w:rsidP="006D5CF4">
      <w:pPr>
        <w:pStyle w:val="Heading6"/>
        <w:spacing w:before="120"/>
        <w:rPr>
          <w:lang w:val="en-GB"/>
        </w:rPr>
      </w:pPr>
      <w:r w:rsidRPr="008C7844">
        <w:rPr>
          <w:lang w:val="en-GB"/>
        </w:rPr>
        <w:t xml:space="preserve">origin </w:t>
      </w:r>
    </w:p>
    <w:p w14:paraId="2831C685" w14:textId="38FA46C8" w:rsidR="009D512D" w:rsidRPr="008C7844" w:rsidRDefault="00AC251D" w:rsidP="006D5CF4">
      <w:pPr>
        <w:spacing w:after="120"/>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proofErr w:type="spellStart"/>
      <w:r w:rsidRPr="008C7844">
        <w:rPr>
          <w:i/>
          <w:lang w:val="en-GB"/>
        </w:rPr>
        <w:t>DirectPosition</w:t>
      </w:r>
      <w:proofErr w:type="spellEnd"/>
      <w:r w:rsidRPr="008C7844">
        <w:rPr>
          <w:i/>
          <w:lang w:val="en-GB"/>
        </w:rPr>
        <w:t xml:space="preserve"> </w:t>
      </w:r>
      <w:r w:rsidRPr="008C7844">
        <w:rPr>
          <w:lang w:val="en-GB"/>
        </w:rPr>
        <w:t>which is a position that shall locate the origin of the rectified grid in the coordinate reference system. This attribute is required. There is no default.</w:t>
      </w:r>
      <w:r w:rsidR="00695424">
        <w:rPr>
          <w:lang w:val="en-GB"/>
        </w:rPr>
        <w:t xml:space="preserve"> </w:t>
      </w:r>
      <w:r w:rsidR="0091028F">
        <w:rPr>
          <w:lang w:val="en-GB"/>
        </w:rPr>
        <w:t xml:space="preserve">In the encoding this is split into properties </w:t>
      </w:r>
      <w:proofErr w:type="spellStart"/>
      <w:r w:rsidR="0091028F">
        <w:t>gridOriginLatitude</w:t>
      </w:r>
      <w:proofErr w:type="spellEnd"/>
      <w:r w:rsidR="0091028F">
        <w:t xml:space="preserve"> and </w:t>
      </w:r>
      <w:proofErr w:type="spellStart"/>
      <w:r w:rsidR="0091028F">
        <w:t>gridOriginLongitude</w:t>
      </w:r>
      <w:proofErr w:type="spellEnd"/>
      <w:r w:rsidR="0091028F">
        <w:t>.</w:t>
      </w:r>
    </w:p>
    <w:p w14:paraId="1899AB5E" w14:textId="77777777" w:rsidR="009D512D" w:rsidRPr="008C7844" w:rsidRDefault="00AC251D" w:rsidP="006D5CF4">
      <w:pPr>
        <w:pStyle w:val="Heading6"/>
        <w:spacing w:before="120"/>
        <w:rPr>
          <w:lang w:val="en-GB"/>
        </w:rPr>
      </w:pPr>
      <w:proofErr w:type="spellStart"/>
      <w:r w:rsidRPr="008C7844">
        <w:rPr>
          <w:lang w:val="en-GB"/>
        </w:rPr>
        <w:t>offsetVectors</w:t>
      </w:r>
      <w:proofErr w:type="spellEnd"/>
      <w:r w:rsidRPr="008C7844">
        <w:rPr>
          <w:lang w:val="en-GB"/>
        </w:rPr>
        <w:t xml:space="preserve"> </w:t>
      </w:r>
    </w:p>
    <w:p w14:paraId="5A5000D3" w14:textId="22D3E897"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offsetVectors</w:t>
      </w:r>
      <w:proofErr w:type="spellEnd"/>
      <w:r w:rsidRPr="008C7844">
        <w:rPr>
          <w:i/>
          <w:lang w:val="en-GB"/>
        </w:rPr>
        <w:t xml:space="preserve"> </w:t>
      </w:r>
      <w:r w:rsidRPr="008C7844">
        <w:rPr>
          <w:lang w:val="en-GB"/>
        </w:rPr>
        <w:t xml:space="preserve">has the value class </w:t>
      </w:r>
      <w:r w:rsidRPr="008C7844">
        <w:rPr>
          <w:i/>
          <w:lang w:val="en-GB"/>
        </w:rPr>
        <w:t xml:space="preserve">Sequence&lt;Vector&gt; </w:t>
      </w:r>
      <w:r w:rsidRPr="008C7844">
        <w:rPr>
          <w:lang w:val="en-GB"/>
        </w:rPr>
        <w:t>that shall be a sequence of offset vector elements that determine the grid spacing in each direction. The data type Vector is specified in ISO/TS 19103. This attribute is required. There is no default.</w:t>
      </w:r>
      <w:r w:rsidR="001D51C4">
        <w:rPr>
          <w:lang w:val="en-GB"/>
        </w:rPr>
        <w:t xml:space="preserve"> The HDF5 encoding implements and simplifies </w:t>
      </w:r>
      <w:proofErr w:type="spellStart"/>
      <w:r w:rsidR="001D51C4">
        <w:rPr>
          <w:i/>
          <w:lang w:val="en-GB"/>
        </w:rPr>
        <w:t>offsetVectors</w:t>
      </w:r>
      <w:proofErr w:type="spellEnd"/>
      <w:r w:rsidR="001D51C4">
        <w:rPr>
          <w:i/>
          <w:lang w:val="en-GB"/>
        </w:rPr>
        <w:t xml:space="preserve"> </w:t>
      </w:r>
      <w:r w:rsidR="001D51C4">
        <w:rPr>
          <w:lang w:val="en-GB"/>
        </w:rPr>
        <w:t xml:space="preserve">in the form of two HDF5 attributes: </w:t>
      </w:r>
      <w:proofErr w:type="spellStart"/>
      <w:r w:rsidR="001D51C4">
        <w:rPr>
          <w:lang w:val="en-GB"/>
        </w:rPr>
        <w:t>gridSpacingLatitudinal</w:t>
      </w:r>
      <w:proofErr w:type="spellEnd"/>
      <w:r w:rsidR="001D51C4">
        <w:rPr>
          <w:lang w:val="en-GB"/>
        </w:rPr>
        <w:t xml:space="preserve"> and </w:t>
      </w:r>
      <w:proofErr w:type="spellStart"/>
      <w:r w:rsidR="001D51C4">
        <w:rPr>
          <w:lang w:val="en-GB"/>
        </w:rPr>
        <w:t>gridSpacingLongitudinal</w:t>
      </w:r>
      <w:proofErr w:type="spellEnd"/>
      <w:r w:rsidR="001D51C4">
        <w:rPr>
          <w:lang w:val="en-GB"/>
        </w:rPr>
        <w:t>.</w:t>
      </w:r>
    </w:p>
    <w:p w14:paraId="4A3C8A06" w14:textId="77777777" w:rsidR="009D512D" w:rsidRPr="008C7844" w:rsidRDefault="00AC251D" w:rsidP="006D5CF4">
      <w:pPr>
        <w:pStyle w:val="Heading6"/>
        <w:spacing w:before="120"/>
        <w:ind w:left="1276" w:hanging="1276"/>
        <w:rPr>
          <w:lang w:val="en-GB"/>
        </w:rPr>
      </w:pPr>
      <w:r w:rsidRPr="008C7844">
        <w:rPr>
          <w:lang w:val="en-GB"/>
        </w:rPr>
        <w:t xml:space="preserve">dimension </w:t>
      </w:r>
    </w:p>
    <w:p w14:paraId="0F87ED30" w14:textId="77777777" w:rsidR="009D512D" w:rsidRPr="008C7844" w:rsidRDefault="00AC251D" w:rsidP="006D5CF4">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6D5CF4">
      <w:pPr>
        <w:pStyle w:val="Heading6"/>
        <w:spacing w:before="120"/>
        <w:ind w:left="1276" w:hanging="1276"/>
        <w:rPr>
          <w:lang w:val="en-GB"/>
        </w:rPr>
      </w:pPr>
      <w:proofErr w:type="spellStart"/>
      <w:r w:rsidRPr="008C7844">
        <w:rPr>
          <w:lang w:val="en-GB"/>
        </w:rPr>
        <w:t>axisName</w:t>
      </w:r>
      <w:r w:rsidR="00A94EC5">
        <w:rPr>
          <w:lang w:val="en-GB"/>
        </w:rPr>
        <w:t>s</w:t>
      </w:r>
      <w:proofErr w:type="spellEnd"/>
      <w:r w:rsidRPr="008C7844">
        <w:rPr>
          <w:lang w:val="en-GB"/>
        </w:rPr>
        <w:t xml:space="preserve"> </w:t>
      </w:r>
    </w:p>
    <w:p w14:paraId="43195582" w14:textId="245FEE6B"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axisName</w:t>
      </w:r>
      <w:r w:rsidR="00A94EC5">
        <w:rPr>
          <w:i/>
          <w:lang w:val="en-GB"/>
        </w:rPr>
        <w:t>s</w:t>
      </w:r>
      <w:proofErr w:type="spellEnd"/>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The grid axis names shall </w:t>
      </w:r>
      <w:r w:rsidR="00E270C0">
        <w:rPr>
          <w:lang w:val="en-GB"/>
        </w:rPr>
        <w:t xml:space="preserve">conform to those of the CRS. For the allowable CRS according to this specification, the axis names shall </w:t>
      </w:r>
      <w:r w:rsidRPr="008C7844">
        <w:rPr>
          <w:lang w:val="en-GB"/>
        </w:rPr>
        <w:t xml:space="preserve">be "Latitude" and "Longitude" for unprojected data sets or “Northing” and “Easting” in a projected space. </w:t>
      </w:r>
    </w:p>
    <w:p w14:paraId="3DF23C0F" w14:textId="77777777" w:rsidR="009D512D" w:rsidRPr="008C7844" w:rsidRDefault="00AC251D" w:rsidP="006D5CF4">
      <w:pPr>
        <w:pStyle w:val="Heading6"/>
        <w:spacing w:before="120"/>
        <w:ind w:left="1276" w:hanging="1276"/>
        <w:rPr>
          <w:lang w:val="en-GB"/>
        </w:rPr>
      </w:pPr>
      <w:r w:rsidRPr="008C7844">
        <w:rPr>
          <w:lang w:val="en-GB"/>
        </w:rPr>
        <w:t xml:space="preserve">extent </w:t>
      </w:r>
    </w:p>
    <w:p w14:paraId="10F6F181" w14:textId="368EAD44" w:rsidR="009D512D" w:rsidRPr="008C7844" w:rsidRDefault="00AC251D" w:rsidP="006D5CF4">
      <w:pPr>
        <w:spacing w:after="120"/>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proofErr w:type="spellStart"/>
      <w:r w:rsidRPr="008C7844">
        <w:rPr>
          <w:b/>
          <w:lang w:val="en-GB"/>
        </w:rPr>
        <w:t>CV_GridEnvelope</w:t>
      </w:r>
      <w:proofErr w:type="spellEnd"/>
      <w:r w:rsidRPr="008C7844">
        <w:rPr>
          <w:b/>
          <w:lang w:val="en-GB"/>
        </w:rPr>
        <w:t xml:space="preserve"> </w:t>
      </w:r>
      <w:r w:rsidRPr="008C7844">
        <w:rPr>
          <w:lang w:val="en-GB"/>
        </w:rPr>
        <w:t xml:space="preserve">that shall contain the extent of the spatial domain of the coverage. It uses the value class </w:t>
      </w:r>
      <w:proofErr w:type="spellStart"/>
      <w:r w:rsidRPr="008C7844">
        <w:rPr>
          <w:b/>
          <w:lang w:val="en-GB"/>
        </w:rPr>
        <w:t>CV_GridEnvelope</w:t>
      </w:r>
      <w:proofErr w:type="spellEnd"/>
      <w:r w:rsidRPr="008C7844">
        <w:rPr>
          <w:b/>
          <w:lang w:val="en-GB"/>
        </w:rPr>
        <w:t xml:space="preserv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 </w:t>
      </w:r>
      <w:r w:rsidR="0091028F">
        <w:rPr>
          <w:lang w:val="en-GB"/>
        </w:rPr>
        <w:t xml:space="preserve">In the encoding the property </w:t>
      </w:r>
      <w:proofErr w:type="spellStart"/>
      <w:r w:rsidR="0091028F">
        <w:rPr>
          <w:lang w:val="en-GB"/>
        </w:rPr>
        <w:t>BoundingBox</w:t>
      </w:r>
      <w:proofErr w:type="spellEnd"/>
      <w:r w:rsidR="0091028F">
        <w:rPr>
          <w:lang w:val="en-GB"/>
        </w:rPr>
        <w:t xml:space="preserve"> is used to hold the extent.</w:t>
      </w:r>
    </w:p>
    <w:p w14:paraId="6C9BA479" w14:textId="77777777" w:rsidR="009D512D" w:rsidRPr="008C7844" w:rsidRDefault="00AC251D" w:rsidP="006D5CF4">
      <w:pPr>
        <w:pStyle w:val="Heading6"/>
        <w:spacing w:before="120"/>
        <w:ind w:left="1276" w:hanging="1276"/>
        <w:rPr>
          <w:lang w:val="en-GB"/>
        </w:rPr>
      </w:pPr>
      <w:proofErr w:type="spellStart"/>
      <w:r w:rsidRPr="008C7844">
        <w:rPr>
          <w:lang w:val="en-GB"/>
        </w:rPr>
        <w:t>sequenc</w:t>
      </w:r>
      <w:r w:rsidR="00A94EC5">
        <w:rPr>
          <w:lang w:val="en-GB"/>
        </w:rPr>
        <w:t>ing</w:t>
      </w:r>
      <w:r w:rsidRPr="008C7844">
        <w:rPr>
          <w:lang w:val="en-GB"/>
        </w:rPr>
        <w:t>Rule</w:t>
      </w:r>
      <w:proofErr w:type="spellEnd"/>
      <w:r w:rsidRPr="008C7844">
        <w:rPr>
          <w:lang w:val="en-GB"/>
        </w:rPr>
        <w:t xml:space="preserve"> </w:t>
      </w:r>
    </w:p>
    <w:p w14:paraId="2A01A228" w14:textId="1A99DD53"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sequenc</w:t>
      </w:r>
      <w:r w:rsidR="00A94EC5">
        <w:rPr>
          <w:i/>
          <w:lang w:val="en-GB"/>
        </w:rPr>
        <w:t>ing</w:t>
      </w:r>
      <w:r w:rsidRPr="008C7844">
        <w:rPr>
          <w:i/>
          <w:lang w:val="en-GB"/>
        </w:rPr>
        <w:t>Rule</w:t>
      </w:r>
      <w:proofErr w:type="spellEnd"/>
      <w:r w:rsidRPr="008C7844">
        <w:rPr>
          <w:i/>
          <w:lang w:val="en-GB"/>
        </w:rPr>
        <w:t xml:space="preserve"> </w:t>
      </w:r>
      <w:r w:rsidRPr="008C7844">
        <w:rPr>
          <w:lang w:val="en-GB"/>
        </w:rPr>
        <w:t xml:space="preserve">has the value class </w:t>
      </w:r>
      <w:proofErr w:type="spellStart"/>
      <w:r w:rsidRPr="008C7844">
        <w:rPr>
          <w:b/>
          <w:lang w:val="en-GB"/>
        </w:rPr>
        <w:t>CV_SequenceRule</w:t>
      </w:r>
      <w:proofErr w:type="spellEnd"/>
      <w:r w:rsidRPr="008C7844">
        <w:rPr>
          <w:b/>
          <w:lang w:val="en-GB"/>
        </w:rPr>
        <w:t xml:space="preserv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A14048">
        <w:rPr>
          <w:u w:val="single"/>
          <w:lang w:val="en-GB"/>
          <w:rPrChange w:id="168" w:author="Daniel Rohde" w:date="2022-12-20T00:06:00Z">
            <w:rPr>
              <w:lang w:val="en-GB"/>
            </w:rPr>
          </w:rPrChange>
        </w:rPr>
        <w:t xml:space="preserve"> </w:t>
      </w:r>
      <w:r w:rsidRPr="008C7844">
        <w:rPr>
          <w:u w:val="single" w:color="000000"/>
          <w:lang w:val="en-GB"/>
        </w:rPr>
        <w:t>"Linear". No other options are</w:t>
      </w:r>
      <w:r w:rsidR="004A68B4" w:rsidRPr="00A14048">
        <w:rPr>
          <w:u w:val="single"/>
          <w:lang w:val="en-GB"/>
          <w:rPrChange w:id="169" w:author="Daniel Rohde" w:date="2022-12-20T00:06:00Z">
            <w:rPr>
              <w:lang w:val="en-GB"/>
            </w:rPr>
          </w:rPrChange>
        </w:rPr>
        <w:t xml:space="preserve"> </w:t>
      </w:r>
      <w:r w:rsidRPr="008C7844">
        <w:rPr>
          <w:u w:val="single" w:color="000000"/>
          <w:lang w:val="en-GB"/>
        </w:rPr>
        <w:t>allowed.</w:t>
      </w:r>
      <w:r w:rsidRPr="008C7844">
        <w:rPr>
          <w:lang w:val="en-GB"/>
        </w:rPr>
        <w:t xml:space="preserve"> </w:t>
      </w:r>
    </w:p>
    <w:p w14:paraId="1BB69719" w14:textId="77777777" w:rsidR="009D512D" w:rsidRPr="008C7844" w:rsidRDefault="00AC251D" w:rsidP="006D5CF4">
      <w:pPr>
        <w:pStyle w:val="Heading6"/>
        <w:spacing w:before="120"/>
        <w:ind w:left="1276" w:hanging="1276"/>
        <w:rPr>
          <w:lang w:val="en-GB"/>
        </w:rPr>
      </w:pPr>
      <w:proofErr w:type="spellStart"/>
      <w:r w:rsidRPr="008C7844">
        <w:rPr>
          <w:lang w:val="en-GB"/>
        </w:rPr>
        <w:t>startSequence</w:t>
      </w:r>
      <w:proofErr w:type="spellEnd"/>
      <w:r w:rsidRPr="008C7844">
        <w:rPr>
          <w:lang w:val="en-GB"/>
        </w:rPr>
        <w:t xml:space="preserve"> </w:t>
      </w:r>
    </w:p>
    <w:p w14:paraId="46CF6742" w14:textId="77777777"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startSequence</w:t>
      </w:r>
      <w:proofErr w:type="spellEnd"/>
      <w:r w:rsidRPr="008C7844">
        <w:rPr>
          <w:i/>
          <w:lang w:val="en-GB"/>
        </w:rPr>
        <w:t xml:space="preserve"> </w:t>
      </w:r>
      <w:r w:rsidRPr="008C7844">
        <w:rPr>
          <w:lang w:val="en-GB"/>
        </w:rPr>
        <w:t xml:space="preserve">has the value class </w:t>
      </w:r>
      <w:proofErr w:type="spellStart"/>
      <w:r w:rsidRPr="008C7844">
        <w:rPr>
          <w:b/>
          <w:lang w:val="en-GB"/>
        </w:rPr>
        <w:t>CV_GridCoordinate</w:t>
      </w:r>
      <w:proofErr w:type="spellEnd"/>
      <w:r w:rsidRPr="008C7844">
        <w:rPr>
          <w:b/>
          <w:lang w:val="en-GB"/>
        </w:rPr>
        <w:t xml:space="preserv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43009A">
      <w:pPr>
        <w:pStyle w:val="Heading5"/>
        <w:spacing w:before="120"/>
        <w:rPr>
          <w:lang w:val="en-GB"/>
        </w:rPr>
      </w:pPr>
      <w:r w:rsidRPr="008C7844">
        <w:rPr>
          <w:lang w:val="en-GB"/>
        </w:rPr>
        <w:lastRenderedPageBreak/>
        <w:t xml:space="preserve">S102_BathymetryValues </w:t>
      </w:r>
    </w:p>
    <w:p w14:paraId="63E3E5A6" w14:textId="77777777" w:rsidR="009D512D" w:rsidRPr="008C7844" w:rsidRDefault="00AC251D" w:rsidP="0043009A">
      <w:pPr>
        <w:pStyle w:val="Heading6"/>
        <w:spacing w:before="120"/>
        <w:rPr>
          <w:lang w:val="en-GB"/>
        </w:rPr>
      </w:pPr>
      <w:r w:rsidRPr="008C7844">
        <w:rPr>
          <w:lang w:val="en-GB"/>
        </w:rPr>
        <w:t xml:space="preserve">S102_BathymetryValues semantics </w:t>
      </w:r>
    </w:p>
    <w:p w14:paraId="38EDECF1"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proofErr w:type="spellStart"/>
      <w:r w:rsidR="00A97C0C" w:rsidRPr="008C7844">
        <w:rPr>
          <w:b/>
          <w:lang w:val="en-GB"/>
        </w:rPr>
        <w:t>BathymetryCoverage</w:t>
      </w:r>
      <w:proofErr w:type="spellEnd"/>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w:t>
      </w:r>
      <w:proofErr w:type="gramStart"/>
      <w:r w:rsidRPr="008C7844">
        <w:rPr>
          <w:lang w:val="en-GB"/>
        </w:rPr>
        <w:t>provide</w:t>
      </w:r>
      <w:proofErr w:type="gramEnd"/>
      <w:r w:rsidRPr="008C7844">
        <w:rPr>
          <w:lang w:val="en-GB"/>
        </w:rPr>
        <w:t xml:space="preserv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43009A">
      <w:pPr>
        <w:pStyle w:val="Heading6"/>
        <w:spacing w:before="120"/>
        <w:rPr>
          <w:lang w:val="en-GB"/>
        </w:rPr>
      </w:pPr>
      <w:r w:rsidRPr="008C7844">
        <w:rPr>
          <w:lang w:val="en-GB"/>
        </w:rPr>
        <w:t xml:space="preserve">values </w:t>
      </w:r>
    </w:p>
    <w:p w14:paraId="2F716B4D" w14:textId="77777777" w:rsidR="00DD42D6" w:rsidRPr="008C7844" w:rsidRDefault="00AC251D" w:rsidP="0043009A">
      <w:pPr>
        <w:spacing w:after="120"/>
        <w:rPr>
          <w:lang w:val="en-GB"/>
        </w:rPr>
      </w:pPr>
      <w:r w:rsidRPr="008C7844">
        <w:t xml:space="preserve">The attribute </w:t>
      </w:r>
      <w:r w:rsidRPr="008C7844">
        <w:rPr>
          <w:i/>
        </w:rPr>
        <w:t xml:space="preserve">values </w:t>
      </w:r>
      <w:proofErr w:type="gramStart"/>
      <w:r w:rsidRPr="008C7844">
        <w:t>has</w:t>
      </w:r>
      <w:proofErr w:type="gramEnd"/>
      <w:r w:rsidRPr="008C7844">
        <w:t xml:space="preserve">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proofErr w:type="gramStart"/>
      <w:r w:rsidR="005B57DF" w:rsidRPr="008C7844">
        <w:rPr>
          <w:i/>
        </w:rPr>
        <w:t>depth</w:t>
      </w:r>
      <w:proofErr w:type="gramEnd"/>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proofErr w:type="spellStart"/>
      <w:r w:rsidRPr="008C7844">
        <w:rPr>
          <w:i/>
        </w:rPr>
        <w:t>depthCorrectionType</w:t>
      </w:r>
      <w:proofErr w:type="spellEnd"/>
      <w:r w:rsidRPr="008C7844">
        <w:rPr>
          <w:i/>
        </w:rPr>
        <w:t xml:space="preserv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proofErr w:type="spellStart"/>
      <w:r w:rsidR="00DD42D6" w:rsidRPr="008C7844">
        <w:rPr>
          <w:i/>
          <w:lang w:val="en-GB"/>
        </w:rPr>
        <w:t>verticalUncertaintyType</w:t>
      </w:r>
      <w:proofErr w:type="spellEnd"/>
      <w:r w:rsidR="00DD42D6" w:rsidRPr="008C7844">
        <w:rPr>
          <w:i/>
          <w:lang w:val="en-GB"/>
        </w:rPr>
        <w:t xml:space="preserv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43009A">
      <w:pPr>
        <w:pStyle w:val="Heading5"/>
        <w:spacing w:before="120"/>
        <w:rPr>
          <w:lang w:val="en-GB"/>
        </w:rPr>
      </w:pPr>
      <w:proofErr w:type="spellStart"/>
      <w:r w:rsidRPr="008C7844">
        <w:rPr>
          <w:lang w:val="en-GB"/>
        </w:rPr>
        <w:t>DirectPosition</w:t>
      </w:r>
      <w:proofErr w:type="spellEnd"/>
      <w:r w:rsidRPr="008C7844">
        <w:rPr>
          <w:lang w:val="en-GB"/>
        </w:rPr>
        <w:t xml:space="preserve"> </w:t>
      </w:r>
    </w:p>
    <w:p w14:paraId="62615BC2" w14:textId="77777777" w:rsidR="009D512D" w:rsidRPr="008C7844" w:rsidRDefault="00AC251D" w:rsidP="0043009A">
      <w:pPr>
        <w:pStyle w:val="Heading6"/>
        <w:spacing w:before="120"/>
        <w:rPr>
          <w:lang w:val="en-GB"/>
        </w:rPr>
      </w:pPr>
      <w:proofErr w:type="spellStart"/>
      <w:r w:rsidRPr="008C7844">
        <w:rPr>
          <w:lang w:val="en-GB"/>
        </w:rPr>
        <w:t>DirectPosition</w:t>
      </w:r>
      <w:proofErr w:type="spellEnd"/>
      <w:r w:rsidRPr="008C7844">
        <w:rPr>
          <w:lang w:val="en-GB"/>
        </w:rPr>
        <w:t xml:space="preserve"> semantics </w:t>
      </w:r>
    </w:p>
    <w:p w14:paraId="4C0A1803" w14:textId="77777777" w:rsidR="009D512D" w:rsidRPr="008C7844" w:rsidRDefault="00AC251D" w:rsidP="0043009A">
      <w:pPr>
        <w:spacing w:after="120"/>
        <w:rPr>
          <w:lang w:val="en-GB"/>
        </w:rPr>
      </w:pPr>
      <w:r w:rsidRPr="008C7844">
        <w:rPr>
          <w:lang w:val="en-GB"/>
        </w:rPr>
        <w:t xml:space="preserve">The class </w:t>
      </w:r>
      <w:proofErr w:type="spellStart"/>
      <w:r w:rsidRPr="008C7844">
        <w:rPr>
          <w:lang w:val="en-GB"/>
        </w:rPr>
        <w:t>DirectPosition</w:t>
      </w:r>
      <w:proofErr w:type="spellEnd"/>
      <w:r w:rsidRPr="008C7844">
        <w:rPr>
          <w:lang w:val="en-GB"/>
        </w:rPr>
        <w:t xml:space="preserve"> hold the coordinates for a position within some coordinate reference system. </w:t>
      </w:r>
    </w:p>
    <w:p w14:paraId="3A481291" w14:textId="77777777" w:rsidR="009D512D" w:rsidRPr="008C7844" w:rsidRDefault="00AC251D" w:rsidP="0043009A">
      <w:pPr>
        <w:pStyle w:val="Heading6"/>
        <w:spacing w:before="120"/>
        <w:rPr>
          <w:lang w:val="en-GB"/>
        </w:rPr>
      </w:pPr>
      <w:r w:rsidRPr="008C7844">
        <w:rPr>
          <w:lang w:val="en-GB"/>
        </w:rPr>
        <w:t xml:space="preserve">coordinate </w:t>
      </w:r>
    </w:p>
    <w:p w14:paraId="79FD1898"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43009A">
      <w:pPr>
        <w:pStyle w:val="Heading6"/>
        <w:spacing w:before="120"/>
        <w:rPr>
          <w:lang w:val="en-GB"/>
        </w:rPr>
      </w:pPr>
      <w:r w:rsidRPr="008C7844">
        <w:rPr>
          <w:lang w:val="en-GB"/>
        </w:rPr>
        <w:t xml:space="preserve">dimension </w:t>
      </w:r>
    </w:p>
    <w:p w14:paraId="4DDA493A"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43009A">
      <w:pPr>
        <w:pStyle w:val="Heading5"/>
        <w:spacing w:before="120"/>
        <w:rPr>
          <w:lang w:val="en-GB"/>
        </w:rPr>
      </w:pPr>
      <w:proofErr w:type="spellStart"/>
      <w:r w:rsidRPr="008C7844">
        <w:rPr>
          <w:lang w:val="en-GB"/>
        </w:rPr>
        <w:t>CV_GridEnvelope</w:t>
      </w:r>
      <w:proofErr w:type="spellEnd"/>
      <w:r w:rsidRPr="008C7844">
        <w:rPr>
          <w:lang w:val="en-GB"/>
        </w:rPr>
        <w:t xml:space="preserve"> </w:t>
      </w:r>
    </w:p>
    <w:p w14:paraId="64682812" w14:textId="77777777" w:rsidR="009D512D" w:rsidRPr="008C7844" w:rsidRDefault="00AC251D" w:rsidP="0043009A">
      <w:pPr>
        <w:pStyle w:val="Heading6"/>
        <w:spacing w:before="120"/>
        <w:rPr>
          <w:lang w:val="en-GB"/>
        </w:rPr>
      </w:pPr>
      <w:proofErr w:type="spellStart"/>
      <w:r w:rsidRPr="008C7844">
        <w:rPr>
          <w:lang w:val="en-GB"/>
        </w:rPr>
        <w:t>CV_GridEnvelope</w:t>
      </w:r>
      <w:proofErr w:type="spellEnd"/>
      <w:r w:rsidRPr="008C7844">
        <w:rPr>
          <w:lang w:val="en-GB"/>
        </w:rPr>
        <w:t xml:space="preserve"> semantics </w:t>
      </w:r>
    </w:p>
    <w:p w14:paraId="0AD639B2"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CV_GridEnvelope</w:t>
      </w:r>
      <w:proofErr w:type="spellEnd"/>
      <w:r w:rsidRPr="008C7844">
        <w:rPr>
          <w:b/>
          <w:lang w:val="en-GB"/>
        </w:rPr>
        <w:t xml:space="preserv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43009A">
      <w:pPr>
        <w:pStyle w:val="Heading6"/>
        <w:spacing w:before="120"/>
        <w:rPr>
          <w:lang w:val="en-GB"/>
        </w:rPr>
      </w:pPr>
      <w:r w:rsidRPr="008C7844">
        <w:rPr>
          <w:lang w:val="en-GB"/>
        </w:rPr>
        <w:t xml:space="preserve">low </w:t>
      </w:r>
    </w:p>
    <w:p w14:paraId="034F2797" w14:textId="247CE115" w:rsidR="009D512D" w:rsidRPr="008C7844" w:rsidRDefault="00AC251D" w:rsidP="0043009A">
      <w:pPr>
        <w:spacing w:after="120"/>
        <w:rPr>
          <w:lang w:val="en-GB"/>
        </w:rPr>
      </w:pPr>
      <w:r w:rsidRPr="008C7844">
        <w:rPr>
          <w:lang w:val="en-GB"/>
        </w:rPr>
        <w:t xml:space="preserve">The attribute </w:t>
      </w:r>
      <w:r w:rsidRPr="008C7844">
        <w:rPr>
          <w:i/>
          <w:lang w:val="en-GB"/>
        </w:rPr>
        <w:t xml:space="preserve">low </w:t>
      </w:r>
      <w:r w:rsidRPr="008C7844">
        <w:rPr>
          <w:lang w:val="en-GB"/>
        </w:rPr>
        <w:t>shall be the minimal coordinate values for all grid points within the envelope.</w:t>
      </w:r>
      <w:r w:rsidR="00695424">
        <w:rPr>
          <w:lang w:val="en-GB"/>
        </w:rPr>
        <w:t xml:space="preserve"> </w:t>
      </w:r>
      <w:r w:rsidRPr="008C7844">
        <w:rPr>
          <w:lang w:val="en-GB"/>
        </w:rPr>
        <w:t xml:space="preserve">For this specification this represents the Southwestern coordinate. </w:t>
      </w:r>
    </w:p>
    <w:p w14:paraId="0EAE6E7A" w14:textId="77777777" w:rsidR="009D512D" w:rsidRPr="008C7844" w:rsidRDefault="00AC251D" w:rsidP="0043009A">
      <w:pPr>
        <w:pStyle w:val="Heading6"/>
        <w:spacing w:before="120"/>
        <w:rPr>
          <w:lang w:val="en-GB"/>
        </w:rPr>
      </w:pPr>
      <w:r w:rsidRPr="008C7844">
        <w:rPr>
          <w:lang w:val="en-GB"/>
        </w:rPr>
        <w:t xml:space="preserve">high </w:t>
      </w:r>
    </w:p>
    <w:p w14:paraId="54D0EEA7" w14:textId="6D8B385E" w:rsidR="009D512D" w:rsidRPr="008C7844" w:rsidRDefault="00AC251D" w:rsidP="0043009A">
      <w:pPr>
        <w:spacing w:after="120"/>
        <w:rPr>
          <w:lang w:val="en-GB"/>
        </w:rPr>
      </w:pPr>
      <w:r w:rsidRPr="008C7844">
        <w:rPr>
          <w:lang w:val="en-GB"/>
        </w:rPr>
        <w:t xml:space="preserve">The attribute </w:t>
      </w:r>
      <w:r w:rsidRPr="008C7844">
        <w:rPr>
          <w:i/>
          <w:lang w:val="en-GB"/>
        </w:rPr>
        <w:t xml:space="preserve">high </w:t>
      </w:r>
      <w:r w:rsidRPr="008C7844">
        <w:rPr>
          <w:lang w:val="en-GB"/>
        </w:rPr>
        <w:t>shall be the maximal coordinate values for all grid points within the envelope.</w:t>
      </w:r>
      <w:r w:rsidR="00695424">
        <w:rPr>
          <w:lang w:val="en-GB"/>
        </w:rPr>
        <w:t xml:space="preserve"> </w:t>
      </w:r>
      <w:r w:rsidRPr="008C7844">
        <w:rPr>
          <w:lang w:val="en-GB"/>
        </w:rPr>
        <w:t xml:space="preserve">For this specification this represents the </w:t>
      </w:r>
      <w:proofErr w:type="spellStart"/>
      <w:r w:rsidRPr="008C7844">
        <w:rPr>
          <w:lang w:val="en-GB"/>
        </w:rPr>
        <w:t>Northeastern</w:t>
      </w:r>
      <w:proofErr w:type="spellEnd"/>
      <w:r w:rsidRPr="008C7844">
        <w:rPr>
          <w:lang w:val="en-GB"/>
        </w:rPr>
        <w:t xml:space="preserve"> coordinate. </w:t>
      </w:r>
    </w:p>
    <w:p w14:paraId="6E604D37" w14:textId="77777777" w:rsidR="009D512D" w:rsidRPr="008C7844" w:rsidRDefault="00AC251D" w:rsidP="0043009A">
      <w:pPr>
        <w:pStyle w:val="Heading5"/>
        <w:spacing w:before="120"/>
        <w:rPr>
          <w:lang w:val="en-GB"/>
        </w:rPr>
      </w:pPr>
      <w:proofErr w:type="spellStart"/>
      <w:r w:rsidRPr="008C7844">
        <w:rPr>
          <w:lang w:val="en-GB"/>
        </w:rPr>
        <w:t>CV_GridCoordinate</w:t>
      </w:r>
      <w:proofErr w:type="spellEnd"/>
      <w:r w:rsidRPr="008C7844">
        <w:rPr>
          <w:lang w:val="en-GB"/>
        </w:rPr>
        <w:t xml:space="preserve"> </w:t>
      </w:r>
    </w:p>
    <w:p w14:paraId="7F7F1AEE" w14:textId="77777777" w:rsidR="009D512D" w:rsidRPr="008C7844" w:rsidRDefault="00AC251D" w:rsidP="0043009A">
      <w:pPr>
        <w:pStyle w:val="Heading6"/>
        <w:spacing w:before="120"/>
        <w:rPr>
          <w:lang w:val="en-GB"/>
        </w:rPr>
      </w:pPr>
      <w:proofErr w:type="spellStart"/>
      <w:r w:rsidRPr="008C7844">
        <w:rPr>
          <w:lang w:val="en-GB"/>
        </w:rPr>
        <w:t>CV_GridCoordinate</w:t>
      </w:r>
      <w:proofErr w:type="spellEnd"/>
      <w:r w:rsidRPr="008C7844">
        <w:rPr>
          <w:lang w:val="en-GB"/>
        </w:rPr>
        <w:t xml:space="preserve"> semantics </w:t>
      </w:r>
    </w:p>
    <w:p w14:paraId="4A3928A7"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CV_GridCoordinate</w:t>
      </w:r>
      <w:proofErr w:type="spellEnd"/>
      <w:r w:rsidRPr="008C7844">
        <w:rPr>
          <w:b/>
          <w:lang w:val="en-GB"/>
        </w:rPr>
        <w:t xml:space="preserve"> </w:t>
      </w:r>
      <w:r w:rsidRPr="008C7844">
        <w:rPr>
          <w:lang w:val="en-GB"/>
        </w:rPr>
        <w:t xml:space="preserve">is a data type for holding the grid coordinates of a </w:t>
      </w:r>
      <w:proofErr w:type="spellStart"/>
      <w:r w:rsidRPr="008C7844">
        <w:rPr>
          <w:b/>
          <w:lang w:val="en-GB"/>
        </w:rPr>
        <w:t>CV_GridPoint</w:t>
      </w:r>
      <w:proofErr w:type="spellEnd"/>
      <w:r w:rsidRPr="008C7844">
        <w:rPr>
          <w:b/>
          <w:lang w:val="en-GB"/>
        </w:rPr>
        <w:t>.</w:t>
      </w:r>
      <w:r w:rsidRPr="008C7844">
        <w:rPr>
          <w:lang w:val="en-GB"/>
        </w:rPr>
        <w:t xml:space="preserve"> </w:t>
      </w:r>
    </w:p>
    <w:p w14:paraId="0DD962D1" w14:textId="77777777" w:rsidR="009D512D" w:rsidRPr="008C7844" w:rsidRDefault="00AC251D" w:rsidP="0043009A">
      <w:pPr>
        <w:pStyle w:val="Heading6"/>
        <w:spacing w:before="120"/>
        <w:rPr>
          <w:lang w:val="en-GB"/>
        </w:rPr>
      </w:pPr>
      <w:proofErr w:type="spellStart"/>
      <w:r w:rsidRPr="008C7844">
        <w:rPr>
          <w:lang w:val="en-GB"/>
        </w:rPr>
        <w:t>coordValues</w:t>
      </w:r>
      <w:proofErr w:type="spellEnd"/>
      <w:r w:rsidRPr="008C7844">
        <w:rPr>
          <w:lang w:val="en-GB"/>
        </w:rPr>
        <w:t xml:space="preserve"> </w:t>
      </w:r>
    </w:p>
    <w:p w14:paraId="67B09EBA" w14:textId="77777777" w:rsidR="009D512D" w:rsidRPr="008C7844" w:rsidRDefault="00AC251D" w:rsidP="0043009A">
      <w:pPr>
        <w:spacing w:after="120"/>
        <w:rPr>
          <w:lang w:val="en-GB"/>
        </w:rPr>
      </w:pPr>
      <w:r w:rsidRPr="008C7844">
        <w:rPr>
          <w:lang w:val="en-GB"/>
        </w:rPr>
        <w:t xml:space="preserve">The attribute </w:t>
      </w:r>
      <w:proofErr w:type="spellStart"/>
      <w:r w:rsidRPr="008C7844">
        <w:rPr>
          <w:i/>
          <w:lang w:val="en-GB"/>
        </w:rPr>
        <w:t>coordValues</w:t>
      </w:r>
      <w:proofErr w:type="spellEnd"/>
      <w:r w:rsidRPr="008C7844">
        <w:rPr>
          <w:i/>
          <w:lang w:val="en-GB"/>
        </w:rPr>
        <w:t xml:space="preserve">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proofErr w:type="spellStart"/>
      <w:r w:rsidRPr="008C7844">
        <w:rPr>
          <w:i/>
          <w:lang w:val="en-GB"/>
        </w:rPr>
        <w:t>axisNames</w:t>
      </w:r>
      <w:proofErr w:type="spellEnd"/>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43009A">
      <w:pPr>
        <w:pStyle w:val="Heading5"/>
        <w:spacing w:before="120"/>
        <w:rPr>
          <w:lang w:val="en-GB"/>
        </w:rPr>
      </w:pPr>
      <w:proofErr w:type="spellStart"/>
      <w:r w:rsidRPr="008C7844">
        <w:rPr>
          <w:lang w:val="en-GB"/>
        </w:rPr>
        <w:t>CV_SequenceRule</w:t>
      </w:r>
      <w:proofErr w:type="spellEnd"/>
      <w:r w:rsidRPr="008C7844">
        <w:rPr>
          <w:lang w:val="en-GB"/>
        </w:rPr>
        <w:t xml:space="preserve"> </w:t>
      </w:r>
    </w:p>
    <w:p w14:paraId="359006BB" w14:textId="77777777" w:rsidR="009D512D" w:rsidRPr="008C7844" w:rsidRDefault="00AC251D" w:rsidP="0043009A">
      <w:pPr>
        <w:pStyle w:val="Heading6"/>
        <w:spacing w:before="120"/>
        <w:rPr>
          <w:lang w:val="en-GB"/>
        </w:rPr>
      </w:pPr>
      <w:proofErr w:type="spellStart"/>
      <w:r w:rsidRPr="008C7844">
        <w:rPr>
          <w:lang w:val="en-GB"/>
        </w:rPr>
        <w:t>CV_SequenceRule</w:t>
      </w:r>
      <w:proofErr w:type="spellEnd"/>
      <w:r w:rsidRPr="008C7844">
        <w:rPr>
          <w:lang w:val="en-GB"/>
        </w:rPr>
        <w:t xml:space="preserve"> semantics </w:t>
      </w:r>
    </w:p>
    <w:p w14:paraId="715EFEC9"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CV_SequenceRule</w:t>
      </w:r>
      <w:proofErr w:type="spellEnd"/>
      <w:r w:rsidRPr="008C7844">
        <w:rPr>
          <w:b/>
          <w:lang w:val="en-GB"/>
        </w:rPr>
        <w:t xml:space="preserv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43009A">
      <w:pPr>
        <w:pStyle w:val="Heading6"/>
        <w:spacing w:before="120"/>
        <w:rPr>
          <w:lang w:val="en-GB"/>
        </w:rPr>
      </w:pPr>
      <w:r w:rsidRPr="008C7844">
        <w:rPr>
          <w:lang w:val="en-GB"/>
        </w:rPr>
        <w:lastRenderedPageBreak/>
        <w:t xml:space="preserve">type </w:t>
      </w:r>
    </w:p>
    <w:p w14:paraId="0458D15B"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43009A">
      <w:pPr>
        <w:pStyle w:val="Heading5"/>
        <w:spacing w:before="120"/>
        <w:rPr>
          <w:lang w:val="en-GB"/>
        </w:rPr>
      </w:pPr>
      <w:bookmarkStart w:id="170" w:name="_Ref66349986"/>
      <w:proofErr w:type="spellStart"/>
      <w:r w:rsidRPr="008C7844">
        <w:rPr>
          <w:lang w:val="en-GB"/>
        </w:rPr>
        <w:t>scanDirection</w:t>
      </w:r>
      <w:bookmarkEnd w:id="170"/>
      <w:proofErr w:type="spellEnd"/>
      <w:r w:rsidRPr="008C7844">
        <w:rPr>
          <w:lang w:val="en-GB"/>
        </w:rPr>
        <w:t xml:space="preserve"> </w:t>
      </w:r>
    </w:p>
    <w:p w14:paraId="3B86BB99" w14:textId="77777777" w:rsidR="00CC3B9A" w:rsidRDefault="00AC251D" w:rsidP="0043009A">
      <w:pPr>
        <w:spacing w:after="120"/>
        <w:rPr>
          <w:lang w:val="en-GB"/>
        </w:rPr>
      </w:pPr>
      <w:r w:rsidRPr="008C7844">
        <w:rPr>
          <w:lang w:val="en-GB"/>
        </w:rPr>
        <w:t xml:space="preserve">The attribute </w:t>
      </w:r>
      <w:proofErr w:type="spellStart"/>
      <w:r w:rsidRPr="008C7844">
        <w:rPr>
          <w:i/>
          <w:lang w:val="en-GB"/>
        </w:rPr>
        <w:t>scanDirection</w:t>
      </w:r>
      <w:proofErr w:type="spellEnd"/>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a list of axis names that indicates the order in which grid points shall be mapped to position within the sequence of records of feature attribute values.</w:t>
      </w:r>
    </w:p>
    <w:p w14:paraId="481DC954" w14:textId="1BCC87E8" w:rsidR="009D512D" w:rsidRPr="008C7844" w:rsidRDefault="009D512D" w:rsidP="0043009A">
      <w:pPr>
        <w:spacing w:after="120"/>
        <w:rPr>
          <w:lang w:val="en-GB"/>
        </w:rPr>
      </w:pPr>
    </w:p>
    <w:p w14:paraId="375971DB" w14:textId="0EF6AE71" w:rsidR="009D512D" w:rsidRPr="008C7844" w:rsidRDefault="00AC251D" w:rsidP="00CC3B9A">
      <w:pPr>
        <w:pStyle w:val="Heading2"/>
        <w:spacing w:before="120" w:after="200"/>
        <w:rPr>
          <w:lang w:val="en-GB"/>
        </w:rPr>
      </w:pPr>
      <w:bookmarkStart w:id="171" w:name="_Toc66111090"/>
      <w:bookmarkStart w:id="172" w:name="_Toc66258354"/>
      <w:bookmarkStart w:id="173" w:name="_Toc66364853"/>
      <w:bookmarkStart w:id="174" w:name="_Toc66111091"/>
      <w:bookmarkStart w:id="175" w:name="_Toc66258355"/>
      <w:bookmarkStart w:id="176" w:name="_Toc66364854"/>
      <w:bookmarkStart w:id="177" w:name="_Toc66111092"/>
      <w:bookmarkStart w:id="178" w:name="_Toc66258356"/>
      <w:bookmarkStart w:id="179" w:name="_Toc66364855"/>
      <w:bookmarkStart w:id="180" w:name="_Toc66111093"/>
      <w:bookmarkStart w:id="181" w:name="_Toc66258357"/>
      <w:bookmarkStart w:id="182" w:name="_Toc66364856"/>
      <w:bookmarkStart w:id="183" w:name="_Toc66111094"/>
      <w:bookmarkStart w:id="184" w:name="_Toc66258358"/>
      <w:bookmarkStart w:id="185" w:name="_Toc66364857"/>
      <w:bookmarkStart w:id="186" w:name="_Toc66111095"/>
      <w:bookmarkStart w:id="187" w:name="_Toc66258359"/>
      <w:bookmarkStart w:id="188" w:name="_Toc66364858"/>
      <w:bookmarkStart w:id="189" w:name="_Toc66111096"/>
      <w:bookmarkStart w:id="190" w:name="_Toc66258360"/>
      <w:bookmarkStart w:id="191" w:name="_Toc66364859"/>
      <w:bookmarkStart w:id="192" w:name="_Toc66111097"/>
      <w:bookmarkStart w:id="193" w:name="_Toc66258361"/>
      <w:bookmarkStart w:id="194" w:name="_Toc66364860"/>
      <w:bookmarkStart w:id="195" w:name="_Toc66111098"/>
      <w:bookmarkStart w:id="196" w:name="_Toc66258362"/>
      <w:bookmarkStart w:id="197" w:name="_Toc66364861"/>
      <w:bookmarkStart w:id="198" w:name="_Toc66111099"/>
      <w:bookmarkStart w:id="199" w:name="_Toc66258363"/>
      <w:bookmarkStart w:id="200" w:name="_Toc66364862"/>
      <w:bookmarkStart w:id="201" w:name="_Toc66111100"/>
      <w:bookmarkStart w:id="202" w:name="_Toc66258364"/>
      <w:bookmarkStart w:id="203" w:name="_Toc66364863"/>
      <w:bookmarkStart w:id="204" w:name="_Toc66111101"/>
      <w:bookmarkStart w:id="205" w:name="_Toc66258365"/>
      <w:bookmarkStart w:id="206" w:name="_Toc66364864"/>
      <w:bookmarkStart w:id="207" w:name="_Toc66111102"/>
      <w:bookmarkStart w:id="208" w:name="_Toc66258366"/>
      <w:bookmarkStart w:id="209" w:name="_Toc66364865"/>
      <w:bookmarkStart w:id="210" w:name="_Toc66111103"/>
      <w:bookmarkStart w:id="211" w:name="_Toc66258367"/>
      <w:bookmarkStart w:id="212" w:name="_Toc66364866"/>
      <w:bookmarkStart w:id="213" w:name="_Toc66111104"/>
      <w:bookmarkStart w:id="214" w:name="_Toc66258368"/>
      <w:bookmarkStart w:id="215" w:name="_Toc66364867"/>
      <w:bookmarkStart w:id="216" w:name="_Toc66111105"/>
      <w:bookmarkStart w:id="217" w:name="_Toc66258369"/>
      <w:bookmarkStart w:id="218" w:name="_Toc66364868"/>
      <w:bookmarkStart w:id="219" w:name="_Toc66111106"/>
      <w:bookmarkStart w:id="220" w:name="_Toc66258370"/>
      <w:bookmarkStart w:id="221" w:name="_Toc66364869"/>
      <w:bookmarkStart w:id="222" w:name="_Toc66111107"/>
      <w:bookmarkStart w:id="223" w:name="_Toc66258371"/>
      <w:bookmarkStart w:id="224" w:name="_Toc66364870"/>
      <w:bookmarkStart w:id="225" w:name="_Toc66111108"/>
      <w:bookmarkStart w:id="226" w:name="_Toc66258372"/>
      <w:bookmarkStart w:id="227" w:name="_Toc66364871"/>
      <w:bookmarkStart w:id="228" w:name="_Toc66111109"/>
      <w:bookmarkStart w:id="229" w:name="_Toc66258373"/>
      <w:bookmarkStart w:id="230" w:name="_Toc66364872"/>
      <w:bookmarkStart w:id="231" w:name="_Toc66111110"/>
      <w:bookmarkStart w:id="232" w:name="_Toc66258374"/>
      <w:bookmarkStart w:id="233" w:name="_Toc66364873"/>
      <w:bookmarkStart w:id="234" w:name="_Toc66111111"/>
      <w:bookmarkStart w:id="235" w:name="_Toc66258375"/>
      <w:bookmarkStart w:id="236" w:name="_Toc66364874"/>
      <w:bookmarkStart w:id="237" w:name="_Toc66111112"/>
      <w:bookmarkStart w:id="238" w:name="_Toc66258376"/>
      <w:bookmarkStart w:id="239" w:name="_Toc66364875"/>
      <w:bookmarkStart w:id="240" w:name="_Toc66111113"/>
      <w:bookmarkStart w:id="241" w:name="_Toc66258377"/>
      <w:bookmarkStart w:id="242" w:name="_Toc66364876"/>
      <w:bookmarkStart w:id="243" w:name="_Toc66111114"/>
      <w:bookmarkStart w:id="244" w:name="_Toc66258378"/>
      <w:bookmarkStart w:id="245" w:name="_Toc66364877"/>
      <w:bookmarkStart w:id="246" w:name="_Toc66111115"/>
      <w:bookmarkStart w:id="247" w:name="_Toc66258379"/>
      <w:bookmarkStart w:id="248" w:name="_Toc66364878"/>
      <w:bookmarkStart w:id="249" w:name="_Toc66111116"/>
      <w:bookmarkStart w:id="250" w:name="_Toc66258380"/>
      <w:bookmarkStart w:id="251" w:name="_Toc66364879"/>
      <w:bookmarkStart w:id="252" w:name="_Toc66111117"/>
      <w:bookmarkStart w:id="253" w:name="_Toc66258381"/>
      <w:bookmarkStart w:id="254" w:name="_Toc66364880"/>
      <w:bookmarkStart w:id="255" w:name="_Toc66111118"/>
      <w:bookmarkStart w:id="256" w:name="_Toc66258382"/>
      <w:bookmarkStart w:id="257" w:name="_Toc66364881"/>
      <w:bookmarkStart w:id="258" w:name="_Toc66111119"/>
      <w:bookmarkStart w:id="259" w:name="_Toc66258383"/>
      <w:bookmarkStart w:id="260" w:name="_Toc66364882"/>
      <w:bookmarkStart w:id="261" w:name="_Toc66111120"/>
      <w:bookmarkStart w:id="262" w:name="_Toc66258384"/>
      <w:bookmarkStart w:id="263" w:name="_Toc66364883"/>
      <w:bookmarkStart w:id="264" w:name="_Toc66111121"/>
      <w:bookmarkStart w:id="265" w:name="_Toc66258385"/>
      <w:bookmarkStart w:id="266" w:name="_Toc66364884"/>
      <w:bookmarkStart w:id="267" w:name="_Toc66111122"/>
      <w:bookmarkStart w:id="268" w:name="_Toc66258386"/>
      <w:bookmarkStart w:id="269" w:name="_Toc66364885"/>
      <w:bookmarkStart w:id="270" w:name="_Toc66111123"/>
      <w:bookmarkStart w:id="271" w:name="_Toc66258387"/>
      <w:bookmarkStart w:id="272" w:name="_Toc66364886"/>
      <w:bookmarkStart w:id="273" w:name="_Toc66111124"/>
      <w:bookmarkStart w:id="274" w:name="_Toc66258388"/>
      <w:bookmarkStart w:id="275" w:name="_Toc66364887"/>
      <w:bookmarkStart w:id="276" w:name="_Toc66111125"/>
      <w:bookmarkStart w:id="277" w:name="_Toc66258389"/>
      <w:bookmarkStart w:id="278" w:name="_Toc66364888"/>
      <w:bookmarkStart w:id="279" w:name="_Toc66111126"/>
      <w:bookmarkStart w:id="280" w:name="_Toc66258390"/>
      <w:bookmarkStart w:id="281" w:name="_Toc66364889"/>
      <w:bookmarkStart w:id="282" w:name="_Toc66111127"/>
      <w:bookmarkStart w:id="283" w:name="_Toc66258391"/>
      <w:bookmarkStart w:id="284" w:name="_Toc66364890"/>
      <w:bookmarkStart w:id="285" w:name="_Toc66111128"/>
      <w:bookmarkStart w:id="286" w:name="_Toc66258392"/>
      <w:bookmarkStart w:id="287" w:name="_Toc66364891"/>
      <w:bookmarkStart w:id="288" w:name="_Toc66111129"/>
      <w:bookmarkStart w:id="289" w:name="_Toc66258393"/>
      <w:bookmarkStart w:id="290" w:name="_Toc66364892"/>
      <w:bookmarkStart w:id="291" w:name="_Toc66111130"/>
      <w:bookmarkStart w:id="292" w:name="_Toc66258394"/>
      <w:bookmarkStart w:id="293" w:name="_Toc66364893"/>
      <w:bookmarkStart w:id="294" w:name="_Toc66111131"/>
      <w:bookmarkStart w:id="295" w:name="_Toc66258395"/>
      <w:bookmarkStart w:id="296" w:name="_Toc66364894"/>
      <w:bookmarkStart w:id="297" w:name="_Toc66111132"/>
      <w:bookmarkStart w:id="298" w:name="_Toc66258396"/>
      <w:bookmarkStart w:id="299" w:name="_Toc66364895"/>
      <w:bookmarkStart w:id="300" w:name="_Toc66258397"/>
      <w:bookmarkStart w:id="301" w:name="_Toc66364896"/>
      <w:bookmarkStart w:id="302" w:name="_Toc66111134"/>
      <w:bookmarkStart w:id="303" w:name="_Toc66258398"/>
      <w:bookmarkStart w:id="304" w:name="_Toc66364897"/>
      <w:bookmarkStart w:id="305" w:name="_Toc66111135"/>
      <w:bookmarkStart w:id="306" w:name="_Toc66258399"/>
      <w:bookmarkStart w:id="307" w:name="_Toc66364898"/>
      <w:bookmarkStart w:id="308" w:name="_Toc66111136"/>
      <w:bookmarkStart w:id="309" w:name="_Toc66258400"/>
      <w:bookmarkStart w:id="310" w:name="_Toc66364899"/>
      <w:bookmarkStart w:id="311" w:name="_Toc66111137"/>
      <w:bookmarkStart w:id="312" w:name="_Toc66258401"/>
      <w:bookmarkStart w:id="313" w:name="_Toc66364900"/>
      <w:bookmarkStart w:id="314" w:name="_Toc66111138"/>
      <w:bookmarkStart w:id="315" w:name="_Toc66258402"/>
      <w:bookmarkStart w:id="316" w:name="_Toc66364901"/>
      <w:bookmarkStart w:id="317" w:name="_Toc66111139"/>
      <w:bookmarkStart w:id="318" w:name="_Toc66258403"/>
      <w:bookmarkStart w:id="319" w:name="_Toc66364902"/>
      <w:bookmarkStart w:id="320" w:name="_Toc66111140"/>
      <w:bookmarkStart w:id="321" w:name="_Toc66258404"/>
      <w:bookmarkStart w:id="322" w:name="_Toc66364903"/>
      <w:bookmarkStart w:id="323" w:name="_Toc66111141"/>
      <w:bookmarkStart w:id="324" w:name="_Toc66258405"/>
      <w:bookmarkStart w:id="325" w:name="_Toc66364904"/>
      <w:bookmarkStart w:id="326" w:name="_Toc66111142"/>
      <w:bookmarkStart w:id="327" w:name="_Toc66258406"/>
      <w:bookmarkStart w:id="328" w:name="_Toc66364905"/>
      <w:bookmarkStart w:id="329" w:name="_Toc66111144"/>
      <w:bookmarkStart w:id="330" w:name="_Toc66258408"/>
      <w:bookmarkStart w:id="331" w:name="_Toc66364907"/>
      <w:bookmarkStart w:id="332" w:name="_Toc66111145"/>
      <w:bookmarkStart w:id="333" w:name="_Toc66258409"/>
      <w:bookmarkStart w:id="334" w:name="_Toc66364908"/>
      <w:bookmarkStart w:id="335" w:name="_Toc66111146"/>
      <w:bookmarkStart w:id="336" w:name="_Toc66258410"/>
      <w:bookmarkStart w:id="337" w:name="_Toc66364909"/>
      <w:bookmarkStart w:id="338" w:name="_Toc66111147"/>
      <w:bookmarkStart w:id="339" w:name="_Toc66258411"/>
      <w:bookmarkStart w:id="340" w:name="_Toc66364910"/>
      <w:bookmarkStart w:id="341" w:name="_Toc66111148"/>
      <w:bookmarkStart w:id="342" w:name="_Toc66258412"/>
      <w:bookmarkStart w:id="343" w:name="_Toc66364911"/>
      <w:bookmarkStart w:id="344" w:name="_Toc66111149"/>
      <w:bookmarkStart w:id="345" w:name="_Toc66258413"/>
      <w:bookmarkStart w:id="346" w:name="_Toc66364912"/>
      <w:bookmarkStart w:id="347" w:name="_Toc66111151"/>
      <w:bookmarkStart w:id="348" w:name="_Toc66258415"/>
      <w:bookmarkStart w:id="349" w:name="_Toc66364914"/>
      <w:bookmarkStart w:id="350" w:name="_Toc66111152"/>
      <w:bookmarkStart w:id="351" w:name="_Toc66258416"/>
      <w:bookmarkStart w:id="352" w:name="_Toc66364915"/>
      <w:bookmarkStart w:id="353" w:name="_Toc66111153"/>
      <w:bookmarkStart w:id="354" w:name="_Toc66258417"/>
      <w:bookmarkStart w:id="355" w:name="_Toc66364916"/>
      <w:bookmarkStart w:id="356" w:name="_Toc66111154"/>
      <w:bookmarkStart w:id="357" w:name="_Toc66258418"/>
      <w:bookmarkStart w:id="358" w:name="_Toc66364917"/>
      <w:bookmarkStart w:id="359" w:name="_Toc66111155"/>
      <w:bookmarkStart w:id="360" w:name="_Toc66258419"/>
      <w:bookmarkStart w:id="361" w:name="_Toc66364918"/>
      <w:bookmarkStart w:id="362" w:name="_Toc66111156"/>
      <w:bookmarkStart w:id="363" w:name="_Toc66258420"/>
      <w:bookmarkStart w:id="364" w:name="_Toc66364919"/>
      <w:bookmarkStart w:id="365" w:name="_Toc66111158"/>
      <w:bookmarkStart w:id="366" w:name="_Toc66258422"/>
      <w:bookmarkStart w:id="367" w:name="_Toc66364921"/>
      <w:bookmarkStart w:id="368" w:name="_Toc66111159"/>
      <w:bookmarkStart w:id="369" w:name="_Toc66258423"/>
      <w:bookmarkStart w:id="370" w:name="_Toc66364922"/>
      <w:bookmarkStart w:id="371" w:name="_Toc66111160"/>
      <w:bookmarkStart w:id="372" w:name="_Toc66258424"/>
      <w:bookmarkStart w:id="373" w:name="_Toc66364923"/>
      <w:bookmarkStart w:id="374" w:name="_Toc66111161"/>
      <w:bookmarkStart w:id="375" w:name="_Toc66258425"/>
      <w:bookmarkStart w:id="376" w:name="_Toc66364924"/>
      <w:bookmarkStart w:id="377" w:name="_Toc66111162"/>
      <w:bookmarkStart w:id="378" w:name="_Toc66258426"/>
      <w:bookmarkStart w:id="379" w:name="_Toc66364925"/>
      <w:bookmarkStart w:id="380" w:name="_Toc66111163"/>
      <w:bookmarkStart w:id="381" w:name="_Toc66258427"/>
      <w:bookmarkStart w:id="382" w:name="_Toc66364926"/>
      <w:bookmarkStart w:id="383" w:name="_Toc66111165"/>
      <w:bookmarkStart w:id="384" w:name="_Toc66258429"/>
      <w:bookmarkStart w:id="385" w:name="_Toc66364928"/>
      <w:bookmarkStart w:id="386" w:name="_Toc66111166"/>
      <w:bookmarkStart w:id="387" w:name="_Toc66258430"/>
      <w:bookmarkStart w:id="388" w:name="_Toc66364929"/>
      <w:bookmarkStart w:id="389" w:name="_Toc66111167"/>
      <w:bookmarkStart w:id="390" w:name="_Toc66258431"/>
      <w:bookmarkStart w:id="391" w:name="_Toc66364930"/>
      <w:bookmarkStart w:id="392" w:name="_Toc66111168"/>
      <w:bookmarkStart w:id="393" w:name="_Toc66258432"/>
      <w:bookmarkStart w:id="394" w:name="_Toc66364931"/>
      <w:bookmarkStart w:id="395" w:name="_Toc66111169"/>
      <w:bookmarkStart w:id="396" w:name="_Toc66258433"/>
      <w:bookmarkStart w:id="397" w:name="_Toc66364932"/>
      <w:bookmarkStart w:id="398" w:name="_Toc66111170"/>
      <w:bookmarkStart w:id="399" w:name="_Toc66258434"/>
      <w:bookmarkStart w:id="400" w:name="_Toc66364933"/>
      <w:bookmarkStart w:id="401" w:name="_Toc66111172"/>
      <w:bookmarkStart w:id="402" w:name="_Toc66258436"/>
      <w:bookmarkStart w:id="403" w:name="_Toc66364935"/>
      <w:bookmarkStart w:id="404" w:name="_Toc66111173"/>
      <w:bookmarkStart w:id="405" w:name="_Toc66258437"/>
      <w:bookmarkStart w:id="406" w:name="_Toc66364936"/>
      <w:bookmarkStart w:id="407" w:name="_Toc66111174"/>
      <w:bookmarkStart w:id="408" w:name="_Toc66258438"/>
      <w:bookmarkStart w:id="409" w:name="_Toc66364937"/>
      <w:bookmarkStart w:id="410" w:name="_Toc66111175"/>
      <w:bookmarkStart w:id="411" w:name="_Toc66258439"/>
      <w:bookmarkStart w:id="412" w:name="_Toc66364938"/>
      <w:bookmarkStart w:id="413" w:name="_Toc66111176"/>
      <w:bookmarkStart w:id="414" w:name="_Toc66258440"/>
      <w:bookmarkStart w:id="415" w:name="_Toc66364939"/>
      <w:bookmarkStart w:id="416" w:name="_Toc66111177"/>
      <w:bookmarkStart w:id="417" w:name="_Toc66258441"/>
      <w:bookmarkStart w:id="418" w:name="_Toc66364940"/>
      <w:bookmarkStart w:id="419" w:name="_Toc66111179"/>
      <w:bookmarkStart w:id="420" w:name="_Toc66258443"/>
      <w:bookmarkStart w:id="421" w:name="_Toc66364942"/>
      <w:bookmarkStart w:id="422" w:name="_Toc66111180"/>
      <w:bookmarkStart w:id="423" w:name="_Toc66258444"/>
      <w:bookmarkStart w:id="424" w:name="_Toc66364943"/>
      <w:bookmarkStart w:id="425" w:name="_Toc66111181"/>
      <w:bookmarkStart w:id="426" w:name="_Toc66258445"/>
      <w:bookmarkStart w:id="427" w:name="_Toc66364944"/>
      <w:bookmarkStart w:id="428" w:name="_Toc66111182"/>
      <w:bookmarkStart w:id="429" w:name="_Toc66258446"/>
      <w:bookmarkStart w:id="430" w:name="_Toc66364945"/>
      <w:bookmarkStart w:id="431" w:name="_Toc66111183"/>
      <w:bookmarkStart w:id="432" w:name="_Toc66258447"/>
      <w:bookmarkStart w:id="433" w:name="_Toc66364946"/>
      <w:bookmarkStart w:id="434" w:name="_Toc66111184"/>
      <w:bookmarkStart w:id="435" w:name="_Toc66258448"/>
      <w:bookmarkStart w:id="436" w:name="_Toc66364947"/>
      <w:bookmarkStart w:id="437" w:name="_Toc66111186"/>
      <w:bookmarkStart w:id="438" w:name="_Toc66258450"/>
      <w:bookmarkStart w:id="439" w:name="_Toc66364949"/>
      <w:bookmarkStart w:id="440" w:name="_Toc66111187"/>
      <w:bookmarkStart w:id="441" w:name="_Toc66258451"/>
      <w:bookmarkStart w:id="442" w:name="_Toc66364950"/>
      <w:bookmarkStart w:id="443" w:name="_Toc66111188"/>
      <w:bookmarkStart w:id="444" w:name="_Toc66258452"/>
      <w:bookmarkStart w:id="445" w:name="_Toc66364951"/>
      <w:bookmarkStart w:id="446" w:name="_Toc66111189"/>
      <w:bookmarkStart w:id="447" w:name="_Toc66258453"/>
      <w:bookmarkStart w:id="448" w:name="_Toc66364952"/>
      <w:bookmarkStart w:id="449" w:name="_Toc66111190"/>
      <w:bookmarkStart w:id="450" w:name="_Toc66258454"/>
      <w:bookmarkStart w:id="451" w:name="_Toc66364953"/>
      <w:bookmarkStart w:id="452" w:name="_Toc66111191"/>
      <w:bookmarkStart w:id="453" w:name="_Toc66258455"/>
      <w:bookmarkStart w:id="454" w:name="_Toc66364954"/>
      <w:bookmarkStart w:id="455" w:name="_Toc66111193"/>
      <w:bookmarkStart w:id="456" w:name="_Toc66258457"/>
      <w:bookmarkStart w:id="457" w:name="_Toc66364956"/>
      <w:bookmarkStart w:id="458" w:name="_Toc66111194"/>
      <w:bookmarkStart w:id="459" w:name="_Toc66258458"/>
      <w:bookmarkStart w:id="460" w:name="_Toc66364957"/>
      <w:bookmarkStart w:id="461" w:name="_Toc66111195"/>
      <w:bookmarkStart w:id="462" w:name="_Toc66258459"/>
      <w:bookmarkStart w:id="463" w:name="_Toc66364958"/>
      <w:bookmarkStart w:id="464" w:name="_Toc66111196"/>
      <w:bookmarkStart w:id="465" w:name="_Toc66258460"/>
      <w:bookmarkStart w:id="466" w:name="_Toc66364959"/>
      <w:bookmarkStart w:id="467" w:name="_Toc66111197"/>
      <w:bookmarkStart w:id="468" w:name="_Toc66258461"/>
      <w:bookmarkStart w:id="469" w:name="_Toc66364960"/>
      <w:bookmarkStart w:id="470" w:name="_Toc66111198"/>
      <w:bookmarkStart w:id="471" w:name="_Toc66258462"/>
      <w:bookmarkStart w:id="472" w:name="_Toc66364961"/>
      <w:bookmarkStart w:id="473" w:name="_Toc66111200"/>
      <w:bookmarkStart w:id="474" w:name="_Toc66258464"/>
      <w:bookmarkStart w:id="475" w:name="_Toc66364963"/>
      <w:bookmarkStart w:id="476" w:name="_Toc66111201"/>
      <w:bookmarkStart w:id="477" w:name="_Toc66258465"/>
      <w:bookmarkStart w:id="478" w:name="_Toc66364964"/>
      <w:bookmarkStart w:id="479" w:name="_Toc66111202"/>
      <w:bookmarkStart w:id="480" w:name="_Toc66258466"/>
      <w:bookmarkStart w:id="481" w:name="_Toc66364965"/>
      <w:bookmarkStart w:id="482" w:name="_Toc66111203"/>
      <w:bookmarkStart w:id="483" w:name="_Toc66258467"/>
      <w:bookmarkStart w:id="484" w:name="_Toc66364966"/>
      <w:bookmarkStart w:id="485" w:name="_Toc66111204"/>
      <w:bookmarkStart w:id="486" w:name="_Toc66258468"/>
      <w:bookmarkStart w:id="487" w:name="_Toc66364967"/>
      <w:bookmarkStart w:id="488" w:name="_Toc66111205"/>
      <w:bookmarkStart w:id="489" w:name="_Toc66258469"/>
      <w:bookmarkStart w:id="490" w:name="_Toc66364968"/>
      <w:bookmarkStart w:id="491" w:name="_Toc66111207"/>
      <w:bookmarkStart w:id="492" w:name="_Toc66258471"/>
      <w:bookmarkStart w:id="493" w:name="_Toc66364970"/>
      <w:bookmarkStart w:id="494" w:name="_Toc66111208"/>
      <w:bookmarkStart w:id="495" w:name="_Toc66258472"/>
      <w:bookmarkStart w:id="496" w:name="_Toc66364971"/>
      <w:bookmarkStart w:id="497" w:name="_Toc66111209"/>
      <w:bookmarkStart w:id="498" w:name="_Toc66258473"/>
      <w:bookmarkStart w:id="499" w:name="_Toc66364972"/>
      <w:bookmarkStart w:id="500" w:name="_Toc66111210"/>
      <w:bookmarkStart w:id="501" w:name="_Toc66258474"/>
      <w:bookmarkStart w:id="502" w:name="_Toc66364973"/>
      <w:bookmarkStart w:id="503" w:name="_Toc66111211"/>
      <w:bookmarkStart w:id="504" w:name="_Toc66258475"/>
      <w:bookmarkStart w:id="505" w:name="_Toc66364974"/>
      <w:bookmarkStart w:id="506" w:name="_Toc66111212"/>
      <w:bookmarkStart w:id="507" w:name="_Toc66258476"/>
      <w:bookmarkStart w:id="508" w:name="_Toc66364975"/>
      <w:bookmarkStart w:id="509" w:name="_Toc66111214"/>
      <w:bookmarkStart w:id="510" w:name="_Toc66258478"/>
      <w:bookmarkStart w:id="511" w:name="_Toc66364977"/>
      <w:bookmarkStart w:id="512" w:name="_Toc66111215"/>
      <w:bookmarkStart w:id="513" w:name="_Toc66258479"/>
      <w:bookmarkStart w:id="514" w:name="_Toc66364978"/>
      <w:bookmarkStart w:id="515" w:name="_Toc66111216"/>
      <w:bookmarkStart w:id="516" w:name="_Toc66258480"/>
      <w:bookmarkStart w:id="517" w:name="_Toc66364979"/>
      <w:bookmarkStart w:id="518" w:name="_Toc66111217"/>
      <w:bookmarkStart w:id="519" w:name="_Toc66258481"/>
      <w:bookmarkStart w:id="520" w:name="_Toc66364980"/>
      <w:bookmarkStart w:id="521" w:name="_Toc66111218"/>
      <w:bookmarkStart w:id="522" w:name="_Toc66258482"/>
      <w:bookmarkStart w:id="523" w:name="_Toc66364981"/>
      <w:bookmarkStart w:id="524" w:name="_Toc66111219"/>
      <w:bookmarkStart w:id="525" w:name="_Toc66258483"/>
      <w:bookmarkStart w:id="526" w:name="_Toc66364982"/>
      <w:bookmarkStart w:id="527" w:name="_Toc66111221"/>
      <w:bookmarkStart w:id="528" w:name="_Toc66258485"/>
      <w:bookmarkStart w:id="529" w:name="_Toc66364984"/>
      <w:bookmarkStart w:id="530" w:name="_Toc66111222"/>
      <w:bookmarkStart w:id="531" w:name="_Toc66258486"/>
      <w:bookmarkStart w:id="532" w:name="_Toc66364985"/>
      <w:bookmarkStart w:id="533" w:name="_Toc66111223"/>
      <w:bookmarkStart w:id="534" w:name="_Toc66258487"/>
      <w:bookmarkStart w:id="535" w:name="_Toc66364986"/>
      <w:bookmarkStart w:id="536" w:name="_Toc66111224"/>
      <w:bookmarkStart w:id="537" w:name="_Toc66258488"/>
      <w:bookmarkStart w:id="538" w:name="_Toc66364987"/>
      <w:bookmarkStart w:id="539" w:name="_Toc66111225"/>
      <w:bookmarkStart w:id="540" w:name="_Toc66258489"/>
      <w:bookmarkStart w:id="541" w:name="_Toc66364988"/>
      <w:bookmarkStart w:id="542" w:name="_Toc66111226"/>
      <w:bookmarkStart w:id="543" w:name="_Toc66258490"/>
      <w:bookmarkStart w:id="544" w:name="_Toc66364989"/>
      <w:bookmarkStart w:id="545" w:name="_Toc66111228"/>
      <w:bookmarkStart w:id="546" w:name="_Toc66258492"/>
      <w:bookmarkStart w:id="547" w:name="_Toc66364991"/>
      <w:bookmarkStart w:id="548" w:name="_Toc66111229"/>
      <w:bookmarkStart w:id="549" w:name="_Toc66258493"/>
      <w:bookmarkStart w:id="550" w:name="_Toc66364992"/>
      <w:bookmarkStart w:id="551" w:name="_Toc66111230"/>
      <w:bookmarkStart w:id="552" w:name="_Toc66258494"/>
      <w:bookmarkStart w:id="553" w:name="_Toc66364993"/>
      <w:bookmarkStart w:id="554" w:name="_Toc66111231"/>
      <w:bookmarkStart w:id="555" w:name="_Toc66258495"/>
      <w:bookmarkStart w:id="556" w:name="_Toc66364994"/>
      <w:bookmarkStart w:id="557" w:name="_Toc66111232"/>
      <w:bookmarkStart w:id="558" w:name="_Toc66258496"/>
      <w:bookmarkStart w:id="559" w:name="_Toc66364995"/>
      <w:bookmarkStart w:id="560" w:name="_Toc66111233"/>
      <w:bookmarkStart w:id="561" w:name="_Toc66258497"/>
      <w:bookmarkStart w:id="562" w:name="_Toc66364996"/>
      <w:bookmarkStart w:id="563" w:name="_Toc66111235"/>
      <w:bookmarkStart w:id="564" w:name="_Toc66258499"/>
      <w:bookmarkStart w:id="565" w:name="_Toc66364998"/>
      <w:bookmarkStart w:id="566" w:name="_Toc66111236"/>
      <w:bookmarkStart w:id="567" w:name="_Toc66258500"/>
      <w:bookmarkStart w:id="568" w:name="_Toc66364999"/>
      <w:bookmarkStart w:id="569" w:name="_Toc66111237"/>
      <w:bookmarkStart w:id="570" w:name="_Toc66258501"/>
      <w:bookmarkStart w:id="571" w:name="_Toc66365000"/>
      <w:bookmarkStart w:id="572" w:name="_Toc66111238"/>
      <w:bookmarkStart w:id="573" w:name="_Toc66258502"/>
      <w:bookmarkStart w:id="574" w:name="_Toc66365001"/>
      <w:bookmarkStart w:id="575" w:name="_Toc66111239"/>
      <w:bookmarkStart w:id="576" w:name="_Toc66258503"/>
      <w:bookmarkStart w:id="577" w:name="_Toc66365002"/>
      <w:bookmarkStart w:id="578" w:name="_Toc66111240"/>
      <w:bookmarkStart w:id="579" w:name="_Toc66258504"/>
      <w:bookmarkStart w:id="580" w:name="_Toc66365003"/>
      <w:bookmarkStart w:id="581" w:name="_Toc66111242"/>
      <w:bookmarkStart w:id="582" w:name="_Toc66258506"/>
      <w:bookmarkStart w:id="583" w:name="_Toc66365005"/>
      <w:bookmarkStart w:id="584" w:name="_Toc105509197"/>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r w:rsidRPr="008C7844">
        <w:rPr>
          <w:lang w:val="en-GB"/>
        </w:rPr>
        <w:t>Feature Catalogue</w:t>
      </w:r>
      <w:bookmarkEnd w:id="584"/>
      <w:r w:rsidR="00695424">
        <w:rPr>
          <w:lang w:val="en-GB"/>
        </w:rPr>
        <w:t xml:space="preserve"> </w:t>
      </w:r>
    </w:p>
    <w:p w14:paraId="7D71BD1D" w14:textId="77777777" w:rsidR="009D512D" w:rsidRPr="008C7844" w:rsidRDefault="00AC251D" w:rsidP="00CC3B9A">
      <w:pPr>
        <w:pStyle w:val="Heading3"/>
        <w:spacing w:before="120" w:after="120"/>
        <w:rPr>
          <w:lang w:val="en-GB"/>
        </w:rPr>
      </w:pPr>
      <w:bookmarkStart w:id="585" w:name="_Toc105509198"/>
      <w:r w:rsidRPr="008C7844">
        <w:rPr>
          <w:lang w:val="en-GB"/>
        </w:rPr>
        <w:t>Introduction</w:t>
      </w:r>
      <w:bookmarkEnd w:id="585"/>
      <w:r w:rsidRPr="008C7844">
        <w:rPr>
          <w:lang w:val="en-GB"/>
        </w:rPr>
        <w:t xml:space="preserve"> </w:t>
      </w:r>
    </w:p>
    <w:p w14:paraId="0F710A95" w14:textId="6137E400" w:rsidR="009D512D" w:rsidRPr="008C7844" w:rsidRDefault="00AC251D" w:rsidP="00CC3B9A">
      <w:pPr>
        <w:spacing w:after="120"/>
        <w:rPr>
          <w:lang w:val="en-GB"/>
        </w:rPr>
      </w:pPr>
      <w:r w:rsidRPr="008C7844">
        <w:rPr>
          <w:lang w:val="en-GB"/>
        </w:rPr>
        <w:t>The S-102 Feature Catalogue describes the feature types, attributes</w:t>
      </w:r>
      <w:r w:rsidR="008B57A9">
        <w:rPr>
          <w:lang w:val="en-GB"/>
        </w:rPr>
        <w:t xml:space="preserve"> and</w:t>
      </w:r>
      <w:r w:rsidR="008B57A9" w:rsidRPr="008C7844">
        <w:rPr>
          <w:lang w:val="en-GB"/>
        </w:rPr>
        <w:t xml:space="preserve"> </w:t>
      </w:r>
      <w:r w:rsidRPr="008C7844">
        <w:rPr>
          <w:lang w:val="en-GB"/>
        </w:rPr>
        <w:t>attribute values which may be used in the product.</w:t>
      </w:r>
      <w:r w:rsidR="00695424">
        <w:rPr>
          <w:lang w:val="en-GB"/>
        </w:rPr>
        <w:t xml:space="preserve"> </w:t>
      </w:r>
    </w:p>
    <w:p w14:paraId="7EAFB225" w14:textId="77777777" w:rsidR="009D512D" w:rsidRPr="008C7844" w:rsidRDefault="00AC251D" w:rsidP="00CC3B9A">
      <w:pPr>
        <w:spacing w:after="120"/>
        <w:rPr>
          <w:lang w:val="en-GB"/>
        </w:rPr>
      </w:pPr>
      <w:commentRangeStart w:id="586"/>
      <w:r w:rsidRPr="008C7844">
        <w:rPr>
          <w:lang w:val="en-GB"/>
        </w:rPr>
        <w:t xml:space="preserve">The S-102 Feature Catalogue is available in an XML document which conforms to the S-100 XML Feature Catalogue Schema and can be downloaded from the IHO website. </w:t>
      </w:r>
      <w:commentRangeEnd w:id="586"/>
      <w:r w:rsidR="004A68B4">
        <w:rPr>
          <w:rStyle w:val="CommentReference"/>
        </w:rPr>
        <w:commentReference w:id="586"/>
      </w:r>
    </w:p>
    <w:p w14:paraId="2AF84E1C" w14:textId="796BC9A6" w:rsidR="009D512D" w:rsidRPr="008C7844" w:rsidRDefault="00AC251D" w:rsidP="00CC3B9A">
      <w:pPr>
        <w:pStyle w:val="Heading3"/>
        <w:spacing w:before="120" w:after="120"/>
        <w:rPr>
          <w:lang w:val="en-GB"/>
        </w:rPr>
      </w:pPr>
      <w:bookmarkStart w:id="587" w:name="_Toc66258509"/>
      <w:bookmarkStart w:id="588" w:name="_Toc66365008"/>
      <w:bookmarkStart w:id="589" w:name="_Toc105509199"/>
      <w:bookmarkStart w:id="590" w:name="_Toc105509200"/>
      <w:bookmarkEnd w:id="587"/>
      <w:bookmarkEnd w:id="588"/>
      <w:bookmarkEnd w:id="589"/>
      <w:r w:rsidRPr="008C7844">
        <w:rPr>
          <w:lang w:val="en-GB"/>
        </w:rPr>
        <w:t xml:space="preserve">Feature </w:t>
      </w:r>
      <w:r w:rsidR="00DB64FD">
        <w:rPr>
          <w:lang w:val="en-GB"/>
        </w:rPr>
        <w:t>t</w:t>
      </w:r>
      <w:r w:rsidRPr="008C7844">
        <w:rPr>
          <w:lang w:val="en-GB"/>
        </w:rPr>
        <w:t>ypes</w:t>
      </w:r>
      <w:bookmarkEnd w:id="590"/>
      <w:r w:rsidR="00695424">
        <w:rPr>
          <w:lang w:val="en-GB"/>
        </w:rPr>
        <w:t xml:space="preserve"> </w:t>
      </w:r>
    </w:p>
    <w:p w14:paraId="12D95ABF" w14:textId="0357FA00" w:rsidR="00F9500C" w:rsidRPr="008C7844" w:rsidRDefault="00AC251D" w:rsidP="00CC3B9A">
      <w:pPr>
        <w:spacing w:after="120"/>
        <w:ind w:left="12" w:right="34"/>
        <w:rPr>
          <w:lang w:val="en-GB"/>
        </w:rPr>
      </w:pPr>
      <w:r w:rsidRPr="008C7844">
        <w:rPr>
          <w:lang w:val="en-GB"/>
        </w:rPr>
        <w:t xml:space="preserve">S-102 is a coverage feature product. </w:t>
      </w:r>
      <w:proofErr w:type="spellStart"/>
      <w:r w:rsidR="00A97C0C" w:rsidRPr="008C7844">
        <w:rPr>
          <w:b/>
          <w:lang w:val="en-GB"/>
        </w:rPr>
        <w:t>BathymetryCoverage</w:t>
      </w:r>
      <w:proofErr w:type="spellEnd"/>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p>
    <w:p w14:paraId="377B0B4F" w14:textId="1E50BE87" w:rsidR="009D512D" w:rsidRPr="008C7844" w:rsidRDefault="00AC251D" w:rsidP="00CC3B9A">
      <w:pPr>
        <w:pStyle w:val="Heading4"/>
        <w:spacing w:before="120" w:after="120"/>
        <w:rPr>
          <w:lang w:val="en-GB"/>
        </w:rPr>
      </w:pPr>
      <w:r w:rsidRPr="008C7844">
        <w:rPr>
          <w:lang w:val="en-GB"/>
        </w:rPr>
        <w:t>Geographic</w:t>
      </w:r>
      <w:r w:rsidR="00695424">
        <w:rPr>
          <w:lang w:val="en-GB"/>
        </w:rPr>
        <w:t xml:space="preserve"> </w:t>
      </w:r>
    </w:p>
    <w:p w14:paraId="066D98D7" w14:textId="611E7DAE" w:rsidR="009D512D" w:rsidRPr="008C7844" w:rsidRDefault="00AC251D" w:rsidP="00CC3B9A">
      <w:pPr>
        <w:spacing w:after="120"/>
        <w:rPr>
          <w:lang w:val="en-GB"/>
        </w:rPr>
      </w:pPr>
      <w:r w:rsidRPr="008C7844">
        <w:rPr>
          <w:lang w:val="en-GB"/>
        </w:rPr>
        <w:t xml:space="preserve">Geographic (geo) feature types form the </w:t>
      </w:r>
      <w:proofErr w:type="gramStart"/>
      <w:r w:rsidRPr="008C7844">
        <w:rPr>
          <w:lang w:val="en-GB"/>
        </w:rPr>
        <w:t>principle</w:t>
      </w:r>
      <w:proofErr w:type="gramEnd"/>
      <w:r w:rsidRPr="008C7844">
        <w:rPr>
          <w:lang w:val="en-GB"/>
        </w:rPr>
        <w:t xml:space="preserve"> content of the dataset and are fully defined by their associated attributes. </w:t>
      </w:r>
      <w:r w:rsidR="00585202" w:rsidRPr="008C7844">
        <w:rPr>
          <w:lang w:val="en-GB"/>
        </w:rPr>
        <w:t xml:space="preserve">In S-102, </w:t>
      </w:r>
      <w:proofErr w:type="spellStart"/>
      <w:r w:rsidR="00487B62" w:rsidRPr="00D02719">
        <w:rPr>
          <w:b/>
          <w:lang w:val="en-GB"/>
        </w:rPr>
        <w:t>BathymetryCoverage</w:t>
      </w:r>
      <w:proofErr w:type="spellEnd"/>
      <w:r w:rsidR="00487B62" w:rsidRPr="008C7844">
        <w:rPr>
          <w:lang w:val="en-GB"/>
        </w:rPr>
        <w:t xml:space="preserve"> has been registered as a geographic feature type</w:t>
      </w:r>
      <w:r w:rsidR="00585202" w:rsidRPr="008C7844">
        <w:rPr>
          <w:lang w:val="en-GB"/>
        </w:rPr>
        <w:t>.</w:t>
      </w:r>
    </w:p>
    <w:p w14:paraId="358D19FE" w14:textId="25C5DE6C" w:rsidR="009D512D" w:rsidRPr="008C7844" w:rsidRDefault="00AC251D" w:rsidP="00CC3B9A">
      <w:pPr>
        <w:pStyle w:val="Heading4"/>
        <w:spacing w:before="120" w:after="120"/>
        <w:rPr>
          <w:lang w:val="en-GB"/>
        </w:rPr>
      </w:pPr>
      <w:r w:rsidRPr="008C7844">
        <w:rPr>
          <w:lang w:val="en-GB"/>
        </w:rPr>
        <w:t>Meta</w:t>
      </w:r>
      <w:r w:rsidR="00695424">
        <w:rPr>
          <w:lang w:val="en-GB"/>
        </w:rPr>
        <w:t xml:space="preserve"> </w:t>
      </w:r>
    </w:p>
    <w:p w14:paraId="012AED5C" w14:textId="3E8DCDCA" w:rsidR="007476D9" w:rsidRPr="008C7844" w:rsidRDefault="00A304FA" w:rsidP="00CC3B9A">
      <w:pPr>
        <w:spacing w:after="120"/>
        <w:rPr>
          <w:lang w:val="en-GB"/>
        </w:rPr>
      </w:pPr>
      <w:r>
        <w:rPr>
          <w:lang w:val="en-GB"/>
        </w:rPr>
        <w:t>There are no meta features in the S-10</w:t>
      </w:r>
      <w:r w:rsidR="008C7F39">
        <w:rPr>
          <w:lang w:val="en-GB"/>
        </w:rPr>
        <w:t>2</w:t>
      </w:r>
      <w:r>
        <w:rPr>
          <w:lang w:val="en-GB"/>
        </w:rPr>
        <w:t xml:space="preserve"> feature catalogue. </w:t>
      </w:r>
    </w:p>
    <w:p w14:paraId="66E08BDB" w14:textId="08F4D1CB" w:rsidR="009D512D" w:rsidRPr="008C7844" w:rsidRDefault="00AC251D" w:rsidP="00CC3B9A">
      <w:pPr>
        <w:pStyle w:val="Heading3"/>
        <w:spacing w:before="120" w:after="120"/>
        <w:rPr>
          <w:lang w:val="en-GB"/>
        </w:rPr>
      </w:pPr>
      <w:bookmarkStart w:id="591" w:name="_Toc105509201"/>
      <w:r w:rsidRPr="008C7844">
        <w:rPr>
          <w:lang w:val="en-GB"/>
        </w:rPr>
        <w:t xml:space="preserve">Feature </w:t>
      </w:r>
      <w:r w:rsidR="00DB64FD">
        <w:rPr>
          <w:lang w:val="en-GB"/>
        </w:rPr>
        <w:t>r</w:t>
      </w:r>
      <w:r w:rsidRPr="008C7844">
        <w:rPr>
          <w:lang w:val="en-GB"/>
        </w:rPr>
        <w:t>elationship</w:t>
      </w:r>
      <w:bookmarkEnd w:id="591"/>
      <w:r w:rsidRPr="008C7844">
        <w:rPr>
          <w:lang w:val="en-GB"/>
        </w:rPr>
        <w:t xml:space="preserve"> </w:t>
      </w:r>
    </w:p>
    <w:p w14:paraId="0693AA94" w14:textId="77777777" w:rsidR="00A304FA" w:rsidRPr="008C7844" w:rsidRDefault="00A304FA" w:rsidP="00CC3B9A">
      <w:pPr>
        <w:spacing w:after="120"/>
        <w:rPr>
          <w:lang w:val="en-GB"/>
        </w:rPr>
      </w:pPr>
      <w:r>
        <w:rPr>
          <w:lang w:val="en-GB"/>
        </w:rPr>
        <w:t>S-102 does not use any feature relationships.</w:t>
      </w:r>
    </w:p>
    <w:p w14:paraId="6D7B6782" w14:textId="77777777" w:rsidR="009D512D" w:rsidRPr="008C7844" w:rsidRDefault="00AC251D" w:rsidP="00CC3B9A">
      <w:pPr>
        <w:pStyle w:val="Heading3"/>
        <w:spacing w:before="120" w:after="120"/>
        <w:rPr>
          <w:lang w:val="en-GB"/>
        </w:rPr>
      </w:pPr>
      <w:bookmarkStart w:id="592" w:name="_Toc66111247"/>
      <w:bookmarkStart w:id="593" w:name="_Toc66258512"/>
      <w:bookmarkStart w:id="594" w:name="_Toc66365011"/>
      <w:bookmarkStart w:id="595" w:name="_Toc105509202"/>
      <w:bookmarkStart w:id="596" w:name="_Toc66111248"/>
      <w:bookmarkStart w:id="597" w:name="_Toc66258513"/>
      <w:bookmarkStart w:id="598" w:name="_Toc66365012"/>
      <w:bookmarkStart w:id="599" w:name="_Toc105509203"/>
      <w:bookmarkStart w:id="600" w:name="_Toc66111249"/>
      <w:bookmarkStart w:id="601" w:name="_Toc66258514"/>
      <w:bookmarkStart w:id="602" w:name="_Toc66365013"/>
      <w:bookmarkStart w:id="603" w:name="_Toc105509204"/>
      <w:bookmarkStart w:id="604" w:name="_Toc66258515"/>
      <w:bookmarkStart w:id="605" w:name="_Toc66365014"/>
      <w:bookmarkStart w:id="606" w:name="_Toc105509205"/>
      <w:bookmarkStart w:id="607" w:name="_Toc66111251"/>
      <w:bookmarkStart w:id="608" w:name="_Toc66258516"/>
      <w:bookmarkStart w:id="609" w:name="_Toc66365015"/>
      <w:bookmarkStart w:id="610" w:name="_Toc105509206"/>
      <w:bookmarkStart w:id="611" w:name="_Toc66111252"/>
      <w:bookmarkStart w:id="612" w:name="_Toc66258517"/>
      <w:bookmarkStart w:id="613" w:name="_Toc66365016"/>
      <w:bookmarkStart w:id="614" w:name="_Toc105509207"/>
      <w:bookmarkStart w:id="615" w:name="_Toc105509208"/>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r w:rsidRPr="008C7844">
        <w:rPr>
          <w:lang w:val="en-GB"/>
        </w:rPr>
        <w:t>Attributes</w:t>
      </w:r>
      <w:bookmarkEnd w:id="615"/>
      <w:r w:rsidRPr="008C7844">
        <w:rPr>
          <w:lang w:val="en-GB"/>
        </w:rPr>
        <w:t xml:space="preserve"> </w:t>
      </w:r>
    </w:p>
    <w:p w14:paraId="323ED86B" w14:textId="4B22F73F" w:rsidR="009D512D" w:rsidRPr="008C7844" w:rsidRDefault="00AC251D" w:rsidP="00CC3B9A">
      <w:pPr>
        <w:pStyle w:val="Heading4"/>
        <w:spacing w:before="120" w:after="120"/>
        <w:rPr>
          <w:lang w:val="en-GB"/>
        </w:rPr>
      </w:pPr>
      <w:r w:rsidRPr="008C7844">
        <w:rPr>
          <w:lang w:val="en-GB"/>
        </w:rPr>
        <w:t xml:space="preserve">Simple </w:t>
      </w:r>
      <w:r w:rsidR="00DB64FD">
        <w:rPr>
          <w:lang w:val="en-GB"/>
        </w:rPr>
        <w:t>a</w:t>
      </w:r>
      <w:r w:rsidRPr="008C7844">
        <w:rPr>
          <w:lang w:val="en-GB"/>
        </w:rPr>
        <w:t xml:space="preserve">ttributes </w:t>
      </w:r>
    </w:p>
    <w:p w14:paraId="6D7E663E" w14:textId="5DFB58E9" w:rsidR="00487B62" w:rsidRPr="008C7844" w:rsidRDefault="00487B62" w:rsidP="00CC3B9A">
      <w:pPr>
        <w:spacing w:after="120"/>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w:t>
      </w:r>
      <w:r w:rsidR="004B01AC">
        <w:rPr>
          <w:lang w:val="en-GB"/>
        </w:rPr>
        <w:t xml:space="preserve"> S</w:t>
      </w:r>
      <w:r w:rsidR="003F6A90">
        <w:rPr>
          <w:lang w:val="en-GB"/>
        </w:rPr>
        <w:t>imple attributes are defined in IHO</w:t>
      </w:r>
      <w:r w:rsidR="004B01AC">
        <w:rPr>
          <w:lang w:val="en-GB"/>
        </w:rPr>
        <w:t xml:space="preserve"> </w:t>
      </w:r>
      <w:r w:rsidR="003F6A90">
        <w:rPr>
          <w:lang w:val="en-GB"/>
        </w:rPr>
        <w:t>S-100 Part</w:t>
      </w:r>
      <w:r w:rsidR="00224613">
        <w:rPr>
          <w:lang w:val="en-GB"/>
        </w:rPr>
        <w:t xml:space="preserve"> 5, clause</w:t>
      </w:r>
      <w:r w:rsidR="003F6A90">
        <w:rPr>
          <w:lang w:val="en-GB"/>
        </w:rPr>
        <w:t xml:space="preserve"> 5-4.2.3.3</w:t>
      </w:r>
      <w:r w:rsidR="004B01AC">
        <w:rPr>
          <w:lang w:val="en-GB"/>
        </w:rPr>
        <w:t>.</w:t>
      </w:r>
      <w:r w:rsidRPr="008C7844">
        <w:rPr>
          <w:lang w:val="en-GB"/>
        </w:rPr>
        <w:t xml:space="preserve"> </w:t>
      </w:r>
    </w:p>
    <w:p w14:paraId="252539EF" w14:textId="693E6EAB" w:rsidR="009D512D" w:rsidRPr="008C7844" w:rsidRDefault="00AC251D" w:rsidP="00224613">
      <w:pPr>
        <w:pStyle w:val="Heading4"/>
        <w:spacing w:before="120" w:after="120"/>
        <w:rPr>
          <w:lang w:val="en-GB"/>
        </w:rPr>
      </w:pPr>
      <w:r w:rsidRPr="008C7844">
        <w:rPr>
          <w:lang w:val="en-GB"/>
        </w:rPr>
        <w:t xml:space="preserve">Complex </w:t>
      </w:r>
      <w:r w:rsidR="00DB64FD">
        <w:rPr>
          <w:lang w:val="en-GB"/>
        </w:rPr>
        <w:t>a</w:t>
      </w:r>
      <w:r w:rsidRPr="008C7844">
        <w:rPr>
          <w:lang w:val="en-GB"/>
        </w:rPr>
        <w:t xml:space="preserve">ttributes </w:t>
      </w:r>
    </w:p>
    <w:p w14:paraId="202C3E66" w14:textId="77777777" w:rsidR="009D512D" w:rsidRDefault="00AC251D" w:rsidP="00224613">
      <w:pPr>
        <w:spacing w:after="120"/>
        <w:rPr>
          <w:lang w:val="en-GB"/>
        </w:rPr>
      </w:pPr>
      <w:r w:rsidRPr="008C7844">
        <w:rPr>
          <w:lang w:val="en-GB"/>
        </w:rPr>
        <w:t xml:space="preserve">In S-102 there are currently no complex attributes defined. </w:t>
      </w:r>
    </w:p>
    <w:p w14:paraId="7C17F0DE" w14:textId="77777777" w:rsidR="00224613" w:rsidRPr="008C7844" w:rsidRDefault="00224613" w:rsidP="00224613">
      <w:pPr>
        <w:spacing w:after="120"/>
        <w:rPr>
          <w:lang w:val="en-GB"/>
        </w:rPr>
      </w:pPr>
    </w:p>
    <w:p w14:paraId="5C6287D9" w14:textId="70787D3B" w:rsidR="009D512D" w:rsidRPr="008C7844" w:rsidRDefault="00AC251D" w:rsidP="00224613">
      <w:pPr>
        <w:pStyle w:val="Heading2"/>
        <w:spacing w:before="120" w:after="200"/>
        <w:rPr>
          <w:lang w:val="en-GB"/>
        </w:rPr>
      </w:pPr>
      <w:bookmarkStart w:id="616" w:name="_Toc105509209"/>
      <w:r w:rsidRPr="008C7844">
        <w:rPr>
          <w:lang w:val="en-GB"/>
        </w:rPr>
        <w:t xml:space="preserve">Dataset </w:t>
      </w:r>
      <w:r w:rsidR="00DB64FD">
        <w:rPr>
          <w:lang w:val="en-GB"/>
        </w:rPr>
        <w:t>t</w:t>
      </w:r>
      <w:r w:rsidRPr="008C7844">
        <w:rPr>
          <w:lang w:val="en-GB"/>
        </w:rPr>
        <w:t>ypes</w:t>
      </w:r>
      <w:bookmarkEnd w:id="616"/>
      <w:r w:rsidRPr="008C7844">
        <w:rPr>
          <w:lang w:val="en-GB"/>
        </w:rPr>
        <w:t xml:space="preserve"> </w:t>
      </w:r>
    </w:p>
    <w:p w14:paraId="4B0283E5" w14:textId="77777777" w:rsidR="009D512D" w:rsidRPr="008C7844" w:rsidRDefault="00AC251D" w:rsidP="00224613">
      <w:pPr>
        <w:pStyle w:val="Heading3"/>
        <w:spacing w:before="120" w:after="120"/>
        <w:rPr>
          <w:lang w:val="en-GB"/>
        </w:rPr>
      </w:pPr>
      <w:bookmarkStart w:id="617" w:name="_Toc105509210"/>
      <w:r w:rsidRPr="008C7844">
        <w:rPr>
          <w:lang w:val="en-GB"/>
        </w:rPr>
        <w:t>Introduction</w:t>
      </w:r>
      <w:bookmarkEnd w:id="617"/>
      <w:r w:rsidRPr="008C7844">
        <w:rPr>
          <w:lang w:val="en-GB"/>
        </w:rPr>
        <w:t xml:space="preserve"> </w:t>
      </w:r>
    </w:p>
    <w:p w14:paraId="3A8ACFE5" w14:textId="5F9584B7" w:rsidR="009D512D" w:rsidRPr="008C7844" w:rsidRDefault="00AC251D" w:rsidP="00224613">
      <w:pPr>
        <w:spacing w:after="120"/>
        <w:rPr>
          <w:lang w:val="en-GB"/>
        </w:rPr>
      </w:pPr>
      <w:r w:rsidRPr="008C7844">
        <w:rPr>
          <w:lang w:val="en-GB"/>
        </w:rPr>
        <w:t>Bathymetric Surface datasets are represented as a discrete array of points contained in a regular grid. The general structure for a regular grid is defined in IHO S-100 Part 8.</w:t>
      </w:r>
      <w:r w:rsidR="00695424">
        <w:rPr>
          <w:lang w:val="en-GB"/>
        </w:rPr>
        <w:t xml:space="preserve"> </w:t>
      </w:r>
    </w:p>
    <w:p w14:paraId="7A5646A6" w14:textId="6EB83574" w:rsidR="009D512D" w:rsidRPr="008C7844" w:rsidRDefault="00AC251D" w:rsidP="00224613">
      <w:pPr>
        <w:pStyle w:val="Heading3"/>
        <w:spacing w:before="120" w:after="120"/>
        <w:rPr>
          <w:lang w:val="en-GB"/>
        </w:rPr>
      </w:pPr>
      <w:bookmarkStart w:id="618" w:name="_Toc105509211"/>
      <w:r w:rsidRPr="008C7844">
        <w:rPr>
          <w:lang w:val="en-GB"/>
        </w:rPr>
        <w:t xml:space="preserve">Regular </w:t>
      </w:r>
      <w:r w:rsidR="00DB64FD">
        <w:rPr>
          <w:lang w:val="en-GB"/>
        </w:rPr>
        <w:t>g</w:t>
      </w:r>
      <w:r w:rsidRPr="008C7844">
        <w:rPr>
          <w:lang w:val="en-GB"/>
        </w:rPr>
        <w:t>rid</w:t>
      </w:r>
      <w:bookmarkEnd w:id="618"/>
      <w:r w:rsidR="00695424">
        <w:rPr>
          <w:lang w:val="en-GB"/>
        </w:rPr>
        <w:t xml:space="preserve"> </w:t>
      </w:r>
    </w:p>
    <w:p w14:paraId="5AE152ED" w14:textId="11E5AF2B" w:rsidR="009D512D" w:rsidRPr="008C7844" w:rsidRDefault="00AC251D" w:rsidP="00224613">
      <w:pPr>
        <w:pStyle w:val="Heading4"/>
        <w:spacing w:before="120" w:after="120"/>
        <w:rPr>
          <w:lang w:val="en-GB"/>
        </w:rPr>
      </w:pPr>
      <w:r w:rsidRPr="008C7844">
        <w:rPr>
          <w:lang w:val="en-GB"/>
        </w:rPr>
        <w:t xml:space="preserve">S-102 </w:t>
      </w:r>
      <w:r w:rsidR="00DB64FD">
        <w:rPr>
          <w:lang w:val="en-GB"/>
        </w:rPr>
        <w:t>c</w:t>
      </w:r>
      <w:r w:rsidRPr="008C7844">
        <w:rPr>
          <w:lang w:val="en-GB"/>
        </w:rPr>
        <w:t xml:space="preserve">overages </w:t>
      </w:r>
    </w:p>
    <w:p w14:paraId="11373B6C" w14:textId="4113DE81" w:rsidR="009D512D" w:rsidRDefault="00C71D32" w:rsidP="00224613">
      <w:pPr>
        <w:spacing w:after="120"/>
        <w:rPr>
          <w:lang w:val="en-GB"/>
        </w:rPr>
      </w:pPr>
      <w:r w:rsidRPr="008C7844">
        <w:rPr>
          <w:lang w:val="en-GB"/>
        </w:rPr>
        <w:t xml:space="preserve">The </w:t>
      </w:r>
      <w:proofErr w:type="spellStart"/>
      <w:r w:rsidR="00A97C0C" w:rsidRPr="00F636C3">
        <w:rPr>
          <w:b/>
          <w:lang w:val="en-GB"/>
        </w:rPr>
        <w:t>BathymetryCoverage</w:t>
      </w:r>
      <w:proofErr w:type="spellEnd"/>
      <w:r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00AC251D" w:rsidRPr="008C7844">
        <w:rPr>
          <w:lang w:val="en-GB"/>
        </w:rPr>
        <w:t xml:space="preserve">. The general structure of each is defined in IHO S-100 Part 8 as a </w:t>
      </w:r>
      <w:proofErr w:type="spellStart"/>
      <w:r w:rsidR="00AC251D" w:rsidRPr="008C7844">
        <w:rPr>
          <w:lang w:val="en-GB"/>
        </w:rPr>
        <w:t>georectified</w:t>
      </w:r>
      <w:proofErr w:type="spellEnd"/>
      <w:r w:rsidR="00AC251D" w:rsidRPr="008C7844">
        <w:rPr>
          <w:lang w:val="en-GB"/>
        </w:rPr>
        <w:t xml:space="preserve"> grid.</w:t>
      </w:r>
    </w:p>
    <w:p w14:paraId="4C537859" w14:textId="46BA842A" w:rsidR="00AF55EB" w:rsidRDefault="00AF55EB" w:rsidP="00224613">
      <w:pPr>
        <w:spacing w:after="120"/>
        <w:rPr>
          <w:lang w:val="en-GB"/>
        </w:rPr>
      </w:pPr>
      <w:r>
        <w:rPr>
          <w:lang w:val="en-GB"/>
        </w:rPr>
        <w:t xml:space="preserve">The grid properties of origin and spacing are defined by attributes in the </w:t>
      </w:r>
      <w:r w:rsidRPr="00224613">
        <w:rPr>
          <w:b/>
          <w:bCs/>
          <w:lang w:val="en-GB"/>
        </w:rPr>
        <w:t>BathymetryCoverage.01</w:t>
      </w:r>
      <w:r>
        <w:rPr>
          <w:lang w:val="en-GB"/>
        </w:rPr>
        <w:t xml:space="preserve"> Feature Container Group. The grid is a two-dimensional matrix organized in row major order and starting from the southwestern</w:t>
      </w:r>
      <w:del w:id="619" w:author="Daniel Rohde" w:date="2022-12-20T00:06:00Z">
        <w:r>
          <w:rPr>
            <w:lang w:val="en-GB"/>
          </w:rPr>
          <w:delText xml:space="preserve"> </w:delText>
        </w:r>
      </w:del>
      <w:ins w:id="620" w:author="Daniel Rohde" w:date="2022-12-20T00:06:00Z">
        <w:r w:rsidR="00463F60">
          <w:rPr>
            <w:lang w:val="en-GB"/>
          </w:rPr>
          <w:t>-</w:t>
        </w:r>
      </w:ins>
      <w:r>
        <w:rPr>
          <w:lang w:val="en-GB"/>
        </w:rPr>
        <w:t xml:space="preserve">most data point. Thus, the first sample of the grid is the node at the southwest </w:t>
      </w:r>
      <w:r>
        <w:rPr>
          <w:lang w:val="en-GB"/>
        </w:rPr>
        <w:lastRenderedPageBreak/>
        <w:t xml:space="preserve">corner of the grid with location specified by the georeferencing parameters, the second is one grid resolution unit to the east of that position and at the same northing or latitude, and the third is two grid resolution units to the east and at the same northing or latitude. </w:t>
      </w:r>
      <w:commentRangeStart w:id="621"/>
      <w:r w:rsidR="00802777">
        <w:rPr>
          <w:lang w:val="en-GB"/>
        </w:rPr>
        <w:t>F</w:t>
      </w:r>
      <w:r w:rsidR="004A68B4">
        <w:rPr>
          <w:lang w:val="en-GB"/>
        </w:rPr>
        <w:t>or C columns in the grid</w:t>
      </w:r>
      <w:r w:rsidR="00802777">
        <w:rPr>
          <w:lang w:val="en-GB"/>
        </w:rPr>
        <w:t>,</w:t>
      </w:r>
      <w:r w:rsidR="00802777" w:rsidDel="00802777">
        <w:rPr>
          <w:lang w:val="en-GB"/>
        </w:rPr>
        <w:t xml:space="preserve"> </w:t>
      </w:r>
      <w:r>
        <w:rPr>
          <w:lang w:val="en-GB"/>
        </w:rPr>
        <w:t>the (C+</w:t>
      </w:r>
      <w:proofErr w:type="gramStart"/>
      <w:r>
        <w:rPr>
          <w:lang w:val="en-GB"/>
        </w:rPr>
        <w:t>1)</w:t>
      </w:r>
      <w:proofErr w:type="spellStart"/>
      <w:r w:rsidRPr="00224613">
        <w:rPr>
          <w:vertAlign w:val="superscript"/>
          <w:lang w:val="en-GB"/>
        </w:rPr>
        <w:t>th</w:t>
      </w:r>
      <w:proofErr w:type="spellEnd"/>
      <w:proofErr w:type="gramEnd"/>
      <w:r>
        <w:rPr>
          <w:vertAlign w:val="superscript"/>
          <w:lang w:val="en-GB"/>
        </w:rPr>
        <w:t xml:space="preserve"> </w:t>
      </w:r>
      <w:commentRangeEnd w:id="621"/>
      <w:r w:rsidR="00802777">
        <w:rPr>
          <w:rStyle w:val="CommentReference"/>
        </w:rPr>
        <w:commentReference w:id="621"/>
      </w:r>
      <w:r>
        <w:rPr>
          <w:lang w:val="en-GB"/>
        </w:rPr>
        <w:t>sample in the grid is located one grid resolution unit to the north but on the same easting or longitude as the first sample in the grid.</w:t>
      </w:r>
    </w:p>
    <w:p w14:paraId="7C6D1054" w14:textId="77777777" w:rsidR="00903123" w:rsidRDefault="00AF55EB" w:rsidP="00224613">
      <w:pPr>
        <w:keepNext/>
        <w:spacing w:after="120" w:line="259" w:lineRule="auto"/>
        <w:ind w:left="12"/>
        <w:jc w:val="center"/>
        <w:rPr>
          <w:del w:id="622" w:author="Daniel Rohde" w:date="2022-12-20T00:06:00Z"/>
        </w:rPr>
      </w:pPr>
      <w:del w:id="623" w:author="Daniel Rohde" w:date="2022-12-20T00:06:00Z">
        <w:r w:rsidRPr="00097AE6">
          <w:rPr>
            <w:noProof/>
            <w:lang w:val="fr-FR" w:eastAsia="fr-FR"/>
          </w:rPr>
          <w:drawing>
            <wp:inline distT="0" distB="0" distL="0" distR="0" wp14:anchorId="7F1854E2" wp14:editId="637D515E">
              <wp:extent cx="2345390" cy="1533525"/>
              <wp:effectExtent l="19050" t="19050" r="1714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34"/>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del>
    </w:p>
    <w:p w14:paraId="6E0380EF" w14:textId="77777777" w:rsidR="00903123" w:rsidRDefault="00AF55EB" w:rsidP="00224613">
      <w:pPr>
        <w:keepNext/>
        <w:spacing w:after="120" w:line="259" w:lineRule="auto"/>
        <w:ind w:left="12"/>
        <w:jc w:val="center"/>
        <w:rPr>
          <w:ins w:id="624" w:author="Daniel Rohde" w:date="2022-12-20T00:06:00Z"/>
        </w:rPr>
      </w:pPr>
      <w:ins w:id="625" w:author="Daniel Rohde" w:date="2022-12-20T00:06:00Z">
        <w:r w:rsidRPr="00097AE6">
          <w:rPr>
            <w:noProof/>
            <w:lang w:val="de-DE" w:eastAsia="de-DE"/>
          </w:rPr>
          <w:drawing>
            <wp:inline distT="0" distB="0" distL="0" distR="0" wp14:anchorId="5C5C199D" wp14:editId="34C3FA02">
              <wp:extent cx="2345390" cy="1533524"/>
              <wp:effectExtent l="19050" t="19050" r="17145" b="10160"/>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345390" cy="1533524"/>
                      </a:xfrm>
                      <a:prstGeom prst="rect">
                        <a:avLst/>
                      </a:prstGeom>
                      <a:noFill/>
                      <a:ln w="12700" cmpd="sng">
                        <a:solidFill>
                          <a:srgbClr val="000000"/>
                        </a:solidFill>
                        <a:miter lim="800000"/>
                        <a:headEnd/>
                        <a:tailEnd/>
                      </a:ln>
                      <a:effectLst/>
                    </pic:spPr>
                  </pic:pic>
                </a:graphicData>
              </a:graphic>
            </wp:inline>
          </w:drawing>
        </w:r>
      </w:ins>
    </w:p>
    <w:p w14:paraId="17763A41" w14:textId="0030BA26" w:rsidR="00903123" w:rsidRPr="00224613" w:rsidRDefault="00903123" w:rsidP="00224613">
      <w:pPr>
        <w:pStyle w:val="Caption"/>
        <w:spacing w:before="120" w:after="120"/>
        <w:jc w:val="center"/>
        <w:rPr>
          <w:bCs/>
          <w:i w:val="0"/>
          <w:color w:val="auto"/>
          <w:sz w:val="20"/>
          <w:szCs w:val="20"/>
        </w:rPr>
      </w:pPr>
      <w:r w:rsidRPr="00224613">
        <w:rPr>
          <w:bCs/>
          <w:i w:val="0"/>
          <w:color w:val="auto"/>
          <w:sz w:val="20"/>
          <w:szCs w:val="20"/>
        </w:rPr>
        <w:t xml:space="preserve">Figure </w:t>
      </w:r>
      <w:r w:rsidR="00556898" w:rsidRPr="00224613">
        <w:rPr>
          <w:bCs/>
          <w:i w:val="0"/>
          <w:color w:val="auto"/>
          <w:sz w:val="20"/>
          <w:szCs w:val="20"/>
        </w:rPr>
        <w:fldChar w:fldCharType="begin"/>
      </w:r>
      <w:r w:rsidR="00556898" w:rsidRPr="00224613">
        <w:rPr>
          <w:bCs/>
          <w:i w:val="0"/>
          <w:color w:val="auto"/>
          <w:sz w:val="20"/>
          <w:szCs w:val="20"/>
        </w:rPr>
        <w:instrText xml:space="preserve"> STYLEREF 1 \s </w:instrText>
      </w:r>
      <w:r w:rsidR="00556898" w:rsidRPr="00224613">
        <w:rPr>
          <w:bCs/>
          <w:i w:val="0"/>
          <w:color w:val="auto"/>
          <w:sz w:val="20"/>
          <w:szCs w:val="20"/>
        </w:rPr>
        <w:fldChar w:fldCharType="separate"/>
      </w:r>
      <w:r w:rsidR="00D55292">
        <w:rPr>
          <w:bCs/>
          <w:i w:val="0"/>
          <w:noProof/>
          <w:color w:val="auto"/>
          <w:sz w:val="20"/>
          <w:szCs w:val="20"/>
        </w:rPr>
        <w:t>4</w:t>
      </w:r>
      <w:r w:rsidR="00556898" w:rsidRPr="00224613">
        <w:rPr>
          <w:bCs/>
          <w:i w:val="0"/>
          <w:color w:val="auto"/>
          <w:sz w:val="20"/>
          <w:szCs w:val="20"/>
        </w:rPr>
        <w:fldChar w:fldCharType="end"/>
      </w:r>
      <w:r w:rsidR="00556898" w:rsidRPr="00224613">
        <w:rPr>
          <w:bCs/>
          <w:i w:val="0"/>
          <w:color w:val="auto"/>
          <w:sz w:val="20"/>
          <w:szCs w:val="20"/>
        </w:rPr>
        <w:noBreakHyphen/>
      </w:r>
      <w:r w:rsidR="00556898" w:rsidRPr="00224613">
        <w:rPr>
          <w:bCs/>
          <w:i w:val="0"/>
          <w:color w:val="auto"/>
          <w:sz w:val="20"/>
          <w:szCs w:val="20"/>
        </w:rPr>
        <w:fldChar w:fldCharType="begin"/>
      </w:r>
      <w:r w:rsidR="00556898" w:rsidRPr="00224613">
        <w:rPr>
          <w:bCs/>
          <w:i w:val="0"/>
          <w:color w:val="auto"/>
          <w:sz w:val="20"/>
          <w:szCs w:val="20"/>
        </w:rPr>
        <w:instrText xml:space="preserve"> SEQ Figure \* ARABIC \s 1 </w:instrText>
      </w:r>
      <w:r w:rsidR="00556898" w:rsidRPr="00224613">
        <w:rPr>
          <w:bCs/>
          <w:i w:val="0"/>
          <w:color w:val="auto"/>
          <w:sz w:val="20"/>
          <w:szCs w:val="20"/>
        </w:rPr>
        <w:fldChar w:fldCharType="separate"/>
      </w:r>
      <w:r w:rsidR="00D55292">
        <w:rPr>
          <w:bCs/>
          <w:i w:val="0"/>
          <w:noProof/>
          <w:color w:val="auto"/>
          <w:sz w:val="20"/>
          <w:szCs w:val="20"/>
        </w:rPr>
        <w:t>5</w:t>
      </w:r>
      <w:r w:rsidR="00556898" w:rsidRPr="00224613">
        <w:rPr>
          <w:bCs/>
          <w:i w:val="0"/>
          <w:color w:val="auto"/>
          <w:sz w:val="20"/>
          <w:szCs w:val="20"/>
        </w:rPr>
        <w:fldChar w:fldCharType="end"/>
      </w:r>
      <w:r w:rsidRPr="00224613">
        <w:rPr>
          <w:bCs/>
          <w:i w:val="0"/>
          <w:color w:val="auto"/>
          <w:sz w:val="20"/>
          <w:szCs w:val="20"/>
        </w:rPr>
        <w:t xml:space="preserve"> </w:t>
      </w:r>
      <w:r w:rsidR="00224613">
        <w:rPr>
          <w:bCs/>
          <w:i w:val="0"/>
          <w:color w:val="auto"/>
          <w:sz w:val="20"/>
          <w:szCs w:val="20"/>
        </w:rPr>
        <w:t>–</w:t>
      </w:r>
      <w:r w:rsidRPr="00224613">
        <w:rPr>
          <w:bCs/>
          <w:i w:val="0"/>
          <w:color w:val="auto"/>
          <w:sz w:val="20"/>
          <w:szCs w:val="20"/>
        </w:rPr>
        <w:t xml:space="preserve"> S-102 Grid Node location</w:t>
      </w:r>
    </w:p>
    <w:p w14:paraId="0EEF523D" w14:textId="32E74CF4" w:rsidR="00B27380" w:rsidRPr="008C7844" w:rsidRDefault="00690F00" w:rsidP="00224613">
      <w:pPr>
        <w:spacing w:after="120"/>
        <w:ind w:right="34"/>
        <w:rPr>
          <w:color w:val="auto"/>
          <w:lang w:val="en-GB"/>
        </w:rPr>
      </w:pPr>
      <w:r>
        <w:rPr>
          <w:lang w:val="en-GB"/>
        </w:rPr>
        <w:t xml:space="preserve">The two values, </w:t>
      </w:r>
      <w:proofErr w:type="gramStart"/>
      <w:r>
        <w:rPr>
          <w:lang w:val="en-GB"/>
        </w:rPr>
        <w:t>depth</w:t>
      </w:r>
      <w:proofErr w:type="gramEnd"/>
      <w:r>
        <w:rPr>
          <w:lang w:val="en-GB"/>
        </w:rPr>
        <w:t xml:space="preserve"> and uncertainty, are stored in the same grid as members of a data compound. </w:t>
      </w:r>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r w:rsidR="00B27380">
        <w:rPr>
          <w:lang w:val="en-GB"/>
        </w:rPr>
        <w:t>.</w:t>
      </w:r>
      <w:r w:rsidR="00AC251D" w:rsidRPr="008C7844">
        <w:rPr>
          <w:lang w:val="en-GB"/>
        </w:rPr>
        <w:t xml:space="preserve"> </w:t>
      </w:r>
      <w:r w:rsidR="00B27380" w:rsidRPr="008C7844">
        <w:rPr>
          <w:color w:val="auto"/>
          <w:lang w:val="en-GB"/>
        </w:rPr>
        <w:t>The vertical distance</w:t>
      </w:r>
      <w:r>
        <w:rPr>
          <w:color w:val="auto"/>
          <w:lang w:val="en-GB"/>
        </w:rPr>
        <w:t xml:space="preserve"> is</w:t>
      </w:r>
      <w:r w:rsidR="00B27380" w:rsidRPr="008C7844">
        <w:rPr>
          <w:color w:val="auto"/>
          <w:lang w:val="en-GB"/>
        </w:rPr>
        <w:t xml:space="preserve"> from a given water level to the bottom. </w:t>
      </w:r>
      <w:r w:rsidR="00B27380">
        <w:t>Drying heights (drying soundings) are indicated by a negative depth value.</w:t>
      </w:r>
    </w:p>
    <w:p w14:paraId="47C5F802" w14:textId="3777F51C" w:rsidR="009D512D" w:rsidRPr="008C7844" w:rsidRDefault="00AC251D" w:rsidP="00224613">
      <w:pPr>
        <w:spacing w:after="120"/>
        <w:rPr>
          <w:lang w:val="en-GB"/>
        </w:rPr>
      </w:pPr>
      <w:r w:rsidRPr="008C7844">
        <w:rPr>
          <w:lang w:val="en-GB"/>
        </w:rPr>
        <w:t xml:space="preserve">The reference vertical datum for the surface is one of the mandatory Metadata items. The unknown state for </w:t>
      </w:r>
      <w:r w:rsidR="00CB3094" w:rsidRPr="008C7844">
        <w:rPr>
          <w:lang w:val="en-GB"/>
        </w:rPr>
        <w:t>depth</w:t>
      </w:r>
      <w:r w:rsidRPr="008C7844">
        <w:rPr>
          <w:lang w:val="en-GB"/>
        </w:rPr>
        <w:t xml:space="preserve"> is defined to be 1,000,000.0 (1.0e6). </w:t>
      </w:r>
    </w:p>
    <w:p w14:paraId="10C83594" w14:textId="10030286" w:rsidR="009D512D" w:rsidRPr="008C7844" w:rsidRDefault="00AC251D" w:rsidP="00224613">
      <w:pPr>
        <w:spacing w:after="120"/>
        <w:rPr>
          <w:lang w:val="en-GB"/>
        </w:rPr>
      </w:pPr>
      <w:r w:rsidRPr="008C7844">
        <w:rPr>
          <w:lang w:val="en-GB"/>
        </w:rPr>
        <w:t>The uncertainty values are expressed as positive quantities at a node.</w:t>
      </w:r>
      <w:r w:rsidR="00695424">
        <w:rPr>
          <w:lang w:val="en-GB"/>
        </w:rPr>
        <w:t xml:space="preserve"> </w:t>
      </w:r>
      <w:r w:rsidRPr="008C7844">
        <w:rPr>
          <w:lang w:val="en-GB"/>
        </w:rPr>
        <w:t xml:space="preserve">As detailed in clause </w:t>
      </w:r>
      <w:r w:rsidR="00801ED1">
        <w:rPr>
          <w:lang w:val="en-GB"/>
        </w:rPr>
        <w:fldChar w:fldCharType="begin"/>
      </w:r>
      <w:r w:rsidR="00801ED1">
        <w:rPr>
          <w:lang w:val="en-GB"/>
        </w:rPr>
        <w:instrText xml:space="preserve"> REF _Ref66111732 \w \h </w:instrText>
      </w:r>
      <w:r w:rsidR="00801ED1">
        <w:rPr>
          <w:lang w:val="en-GB"/>
        </w:rPr>
      </w:r>
      <w:r w:rsidR="00801ED1">
        <w:rPr>
          <w:lang w:val="en-GB"/>
        </w:rPr>
        <w:fldChar w:fldCharType="separate"/>
      </w:r>
      <w:r w:rsidR="00D55292">
        <w:rPr>
          <w:lang w:val="en-GB"/>
        </w:rPr>
        <w:t>12.2</w:t>
      </w:r>
      <w:r w:rsidR="00801ED1">
        <w:rPr>
          <w:lang w:val="en-GB"/>
        </w:rPr>
        <w:fldChar w:fldCharType="end"/>
      </w:r>
      <w:r w:rsidRPr="008C7844">
        <w:rPr>
          <w:lang w:val="en-GB"/>
        </w:rPr>
        <w:t xml:space="preserve">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224613">
      <w:pPr>
        <w:spacing w:after="120"/>
        <w:rPr>
          <w:lang w:val="en-GB"/>
        </w:rPr>
      </w:pPr>
      <w:r w:rsidRPr="008C7844">
        <w:rPr>
          <w:lang w:val="en-GB"/>
        </w:rPr>
        <w:t xml:space="preserve">The undetermined state for uncertainty is defined to be 1,000,000.0 (1.0e6). </w:t>
      </w:r>
    </w:p>
    <w:p w14:paraId="2B6C16D8" w14:textId="77777777" w:rsidR="009D512D" w:rsidRPr="008C7844" w:rsidRDefault="00AC251D" w:rsidP="003D5816">
      <w:pPr>
        <w:pStyle w:val="Heading4"/>
        <w:spacing w:before="120" w:after="120"/>
        <w:rPr>
          <w:lang w:val="en-GB"/>
        </w:rPr>
      </w:pPr>
      <w:r w:rsidRPr="008C7844">
        <w:rPr>
          <w:lang w:val="en-GB"/>
        </w:rPr>
        <w:t xml:space="preserve">Extensions </w:t>
      </w:r>
    </w:p>
    <w:p w14:paraId="4038F436" w14:textId="77777777" w:rsidR="001C16C0" w:rsidRDefault="001C16C0" w:rsidP="003D5816">
      <w:pPr>
        <w:spacing w:after="120"/>
        <w:rPr>
          <w:lang w:val="en-GB"/>
        </w:rPr>
      </w:pPr>
      <w:r w:rsidRPr="008C7844">
        <w:rPr>
          <w:lang w:val="en-GB"/>
        </w:rPr>
        <w:t xml:space="preserve">In S-102 there are currently no </w:t>
      </w:r>
      <w:r>
        <w:rPr>
          <w:lang w:val="en-GB"/>
        </w:rPr>
        <w:t>extensions</w:t>
      </w:r>
      <w:r w:rsidRPr="008C7844">
        <w:rPr>
          <w:lang w:val="en-GB"/>
        </w:rPr>
        <w:t xml:space="preserve"> defined. </w:t>
      </w:r>
    </w:p>
    <w:p w14:paraId="3E171974" w14:textId="77777777" w:rsidR="003D5816" w:rsidRPr="008C7844" w:rsidRDefault="003D5816" w:rsidP="003D5816">
      <w:pPr>
        <w:spacing w:after="120"/>
        <w:rPr>
          <w:lang w:val="en-GB"/>
        </w:rPr>
      </w:pPr>
    </w:p>
    <w:p w14:paraId="7C39A5AA" w14:textId="15933411" w:rsidR="009D512D" w:rsidRPr="008C7844" w:rsidRDefault="00AC251D" w:rsidP="003D5816">
      <w:pPr>
        <w:pStyle w:val="Heading2"/>
        <w:spacing w:before="120" w:after="200"/>
        <w:rPr>
          <w:lang w:val="en-GB"/>
        </w:rPr>
      </w:pPr>
      <w:bookmarkStart w:id="626" w:name="_Toc66111257"/>
      <w:bookmarkStart w:id="627" w:name="_Toc66258522"/>
      <w:bookmarkStart w:id="628" w:name="_Toc66365021"/>
      <w:bookmarkStart w:id="629" w:name="_Toc105509212"/>
      <w:bookmarkStart w:id="630" w:name="_Toc105509213"/>
      <w:bookmarkEnd w:id="626"/>
      <w:bookmarkEnd w:id="627"/>
      <w:bookmarkEnd w:id="628"/>
      <w:bookmarkEnd w:id="629"/>
      <w:r w:rsidRPr="008C7844">
        <w:rPr>
          <w:lang w:val="en-GB"/>
        </w:rPr>
        <w:t xml:space="preserve">Multiple </w:t>
      </w:r>
      <w:r w:rsidR="00DB64FD">
        <w:rPr>
          <w:lang w:val="en-GB"/>
        </w:rPr>
        <w:t>d</w:t>
      </w:r>
      <w:r w:rsidRPr="008C7844">
        <w:rPr>
          <w:lang w:val="en-GB"/>
        </w:rPr>
        <w:t>atasets</w:t>
      </w:r>
      <w:bookmarkEnd w:id="630"/>
      <w:r w:rsidRPr="008C7844">
        <w:rPr>
          <w:lang w:val="en-GB"/>
        </w:rPr>
        <w:t xml:space="preserve"> </w:t>
      </w:r>
    </w:p>
    <w:p w14:paraId="4A956A5C" w14:textId="549E1CBC" w:rsidR="009D512D" w:rsidRDefault="00AC251D" w:rsidP="003D5816">
      <w:pPr>
        <w:spacing w:after="120"/>
        <w:rPr>
          <w:lang w:val="en-GB"/>
        </w:rPr>
      </w:pPr>
      <w:proofErr w:type="gramStart"/>
      <w:r w:rsidRPr="008C7844">
        <w:rPr>
          <w:lang w:val="en-GB"/>
        </w:rPr>
        <w:t>In order to</w:t>
      </w:r>
      <w:proofErr w:type="gramEnd"/>
      <w:r w:rsidRPr="008C7844">
        <w:rPr>
          <w:lang w:val="en-GB"/>
        </w:rPr>
        <w:t xml:space="preserve">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w:t>
      </w:r>
      <w:r w:rsidR="00695424">
        <w:rPr>
          <w:lang w:val="en-GB"/>
        </w:rPr>
        <w:t xml:space="preserve"> </w:t>
      </w:r>
    </w:p>
    <w:p w14:paraId="053D4B05" w14:textId="77777777" w:rsidR="003D5816" w:rsidRPr="008C7844" w:rsidRDefault="003D5816" w:rsidP="003D5816">
      <w:pPr>
        <w:spacing w:after="120"/>
        <w:rPr>
          <w:lang w:val="en-GB"/>
        </w:rPr>
      </w:pPr>
    </w:p>
    <w:p w14:paraId="5E76B6C4" w14:textId="06CD9C6B" w:rsidR="009D512D" w:rsidRPr="008C7844" w:rsidRDefault="00AC251D" w:rsidP="003D5816">
      <w:pPr>
        <w:pStyle w:val="Heading2"/>
        <w:spacing w:before="120" w:after="200"/>
        <w:rPr>
          <w:lang w:val="en-GB"/>
        </w:rPr>
      </w:pPr>
      <w:bookmarkStart w:id="631" w:name="_Toc66111259"/>
      <w:bookmarkStart w:id="632" w:name="_Toc66258524"/>
      <w:bookmarkStart w:id="633" w:name="_Toc66365023"/>
      <w:bookmarkStart w:id="634" w:name="_Toc105509214"/>
      <w:bookmarkStart w:id="635" w:name="_Toc105509215"/>
      <w:bookmarkEnd w:id="631"/>
      <w:bookmarkEnd w:id="632"/>
      <w:bookmarkEnd w:id="633"/>
      <w:bookmarkEnd w:id="634"/>
      <w:r w:rsidRPr="008C7844">
        <w:rPr>
          <w:lang w:val="en-GB"/>
        </w:rPr>
        <w:t>Data</w:t>
      </w:r>
      <w:r w:rsidR="00C62BF6" w:rsidRPr="008C7844">
        <w:rPr>
          <w:lang w:val="en-GB"/>
        </w:rPr>
        <w:t>set</w:t>
      </w:r>
      <w:r w:rsidRPr="008C7844">
        <w:rPr>
          <w:lang w:val="en-GB"/>
        </w:rPr>
        <w:t xml:space="preserve"> </w:t>
      </w:r>
      <w:r w:rsidR="00DB64FD">
        <w:rPr>
          <w:lang w:val="en-GB"/>
        </w:rPr>
        <w:t>r</w:t>
      </w:r>
      <w:r w:rsidRPr="008C7844">
        <w:rPr>
          <w:lang w:val="en-GB"/>
        </w:rPr>
        <w:t>ules</w:t>
      </w:r>
      <w:bookmarkEnd w:id="635"/>
      <w:r w:rsidRPr="008C7844">
        <w:rPr>
          <w:lang w:val="en-GB"/>
        </w:rPr>
        <w:t xml:space="preserve"> </w:t>
      </w:r>
    </w:p>
    <w:p w14:paraId="0B4E6AAD" w14:textId="77777777" w:rsidR="009D512D" w:rsidRPr="008C7844" w:rsidRDefault="00AC251D" w:rsidP="003D5816">
      <w:pPr>
        <w:spacing w:after="120"/>
        <w:rPr>
          <w:lang w:val="en-GB"/>
        </w:rPr>
      </w:pPr>
      <w:r w:rsidRPr="008C7844">
        <w:rPr>
          <w:lang w:val="en-GB"/>
        </w:rPr>
        <w:t xml:space="preserve">Each S-102 dataset must only have a single extent as it is a coverage feature. </w:t>
      </w:r>
    </w:p>
    <w:p w14:paraId="5A5F30C9" w14:textId="508401FC" w:rsidR="009D512D" w:rsidRDefault="00AC251D" w:rsidP="003D5816">
      <w:pPr>
        <w:spacing w:after="120"/>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w:t>
      </w:r>
      <w:r w:rsidR="00695424">
        <w:rPr>
          <w:lang w:val="en-GB"/>
        </w:rPr>
        <w:t xml:space="preserve"> </w:t>
      </w:r>
    </w:p>
    <w:p w14:paraId="1DBDAA5B" w14:textId="77777777" w:rsidR="003D5816" w:rsidRPr="008C7844" w:rsidRDefault="003D5816" w:rsidP="003D5816">
      <w:pPr>
        <w:spacing w:after="120"/>
        <w:rPr>
          <w:lang w:val="en-GB"/>
        </w:rPr>
      </w:pPr>
    </w:p>
    <w:p w14:paraId="64E09BF0" w14:textId="04ECDE91" w:rsidR="009D512D" w:rsidRPr="008C7844" w:rsidRDefault="00AC251D" w:rsidP="003D5816">
      <w:pPr>
        <w:pStyle w:val="Heading2"/>
        <w:spacing w:before="120" w:after="200"/>
        <w:rPr>
          <w:lang w:val="en-GB"/>
        </w:rPr>
      </w:pPr>
      <w:bookmarkStart w:id="636" w:name="_Toc66111261"/>
      <w:bookmarkStart w:id="637" w:name="_Toc66258526"/>
      <w:bookmarkStart w:id="638" w:name="_Toc66365025"/>
      <w:bookmarkStart w:id="639" w:name="_Toc105509216"/>
      <w:bookmarkStart w:id="640" w:name="_Toc105509217"/>
      <w:bookmarkEnd w:id="636"/>
      <w:bookmarkEnd w:id="637"/>
      <w:bookmarkEnd w:id="638"/>
      <w:bookmarkEnd w:id="639"/>
      <w:r w:rsidRPr="008C7844">
        <w:rPr>
          <w:lang w:val="en-GB"/>
        </w:rPr>
        <w:t>Geometry</w:t>
      </w:r>
      <w:bookmarkEnd w:id="640"/>
      <w:r w:rsidR="00695424">
        <w:rPr>
          <w:lang w:val="en-GB"/>
        </w:rPr>
        <w:t xml:space="preserve"> </w:t>
      </w:r>
    </w:p>
    <w:p w14:paraId="48A1ED06" w14:textId="626BF6D4" w:rsidR="003D5816" w:rsidRDefault="00AC251D" w:rsidP="003D5816">
      <w:pPr>
        <w:spacing w:after="120"/>
        <w:rPr>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r w:rsidR="00690F00">
        <w:rPr>
          <w:lang w:val="en-GB"/>
        </w:rPr>
        <w:t>)</w:t>
      </w:r>
      <w:r w:rsidRPr="008C7844">
        <w:rPr>
          <w:lang w:val="en-GB"/>
        </w:rPr>
        <w:t>.</w:t>
      </w:r>
      <w:r w:rsidR="00695424">
        <w:rPr>
          <w:lang w:val="en-GB"/>
        </w:rPr>
        <w:t xml:space="preserve"> </w:t>
      </w:r>
    </w:p>
    <w:p w14:paraId="69F117AC" w14:textId="77777777" w:rsidR="00DB03EC" w:rsidRPr="008C7844" w:rsidRDefault="00DB03EC" w:rsidP="003D5816">
      <w:pPr>
        <w:spacing w:after="120"/>
        <w:rPr>
          <w:lang w:val="en-GB"/>
        </w:rPr>
      </w:pPr>
    </w:p>
    <w:p w14:paraId="612620C9" w14:textId="0B9CC3DD" w:rsidR="009D512D" w:rsidRPr="008C7844" w:rsidRDefault="00AC251D" w:rsidP="003D5816">
      <w:pPr>
        <w:pStyle w:val="Heading1"/>
        <w:spacing w:before="120" w:after="200"/>
        <w:rPr>
          <w:lang w:val="en-GB"/>
        </w:rPr>
      </w:pPr>
      <w:bookmarkStart w:id="641" w:name="_Toc105509218"/>
      <w:r w:rsidRPr="008C7844">
        <w:rPr>
          <w:lang w:val="en-GB"/>
        </w:rPr>
        <w:lastRenderedPageBreak/>
        <w:t>Coordinate Reference Systems (CRS)</w:t>
      </w:r>
      <w:bookmarkEnd w:id="641"/>
      <w:r w:rsidR="00695424">
        <w:rPr>
          <w:color w:val="FF0000"/>
          <w:lang w:val="en-GB"/>
        </w:rPr>
        <w:t xml:space="preserve"> </w:t>
      </w:r>
    </w:p>
    <w:p w14:paraId="0EC4B02A" w14:textId="6377694D" w:rsidR="009D512D" w:rsidRPr="008C7844" w:rsidRDefault="00AC251D" w:rsidP="003D5816">
      <w:pPr>
        <w:pStyle w:val="Heading2"/>
        <w:spacing w:before="120" w:after="200"/>
        <w:rPr>
          <w:lang w:val="en-GB"/>
        </w:rPr>
      </w:pPr>
      <w:bookmarkStart w:id="642" w:name="_Toc105509219"/>
      <w:r w:rsidRPr="008C7844">
        <w:rPr>
          <w:lang w:val="en-GB"/>
        </w:rPr>
        <w:t>Introduction</w:t>
      </w:r>
      <w:bookmarkEnd w:id="642"/>
      <w:r w:rsidR="00695424">
        <w:rPr>
          <w:lang w:val="en-GB"/>
        </w:rPr>
        <w:t xml:space="preserve"> </w:t>
      </w:r>
    </w:p>
    <w:p w14:paraId="2AA6F960" w14:textId="77777777" w:rsidR="009D512D" w:rsidRPr="008C7844" w:rsidRDefault="00AC251D" w:rsidP="003D5816">
      <w:pPr>
        <w:spacing w:after="120"/>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5724C10B" w:rsidR="009D512D" w:rsidRPr="008C7844" w:rsidRDefault="00AC251D" w:rsidP="003D5816">
      <w:pPr>
        <w:spacing w:after="120"/>
        <w:rPr>
          <w:lang w:val="en-GB"/>
        </w:rPr>
      </w:pPr>
      <w:r w:rsidRPr="008C7844">
        <w:rPr>
          <w:lang w:val="en-GB"/>
        </w:rPr>
        <w:t xml:space="preserve">The Coordinate Reference System information contained in </w:t>
      </w:r>
      <w:r w:rsidR="004328ED" w:rsidRPr="004328ED">
        <w:rPr>
          <w:lang w:val="en-GB"/>
        </w:rPr>
        <w:fldChar w:fldCharType="begin"/>
      </w:r>
      <w:r w:rsidR="004328ED" w:rsidRPr="004328ED">
        <w:rPr>
          <w:lang w:val="en-GB"/>
        </w:rPr>
        <w:instrText xml:space="preserve"> REF _Ref66112313 \h </w:instrText>
      </w:r>
      <w:r w:rsidR="004328ED" w:rsidRPr="003D5816">
        <w:rPr>
          <w:lang w:val="en-GB"/>
        </w:rPr>
        <w:instrText xml:space="preserve"> \* MERGEFORMAT </w:instrText>
      </w:r>
      <w:r w:rsidR="004328ED" w:rsidRPr="004328ED">
        <w:rPr>
          <w:lang w:val="en-GB"/>
        </w:rPr>
      </w:r>
      <w:r w:rsidR="004328ED" w:rsidRPr="004328ED">
        <w:rPr>
          <w:lang w:val="en-GB"/>
        </w:rPr>
        <w:fldChar w:fldCharType="separate"/>
      </w:r>
      <w:r w:rsidR="00D55292" w:rsidRPr="00A14048">
        <w:t xml:space="preserve">Table </w:t>
      </w:r>
      <w:r w:rsidR="00D55292" w:rsidRPr="00A14048">
        <w:rPr>
          <w:noProof/>
        </w:rPr>
        <w:t>5</w:t>
      </w:r>
      <w:r w:rsidR="00D55292" w:rsidRPr="00A14048">
        <w:rPr>
          <w:noProof/>
        </w:rPr>
        <w:noBreakHyphen/>
        <w:t>1</w:t>
      </w:r>
      <w:r w:rsidR="004328ED" w:rsidRPr="004328ED">
        <w:rPr>
          <w:lang w:val="en-GB"/>
        </w:rPr>
        <w:fldChar w:fldCharType="end"/>
      </w:r>
      <w:r w:rsidR="004328ED">
        <w:rPr>
          <w:lang w:val="en-GB"/>
        </w:rPr>
        <w:t xml:space="preserve"> </w:t>
      </w:r>
      <w:r w:rsidRPr="008C7844">
        <w:rPr>
          <w:lang w:val="en-GB"/>
        </w:rPr>
        <w:t>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68461BCC" w14:textId="77777777" w:rsidR="009D512D" w:rsidRPr="008C7844" w:rsidRDefault="00AC251D" w:rsidP="00EA4804">
      <w:pPr>
        <w:pStyle w:val="Heading2"/>
        <w:spacing w:before="120" w:after="200"/>
        <w:rPr>
          <w:lang w:val="en-GB"/>
        </w:rPr>
      </w:pPr>
      <w:bookmarkStart w:id="643" w:name="_Toc66111265"/>
      <w:bookmarkStart w:id="644" w:name="_Toc66258530"/>
      <w:bookmarkStart w:id="645" w:name="_Toc66365029"/>
      <w:bookmarkStart w:id="646" w:name="_Toc66111266"/>
      <w:bookmarkStart w:id="647" w:name="_Toc66258531"/>
      <w:bookmarkStart w:id="648" w:name="_Toc66365030"/>
      <w:bookmarkStart w:id="649" w:name="_Toc66111267"/>
      <w:bookmarkStart w:id="650" w:name="_Toc66258532"/>
      <w:bookmarkStart w:id="651" w:name="_Toc66365031"/>
      <w:bookmarkStart w:id="652" w:name="_Toc105509220"/>
      <w:bookmarkEnd w:id="643"/>
      <w:bookmarkEnd w:id="644"/>
      <w:bookmarkEnd w:id="645"/>
      <w:bookmarkEnd w:id="646"/>
      <w:bookmarkEnd w:id="647"/>
      <w:bookmarkEnd w:id="648"/>
      <w:bookmarkEnd w:id="649"/>
      <w:bookmarkEnd w:id="650"/>
      <w:bookmarkEnd w:id="651"/>
      <w:r w:rsidRPr="008C7844">
        <w:rPr>
          <w:lang w:val="en-GB"/>
        </w:rPr>
        <w:t>Horizontal Coordinate Reference System</w:t>
      </w:r>
      <w:bookmarkEnd w:id="652"/>
      <w:r w:rsidRPr="008C7844">
        <w:rPr>
          <w:lang w:val="en-GB"/>
        </w:rPr>
        <w:t xml:space="preserve"> </w:t>
      </w:r>
    </w:p>
    <w:p w14:paraId="1F29E5D3" w14:textId="59A7794F" w:rsidR="004328ED" w:rsidRPr="00EA4804" w:rsidRDefault="004328ED" w:rsidP="00EA4804">
      <w:pPr>
        <w:pStyle w:val="Caption"/>
        <w:keepNext/>
        <w:spacing w:before="120" w:after="120"/>
        <w:jc w:val="center"/>
        <w:rPr>
          <w:bCs/>
          <w:i w:val="0"/>
          <w:color w:val="auto"/>
          <w:sz w:val="20"/>
          <w:szCs w:val="20"/>
        </w:rPr>
      </w:pPr>
      <w:bookmarkStart w:id="653" w:name="_Ref66112313"/>
      <w:bookmarkStart w:id="654" w:name="_Ref66112306"/>
      <w:r w:rsidRPr="00EA4804">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5</w:t>
      </w:r>
      <w:r w:rsidR="00872C97">
        <w:rPr>
          <w:bCs/>
          <w:i w:val="0"/>
          <w:color w:val="auto"/>
          <w:sz w:val="20"/>
          <w:szCs w:val="20"/>
        </w:rPr>
        <w:fldChar w:fldCharType="end"/>
      </w:r>
      <w:del w:id="655" w:author="Daniel Rohde" w:date="2022-12-20T00:06:00Z">
        <w:r w:rsidR="00914B0A" w:rsidRPr="00EA4804">
          <w:rPr>
            <w:bCs/>
            <w:i w:val="0"/>
            <w:color w:val="auto"/>
            <w:sz w:val="20"/>
            <w:szCs w:val="20"/>
          </w:rPr>
          <w:noBreakHyphen/>
        </w:r>
      </w:del>
      <w:ins w:id="656"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1</w:t>
      </w:r>
      <w:r w:rsidR="00872C97">
        <w:rPr>
          <w:bCs/>
          <w:i w:val="0"/>
          <w:color w:val="auto"/>
          <w:sz w:val="20"/>
          <w:szCs w:val="20"/>
        </w:rPr>
        <w:fldChar w:fldCharType="end"/>
      </w:r>
      <w:bookmarkEnd w:id="653"/>
      <w:r w:rsidRPr="00EA4804">
        <w:rPr>
          <w:bCs/>
          <w:i w:val="0"/>
          <w:color w:val="auto"/>
          <w:sz w:val="20"/>
          <w:szCs w:val="20"/>
        </w:rPr>
        <w:t xml:space="preserve"> </w:t>
      </w:r>
      <w:r w:rsidR="00EA4804">
        <w:rPr>
          <w:bCs/>
          <w:i w:val="0"/>
          <w:color w:val="auto"/>
          <w:sz w:val="20"/>
          <w:szCs w:val="20"/>
        </w:rPr>
        <w:t>–</w:t>
      </w:r>
      <w:r w:rsidRPr="00EA4804">
        <w:rPr>
          <w:bCs/>
          <w:i w:val="0"/>
          <w:color w:val="auto"/>
          <w:sz w:val="20"/>
          <w:szCs w:val="20"/>
        </w:rPr>
        <w:t xml:space="preserve"> S-102 Coordinate Reference Systems (EPSG Codes)</w:t>
      </w:r>
      <w:bookmarkEnd w:id="654"/>
    </w:p>
    <w:tbl>
      <w:tblPr>
        <w:tblW w:w="8570" w:type="dxa"/>
        <w:jc w:val="center"/>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9B0EF2" w14:paraId="2862F81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WGS 84 / UPS North (</w:t>
            </w:r>
            <w:proofErr w:type="gramStart"/>
            <w:r w:rsidRPr="002B2AC3">
              <w:rPr>
                <w:sz w:val="18"/>
                <w:lang w:val="en-GB"/>
              </w:rPr>
              <w:t>E,N</w:t>
            </w:r>
            <w:proofErr w:type="gramEnd"/>
            <w:r w:rsidRPr="002B2AC3">
              <w:rPr>
                <w:sz w:val="18"/>
                <w:lang w:val="en-GB"/>
              </w:rPr>
              <w:t xml:space="preserve">) </w:t>
            </w:r>
          </w:p>
        </w:tc>
      </w:tr>
      <w:tr w:rsidR="009D512D" w:rsidRPr="008C7844" w14:paraId="44AFFAE5"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WGS 84 / UPS South (</w:t>
            </w:r>
            <w:proofErr w:type="gramStart"/>
            <w:r w:rsidRPr="002B2AC3">
              <w:rPr>
                <w:sz w:val="18"/>
                <w:lang w:val="en-GB"/>
              </w:rPr>
              <w:t>E,N</w:t>
            </w:r>
            <w:proofErr w:type="gramEnd"/>
            <w:r w:rsidRPr="002B2AC3">
              <w:rPr>
                <w:sz w:val="18"/>
                <w:lang w:val="en-GB"/>
              </w:rPr>
              <w:t xml:space="preserve">) </w:t>
            </w:r>
          </w:p>
        </w:tc>
      </w:tr>
      <w:tr w:rsidR="009D512D" w:rsidRPr="008C7844" w14:paraId="5D4CB6B0" w14:textId="77777777" w:rsidTr="00EA4804">
        <w:trPr>
          <w:jc w:val="center"/>
        </w:trPr>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36">
              <w:r w:rsidRPr="002B2AC3">
                <w:rPr>
                  <w:color w:val="0000FF"/>
                  <w:sz w:val="18"/>
                  <w:u w:val="single" w:color="0000FF"/>
                  <w:lang w:val="en-GB"/>
                </w:rPr>
                <w:t>www.epsg</w:t>
              </w:r>
            </w:hyperlink>
            <w:hyperlink r:id="rId37">
              <w:r w:rsidRPr="002B2AC3">
                <w:rPr>
                  <w:color w:val="0000FF"/>
                  <w:sz w:val="18"/>
                  <w:u w:val="single" w:color="0000FF"/>
                  <w:lang w:val="en-GB"/>
                </w:rPr>
                <w:t>-</w:t>
              </w:r>
            </w:hyperlink>
            <w:hyperlink r:id="rId38">
              <w:r w:rsidRPr="002B2AC3">
                <w:rPr>
                  <w:color w:val="0000FF"/>
                  <w:sz w:val="18"/>
                  <w:u w:val="single" w:color="0000FF"/>
                  <w:lang w:val="en-GB"/>
                </w:rPr>
                <w:t>registry.org</w:t>
              </w:r>
            </w:hyperlink>
            <w:hyperlink r:id="rId39">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3AE3D022" w:rsidR="009D512D" w:rsidRPr="00EA4804" w:rsidRDefault="00AC251D" w:rsidP="002B2AC3">
            <w:pPr>
              <w:tabs>
                <w:tab w:val="center" w:pos="2422"/>
              </w:tabs>
              <w:spacing w:before="60" w:after="60"/>
              <w:jc w:val="left"/>
              <w:rPr>
                <w:szCs w:val="20"/>
                <w:lang w:val="en-GB"/>
              </w:rPr>
            </w:pPr>
            <w:r w:rsidRPr="00EA4804">
              <w:rPr>
                <w:szCs w:val="20"/>
                <w:lang w:val="en-GB"/>
              </w:rPr>
              <w:t>EPSG</w:t>
            </w:r>
            <w:r w:rsidR="00695424" w:rsidRPr="00EA4804">
              <w:rPr>
                <w:szCs w:val="20"/>
                <w:lang w:val="en-GB"/>
              </w:rPr>
              <w:t xml:space="preserve"> </w:t>
            </w:r>
            <w:r w:rsidRPr="00EA4804">
              <w:rPr>
                <w:szCs w:val="20"/>
                <w:lang w:val="en-GB"/>
              </w:rPr>
              <w:t>(see</w:t>
            </w:r>
            <w:r w:rsidR="004328ED" w:rsidRPr="00EA4804">
              <w:rPr>
                <w:szCs w:val="20"/>
                <w:lang w:val="en-GB"/>
              </w:rPr>
              <w:t xml:space="preserve"> </w:t>
            </w:r>
            <w:r w:rsidR="004328ED" w:rsidRPr="00EA4804">
              <w:rPr>
                <w:szCs w:val="20"/>
                <w:lang w:val="en-GB"/>
              </w:rPr>
              <w:fldChar w:fldCharType="begin"/>
            </w:r>
            <w:r w:rsidR="004328ED" w:rsidRPr="00EA4804">
              <w:rPr>
                <w:szCs w:val="20"/>
                <w:lang w:val="en-GB"/>
              </w:rPr>
              <w:instrText xml:space="preserve"> REF _Ref66112313 \h  \* MERGEFORMAT </w:instrText>
            </w:r>
            <w:r w:rsidR="004328ED" w:rsidRPr="00EA4804">
              <w:rPr>
                <w:szCs w:val="20"/>
                <w:lang w:val="en-GB"/>
              </w:rPr>
            </w:r>
            <w:r w:rsidR="004328ED" w:rsidRPr="00EA4804">
              <w:rPr>
                <w:szCs w:val="20"/>
                <w:lang w:val="en-GB"/>
              </w:rPr>
              <w:fldChar w:fldCharType="separate"/>
            </w:r>
            <w:r w:rsidR="00D55292" w:rsidRPr="00A14048">
              <w:rPr>
                <w:szCs w:val="20"/>
              </w:rPr>
              <w:t xml:space="preserve">Table </w:t>
            </w:r>
            <w:r w:rsidR="00D55292" w:rsidRPr="00A14048">
              <w:rPr>
                <w:noProof/>
                <w:szCs w:val="20"/>
              </w:rPr>
              <w:t>5</w:t>
            </w:r>
            <w:r w:rsidR="00D55292" w:rsidRPr="00A14048">
              <w:rPr>
                <w:noProof/>
                <w:szCs w:val="20"/>
              </w:rPr>
              <w:noBreakHyphen/>
              <w:t>1</w:t>
            </w:r>
            <w:r w:rsidR="004328ED" w:rsidRPr="00EA4804">
              <w:rPr>
                <w:szCs w:val="20"/>
                <w:lang w:val="en-GB"/>
              </w:rPr>
              <w:fldChar w:fldCharType="end"/>
            </w:r>
            <w:r w:rsidRPr="00EA4804">
              <w:rPr>
                <w:szCs w:val="20"/>
                <w:lang w:val="en-GB"/>
              </w:rPr>
              <w:t>)</w:t>
            </w:r>
            <w:r w:rsidR="00695424" w:rsidRPr="00EA4804">
              <w:rPr>
                <w:b/>
                <w:szCs w:val="20"/>
                <w:lang w:val="en-GB"/>
              </w:rPr>
              <w:t xml:space="preserve"> </w:t>
            </w:r>
            <w:r w:rsidRPr="00EA4804">
              <w:rPr>
                <w:b/>
                <w:szCs w:val="20"/>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01E9C749" w:rsidR="009D512D" w:rsidRPr="002B2AC3" w:rsidRDefault="00AC251D" w:rsidP="002B2AC3">
            <w:pPr>
              <w:spacing w:before="60" w:after="60"/>
              <w:jc w:val="left"/>
              <w:rPr>
                <w:sz w:val="22"/>
                <w:lang w:val="en-GB"/>
              </w:rPr>
            </w:pPr>
            <w:r w:rsidRPr="002B2AC3">
              <w:rPr>
                <w:b/>
                <w:sz w:val="22"/>
                <w:lang w:val="en-GB"/>
              </w:rPr>
              <w:t>Projection:</w:t>
            </w:r>
            <w:r w:rsidR="00695424">
              <w:rPr>
                <w:b/>
                <w:sz w:val="22"/>
                <w:lang w:val="en-GB"/>
              </w:rPr>
              <w:t xml:space="preserve"> </w:t>
            </w:r>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EA4804" w:rsidRDefault="00AC251D" w:rsidP="002B2AC3">
            <w:pPr>
              <w:spacing w:before="60" w:after="60"/>
              <w:jc w:val="left"/>
              <w:rPr>
                <w:szCs w:val="20"/>
                <w:lang w:val="en-GB"/>
              </w:rPr>
            </w:pPr>
            <w:r w:rsidRPr="00EA4804">
              <w:rPr>
                <w:szCs w:val="20"/>
                <w:lang w:val="en-GB"/>
              </w:rPr>
              <w:t>NONE/UTM/UPS</w:t>
            </w:r>
            <w:r w:rsidRPr="00EA4804">
              <w:rPr>
                <w:b/>
                <w:szCs w:val="20"/>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34795672" w:rsidR="009D512D" w:rsidRPr="002B2AC3" w:rsidRDefault="00AC251D" w:rsidP="002B2AC3">
            <w:pPr>
              <w:spacing w:before="60" w:after="60"/>
              <w:jc w:val="left"/>
              <w:rPr>
                <w:sz w:val="22"/>
                <w:lang w:val="en-GB"/>
              </w:rPr>
            </w:pPr>
            <w:r w:rsidRPr="002B2AC3">
              <w:rPr>
                <w:b/>
                <w:sz w:val="22"/>
                <w:lang w:val="en-GB"/>
              </w:rPr>
              <w:t>Temporal reference system:</w:t>
            </w:r>
            <w:r w:rsidR="00695424">
              <w:rPr>
                <w:b/>
                <w:sz w:val="22"/>
                <w:lang w:val="en-GB"/>
              </w:rPr>
              <w:t xml:space="preserve"> </w:t>
            </w:r>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EA4804" w:rsidRDefault="00AC251D" w:rsidP="002B2AC3">
            <w:pPr>
              <w:spacing w:before="60" w:after="60"/>
              <w:jc w:val="left"/>
              <w:rPr>
                <w:szCs w:val="20"/>
                <w:lang w:val="en-GB"/>
              </w:rPr>
            </w:pPr>
            <w:r w:rsidRPr="00EA4804">
              <w:rPr>
                <w:szCs w:val="20"/>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1082B455" w:rsidR="009D512D" w:rsidRPr="002B2AC3" w:rsidRDefault="00AC251D" w:rsidP="00DB64FD">
            <w:pPr>
              <w:spacing w:before="60" w:after="60"/>
              <w:jc w:val="left"/>
              <w:rPr>
                <w:sz w:val="22"/>
                <w:lang w:val="en-GB"/>
              </w:rPr>
            </w:pPr>
            <w:r w:rsidRPr="002B2AC3">
              <w:rPr>
                <w:b/>
                <w:sz w:val="22"/>
                <w:lang w:val="en-GB"/>
              </w:rPr>
              <w:t xml:space="preserve">Coordinate </w:t>
            </w:r>
            <w:r w:rsidR="00DB64FD">
              <w:rPr>
                <w:b/>
                <w:sz w:val="22"/>
                <w:lang w:val="en-GB"/>
              </w:rPr>
              <w:t>R</w:t>
            </w:r>
            <w:r w:rsidRPr="002B2AC3">
              <w:rPr>
                <w:b/>
                <w:sz w:val="22"/>
                <w:lang w:val="en-GB"/>
              </w:rPr>
              <w:t xml:space="preserve">eference </w:t>
            </w:r>
            <w:r w:rsidR="00DB64FD">
              <w:rPr>
                <w:b/>
                <w:sz w:val="22"/>
                <w:lang w:val="en-GB"/>
              </w:rPr>
              <w:t>S</w:t>
            </w:r>
            <w:r w:rsidRPr="002B2AC3">
              <w:rPr>
                <w:b/>
                <w:sz w:val="22"/>
                <w:lang w:val="en-GB"/>
              </w:rPr>
              <w:t>ystem registry:</w:t>
            </w:r>
            <w:r w:rsidR="00695424">
              <w:rPr>
                <w:b/>
                <w:sz w:val="22"/>
                <w:lang w:val="en-GB"/>
              </w:rPr>
              <w:t xml:space="preserve"> </w:t>
            </w:r>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EA4804" w:rsidRDefault="00000000" w:rsidP="002B2AC3">
            <w:pPr>
              <w:spacing w:before="60" w:after="60"/>
              <w:jc w:val="left"/>
              <w:rPr>
                <w:szCs w:val="20"/>
                <w:lang w:val="en-GB"/>
              </w:rPr>
            </w:pPr>
            <w:hyperlink r:id="rId40">
              <w:r w:rsidR="00AC251D" w:rsidRPr="00EA4804">
                <w:rPr>
                  <w:color w:val="0000FF"/>
                  <w:szCs w:val="20"/>
                  <w:u w:val="single" w:color="0000FF"/>
                  <w:lang w:val="en-GB"/>
                </w:rPr>
                <w:t>EPSG Geodetic Parameter Registry</w:t>
              </w:r>
            </w:hyperlink>
            <w:hyperlink r:id="rId41">
              <w:r w:rsidR="00AC251D" w:rsidRPr="00EA4804">
                <w:rPr>
                  <w:b/>
                  <w:szCs w:val="20"/>
                  <w:lang w:val="en-GB"/>
                </w:rPr>
                <w:t xml:space="preserve"> </w:t>
              </w:r>
            </w:hyperlink>
            <w:r w:rsidR="00AC251D" w:rsidRPr="00EA4804">
              <w:rPr>
                <w:b/>
                <w:szCs w:val="20"/>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54D5F97C" w:rsidR="009D512D" w:rsidRPr="002B2AC3" w:rsidRDefault="00AC251D" w:rsidP="002B2AC3">
            <w:pPr>
              <w:spacing w:before="60" w:after="60"/>
              <w:jc w:val="left"/>
              <w:rPr>
                <w:sz w:val="22"/>
                <w:lang w:val="en-GB"/>
              </w:rPr>
            </w:pPr>
            <w:r w:rsidRPr="002B2AC3">
              <w:rPr>
                <w:b/>
                <w:sz w:val="22"/>
                <w:lang w:val="en-GB"/>
              </w:rPr>
              <w:t>Date type (according to ISO 19115):</w:t>
            </w:r>
            <w:r w:rsidR="00695424">
              <w:rPr>
                <w:b/>
                <w:sz w:val="22"/>
                <w:lang w:val="en-GB"/>
              </w:rPr>
              <w:t xml:space="preserve"> </w:t>
            </w:r>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EA4804" w:rsidRDefault="00AC251D" w:rsidP="002B2AC3">
            <w:pPr>
              <w:spacing w:before="60" w:after="60"/>
              <w:jc w:val="left"/>
              <w:rPr>
                <w:szCs w:val="20"/>
                <w:lang w:val="en-GB"/>
              </w:rPr>
            </w:pPr>
            <w:r w:rsidRPr="00EA4804">
              <w:rPr>
                <w:szCs w:val="20"/>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538E2A7C" w:rsidR="009D512D" w:rsidRPr="002B2AC3" w:rsidRDefault="00AC251D" w:rsidP="002B2AC3">
            <w:pPr>
              <w:spacing w:before="60" w:after="60"/>
              <w:jc w:val="left"/>
              <w:rPr>
                <w:sz w:val="22"/>
                <w:lang w:val="en-GB"/>
              </w:rPr>
            </w:pPr>
            <w:r w:rsidRPr="002B2AC3">
              <w:rPr>
                <w:b/>
                <w:sz w:val="22"/>
                <w:lang w:val="en-GB"/>
              </w:rPr>
              <w:t>Responsible party:</w:t>
            </w:r>
            <w:r w:rsidR="00695424">
              <w:rPr>
                <w:sz w:val="22"/>
                <w:lang w:val="en-GB"/>
              </w:rPr>
              <w:t xml:space="preserve"> </w:t>
            </w:r>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32778909" w:rsidR="009D512D" w:rsidRPr="00EA4804" w:rsidRDefault="00AC251D" w:rsidP="002B2AC3">
            <w:pPr>
              <w:spacing w:before="60" w:after="60"/>
              <w:ind w:right="778"/>
              <w:rPr>
                <w:szCs w:val="20"/>
                <w:lang w:val="en-GB"/>
              </w:rPr>
            </w:pPr>
            <w:r w:rsidRPr="00EA4804">
              <w:rPr>
                <w:szCs w:val="20"/>
                <w:lang w:val="en-GB"/>
              </w:rPr>
              <w:t>International Organisation of Oil and Gas Producers (OGP)</w:t>
            </w:r>
            <w:r w:rsidR="00695424" w:rsidRPr="00EA4804">
              <w:rPr>
                <w:szCs w:val="20"/>
                <w:lang w:val="en-GB"/>
              </w:rPr>
              <w:t xml:space="preserve"> </w:t>
            </w:r>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6F553EEA" w:rsidR="009D512D" w:rsidRPr="002B2AC3" w:rsidRDefault="00AC251D" w:rsidP="002B2AC3">
            <w:pPr>
              <w:spacing w:before="60" w:after="60"/>
              <w:jc w:val="left"/>
              <w:rPr>
                <w:sz w:val="22"/>
                <w:lang w:val="en-GB"/>
              </w:rPr>
            </w:pPr>
            <w:r w:rsidRPr="002B2AC3">
              <w:rPr>
                <w:b/>
                <w:sz w:val="22"/>
                <w:lang w:val="en-GB"/>
              </w:rPr>
              <w:t>URL:</w:t>
            </w:r>
            <w:r w:rsidR="00695424">
              <w:rPr>
                <w:sz w:val="22"/>
                <w:lang w:val="en-GB"/>
              </w:rPr>
              <w:t xml:space="preserve"> </w:t>
            </w:r>
          </w:p>
        </w:tc>
        <w:tc>
          <w:tcPr>
            <w:tcW w:w="245" w:type="dxa"/>
            <w:tcBorders>
              <w:top w:val="nil"/>
              <w:left w:val="nil"/>
              <w:bottom w:val="nil"/>
              <w:right w:val="nil"/>
            </w:tcBorders>
            <w:shd w:val="clear" w:color="auto" w:fill="auto"/>
          </w:tcPr>
          <w:p w14:paraId="24CCB9EC" w14:textId="77777777" w:rsidR="009D512D" w:rsidRPr="00EA4804" w:rsidRDefault="00AC251D" w:rsidP="002B2AC3">
            <w:pPr>
              <w:spacing w:before="60" w:after="60"/>
              <w:jc w:val="left"/>
              <w:rPr>
                <w:sz w:val="22"/>
                <w:lang w:val="en-GB"/>
              </w:rPr>
            </w:pPr>
            <w:r w:rsidRPr="00EA4804">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EA4804" w:rsidRDefault="00000000" w:rsidP="002B2AC3">
            <w:pPr>
              <w:spacing w:before="60" w:after="60"/>
              <w:jc w:val="left"/>
              <w:rPr>
                <w:szCs w:val="20"/>
                <w:lang w:val="en-GB"/>
              </w:rPr>
            </w:pPr>
            <w:hyperlink r:id="rId42">
              <w:r w:rsidR="00AC251D" w:rsidRPr="00EA4804">
                <w:rPr>
                  <w:color w:val="0000FF"/>
                  <w:szCs w:val="20"/>
                  <w:u w:val="single" w:color="0000FF"/>
                  <w:lang w:val="en-GB"/>
                </w:rPr>
                <w:t>http://www.ogp.org.uk/</w:t>
              </w:r>
            </w:hyperlink>
            <w:hyperlink r:id="rId43">
              <w:r w:rsidR="00AC251D" w:rsidRPr="00EA4804">
                <w:rPr>
                  <w:color w:val="0000FF"/>
                  <w:szCs w:val="20"/>
                  <w:lang w:val="en-GB"/>
                </w:rPr>
                <w:t xml:space="preserve"> </w:t>
              </w:r>
            </w:hyperlink>
          </w:p>
        </w:tc>
      </w:tr>
    </w:tbl>
    <w:p w14:paraId="76B4A727" w14:textId="77777777" w:rsidR="00F27AD9" w:rsidRPr="008C7844" w:rsidRDefault="00F27AD9" w:rsidP="00EA4804">
      <w:pPr>
        <w:spacing w:after="120"/>
        <w:rPr>
          <w:lang w:val="en-GB"/>
        </w:rPr>
      </w:pPr>
    </w:p>
    <w:p w14:paraId="0B7D6FF8" w14:textId="77777777" w:rsidR="009D512D" w:rsidRPr="008C7844" w:rsidRDefault="00AC251D" w:rsidP="00EA4804">
      <w:pPr>
        <w:pStyle w:val="Heading2"/>
        <w:spacing w:before="120" w:after="200"/>
        <w:rPr>
          <w:lang w:val="en-GB"/>
        </w:rPr>
      </w:pPr>
      <w:bookmarkStart w:id="657" w:name="_Toc105509221"/>
      <w:r w:rsidRPr="008C7844">
        <w:rPr>
          <w:lang w:val="en-GB"/>
        </w:rPr>
        <w:t>Vertical Coordinate Reference System</w:t>
      </w:r>
      <w:bookmarkEnd w:id="657"/>
      <w:r w:rsidRPr="008C7844">
        <w:rPr>
          <w:lang w:val="en-GB"/>
        </w:rPr>
        <w:t xml:space="preserve"> </w:t>
      </w:r>
    </w:p>
    <w:p w14:paraId="7DE792B1" w14:textId="08E5B6B3" w:rsidR="00BC4C2A" w:rsidRPr="00BC4C2A" w:rsidRDefault="00BC4C2A" w:rsidP="00EA4804">
      <w:pPr>
        <w:spacing w:after="120"/>
        <w:rPr>
          <w:lang w:val="en-GB"/>
        </w:rPr>
      </w:pPr>
      <w:r w:rsidRPr="00BC4C2A">
        <w:rPr>
          <w:lang w:val="en-GB"/>
        </w:rPr>
        <w:t>Although in this product there are no direct vertical coordinates</w:t>
      </w:r>
      <w:ins w:id="658" w:author="Daniel Rohde" w:date="2022-12-20T00:06:00Z">
        <w:r w:rsidR="00463F60">
          <w:rPr>
            <w:lang w:val="en-GB"/>
          </w:rPr>
          <w:t>,</w:t>
        </w:r>
      </w:ins>
      <w:r w:rsidRPr="00BC4C2A">
        <w:rPr>
          <w:lang w:val="en-GB"/>
        </w:rPr>
        <w:t xml:space="preserve"> the values of the depth attributes are </w:t>
      </w:r>
      <w:del w:id="659" w:author="Daniel Rohde" w:date="2022-12-20T00:06:00Z">
        <w:r w:rsidRPr="00BC4C2A">
          <w:rPr>
            <w:lang w:val="en-GB"/>
          </w:rPr>
          <w:delText>indirect</w:delText>
        </w:r>
      </w:del>
      <w:ins w:id="660" w:author="Daniel Rohde" w:date="2022-12-20T00:06:00Z">
        <w:r w:rsidRPr="00BC4C2A">
          <w:rPr>
            <w:lang w:val="en-GB"/>
          </w:rPr>
          <w:t>indirect</w:t>
        </w:r>
        <w:r w:rsidR="00463F60">
          <w:rPr>
            <w:lang w:val="en-GB"/>
          </w:rPr>
          <w:t>ly</w:t>
        </w:r>
      </w:ins>
      <w:r w:rsidRPr="00BC4C2A">
        <w:rPr>
          <w:lang w:val="en-GB"/>
        </w:rPr>
        <w:t xml:space="preserve"> such coordinates.</w:t>
      </w:r>
      <w:r>
        <w:rPr>
          <w:lang w:val="en-GB"/>
        </w:rPr>
        <w:t xml:space="preserve"> </w:t>
      </w:r>
      <w:r w:rsidRPr="00BC4C2A">
        <w:rPr>
          <w:lang w:val="en-GB"/>
        </w:rPr>
        <w:t>Therefore</w:t>
      </w:r>
      <w:r>
        <w:rPr>
          <w:lang w:val="en-GB"/>
        </w:rPr>
        <w:t>,</w:t>
      </w:r>
      <w:r w:rsidRPr="00BC4C2A">
        <w:rPr>
          <w:lang w:val="en-GB"/>
        </w:rPr>
        <w:t xml:space="preserve"> i</w:t>
      </w:r>
      <w:r>
        <w:rPr>
          <w:lang w:val="en-GB"/>
        </w:rPr>
        <w:t>t</w:t>
      </w:r>
      <w:r w:rsidRPr="00BC4C2A">
        <w:rPr>
          <w:lang w:val="en-GB"/>
        </w:rPr>
        <w:t xml:space="preserve"> i</w:t>
      </w:r>
      <w:r>
        <w:rPr>
          <w:lang w:val="en-GB"/>
        </w:rPr>
        <w:t>s</w:t>
      </w:r>
      <w:r w:rsidRPr="00BC4C2A">
        <w:rPr>
          <w:lang w:val="en-GB"/>
        </w:rPr>
        <w:t xml:space="preserve"> important to specify the vertical CRS to which these values conform.</w:t>
      </w:r>
      <w:r>
        <w:rPr>
          <w:lang w:val="en-GB"/>
        </w:rPr>
        <w:t xml:space="preserve"> </w:t>
      </w:r>
      <w:r w:rsidRPr="00BC4C2A">
        <w:rPr>
          <w:lang w:val="en-GB"/>
        </w:rPr>
        <w:t>The vertical CRS is a</w:t>
      </w:r>
      <w:r w:rsidR="00801ED1">
        <w:rPr>
          <w:lang w:val="en-GB"/>
        </w:rPr>
        <w:t>n</w:t>
      </w:r>
      <w:r w:rsidRPr="00BC4C2A">
        <w:rPr>
          <w:lang w:val="en-GB"/>
        </w:rPr>
        <w:t xml:space="preserve"> earth gravity</w:t>
      </w:r>
      <w:r>
        <w:rPr>
          <w:lang w:val="en-GB"/>
        </w:rPr>
        <w:t>-</w:t>
      </w:r>
      <w:r w:rsidRPr="00BC4C2A">
        <w:rPr>
          <w:lang w:val="en-GB"/>
        </w:rPr>
        <w:t>based</w:t>
      </w:r>
      <w:r>
        <w:rPr>
          <w:lang w:val="en-GB"/>
        </w:rPr>
        <w:t>,</w:t>
      </w:r>
      <w:r w:rsidRPr="00BC4C2A">
        <w:rPr>
          <w:lang w:val="en-GB"/>
        </w:rPr>
        <w:t xml:space="preserve"> one</w:t>
      </w:r>
      <w:r>
        <w:rPr>
          <w:lang w:val="en-GB"/>
        </w:rPr>
        <w:t>-</w:t>
      </w:r>
      <w:r w:rsidRPr="00BC4C2A">
        <w:rPr>
          <w:lang w:val="en-GB"/>
        </w:rPr>
        <w:t>axis coordinate system. The axis is oriented positive down.</w:t>
      </w:r>
    </w:p>
    <w:p w14:paraId="0C1FDAD8" w14:textId="02213AF7" w:rsidR="008C7F39" w:rsidRDefault="00BC4C2A" w:rsidP="00EA4804">
      <w:pPr>
        <w:spacing w:after="120"/>
        <w:rPr>
          <w:lang w:val="en-GB"/>
        </w:rPr>
      </w:pPr>
      <w:r w:rsidRPr="00BC4C2A">
        <w:rPr>
          <w:lang w:val="en-GB"/>
        </w:rPr>
        <w:t xml:space="preserve">The vertical datum must be taken from the code-list defined by </w:t>
      </w:r>
      <w:r w:rsidR="001D51C4">
        <w:rPr>
          <w:lang w:val="en-GB"/>
        </w:rPr>
        <w:t>S</w:t>
      </w:r>
      <w:r w:rsidRPr="00BC4C2A">
        <w:rPr>
          <w:lang w:val="en-GB"/>
        </w:rPr>
        <w:t>100_VerticalAndSoundingDatum. It will be defined in the root element as an HDF5 attribute</w:t>
      </w:r>
      <w:r w:rsidR="00E77374">
        <w:rPr>
          <w:lang w:val="en-GB"/>
        </w:rPr>
        <w:t>.</w:t>
      </w:r>
    </w:p>
    <w:p w14:paraId="406FFD46" w14:textId="77777777" w:rsidR="00EA4804" w:rsidRPr="008C7844" w:rsidRDefault="00EA4804" w:rsidP="00EA4804">
      <w:pPr>
        <w:spacing w:after="120"/>
        <w:rPr>
          <w:lang w:val="en-GB"/>
        </w:rPr>
      </w:pPr>
    </w:p>
    <w:p w14:paraId="5301B3C8" w14:textId="634054A6" w:rsidR="009D512D" w:rsidRPr="008C7844" w:rsidRDefault="00AC251D" w:rsidP="00EA4804">
      <w:pPr>
        <w:pStyle w:val="Heading2"/>
        <w:spacing w:before="120" w:after="200"/>
        <w:rPr>
          <w:lang w:val="en-GB"/>
        </w:rPr>
      </w:pPr>
      <w:bookmarkStart w:id="661" w:name="_Toc105509222"/>
      <w:r w:rsidRPr="008C7844">
        <w:rPr>
          <w:lang w:val="en-GB"/>
        </w:rPr>
        <w:t xml:space="preserve">Temporal </w:t>
      </w:r>
      <w:r w:rsidR="00DB64FD">
        <w:rPr>
          <w:lang w:val="en-GB"/>
        </w:rPr>
        <w:t>r</w:t>
      </w:r>
      <w:r w:rsidRPr="008C7844">
        <w:rPr>
          <w:lang w:val="en-GB"/>
        </w:rPr>
        <w:t xml:space="preserve">eference </w:t>
      </w:r>
      <w:r w:rsidR="00DB64FD">
        <w:rPr>
          <w:lang w:val="en-GB"/>
        </w:rPr>
        <w:t>s</w:t>
      </w:r>
      <w:r w:rsidRPr="008C7844">
        <w:rPr>
          <w:lang w:val="en-GB"/>
        </w:rPr>
        <w:t>ystem</w:t>
      </w:r>
      <w:bookmarkEnd w:id="661"/>
      <w:r w:rsidRPr="008C7844">
        <w:rPr>
          <w:lang w:val="en-GB"/>
        </w:rPr>
        <w:t xml:space="preserve"> </w:t>
      </w:r>
    </w:p>
    <w:p w14:paraId="035ADFF1" w14:textId="77777777" w:rsidR="009D512D" w:rsidRDefault="00AC251D" w:rsidP="00EA4804">
      <w:pPr>
        <w:spacing w:after="120"/>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proofErr w:type="spellStart"/>
      <w:r w:rsidRPr="008C7844">
        <w:rPr>
          <w:i/>
          <w:lang w:val="en-GB"/>
        </w:rPr>
        <w:t>yyyymmddThhmmssZ</w:t>
      </w:r>
      <w:proofErr w:type="spellEnd"/>
      <w:r w:rsidR="00651E7E" w:rsidRPr="008C7844">
        <w:rPr>
          <w:lang w:val="en-GB"/>
        </w:rPr>
        <w:t>.</w:t>
      </w:r>
    </w:p>
    <w:p w14:paraId="52E8E863" w14:textId="77777777" w:rsidR="00EA4804" w:rsidRPr="008C7844" w:rsidRDefault="00EA4804" w:rsidP="00EA4804">
      <w:pPr>
        <w:spacing w:after="120"/>
        <w:rPr>
          <w:lang w:val="en-GB"/>
        </w:rPr>
      </w:pPr>
    </w:p>
    <w:p w14:paraId="504DE3B0" w14:textId="4D064F35" w:rsidR="009D512D" w:rsidRPr="008C7844" w:rsidRDefault="00AC251D" w:rsidP="00EA4804">
      <w:pPr>
        <w:pStyle w:val="Heading1"/>
        <w:spacing w:before="120" w:after="200"/>
        <w:rPr>
          <w:lang w:val="en-GB"/>
        </w:rPr>
      </w:pPr>
      <w:bookmarkStart w:id="662" w:name="_Toc105509223"/>
      <w:r w:rsidRPr="008C7844">
        <w:rPr>
          <w:lang w:val="en-GB"/>
        </w:rPr>
        <w:t>Data Quality</w:t>
      </w:r>
      <w:bookmarkEnd w:id="662"/>
      <w:r w:rsidR="00695424">
        <w:rPr>
          <w:lang w:val="en-GB"/>
        </w:rPr>
        <w:t xml:space="preserve"> </w:t>
      </w:r>
    </w:p>
    <w:p w14:paraId="5724A72F" w14:textId="77777777" w:rsidR="00355375" w:rsidRDefault="00355375" w:rsidP="00737F6E">
      <w:pPr>
        <w:spacing w:after="120"/>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7CDC47F0" w14:textId="77777777" w:rsidR="00737F6E" w:rsidRPr="008C7844" w:rsidRDefault="00737F6E" w:rsidP="00737F6E">
      <w:pPr>
        <w:spacing w:after="120"/>
        <w:rPr>
          <w:lang w:val="en-GB"/>
        </w:rPr>
      </w:pPr>
    </w:p>
    <w:p w14:paraId="342EA485" w14:textId="77777777" w:rsidR="009D512D" w:rsidRPr="008C7844" w:rsidRDefault="00AC251D" w:rsidP="00737F6E">
      <w:pPr>
        <w:pStyle w:val="Heading2"/>
        <w:spacing w:before="120" w:after="200"/>
        <w:rPr>
          <w:lang w:val="en-GB"/>
        </w:rPr>
      </w:pPr>
      <w:bookmarkStart w:id="663" w:name="_Toc105509224"/>
      <w:r w:rsidRPr="008C7844">
        <w:rPr>
          <w:lang w:val="en-GB"/>
        </w:rPr>
        <w:t>Completeness</w:t>
      </w:r>
      <w:bookmarkEnd w:id="663"/>
      <w:r w:rsidRPr="008C7844">
        <w:rPr>
          <w:lang w:val="en-GB"/>
        </w:rPr>
        <w:t xml:space="preserve"> </w:t>
      </w:r>
    </w:p>
    <w:p w14:paraId="7C6A521D" w14:textId="77777777" w:rsidR="009D512D" w:rsidRPr="008C7844" w:rsidRDefault="00AC251D" w:rsidP="00737F6E">
      <w:pPr>
        <w:pStyle w:val="Heading3"/>
        <w:spacing w:before="120" w:after="120"/>
        <w:rPr>
          <w:lang w:val="en-GB"/>
        </w:rPr>
      </w:pPr>
      <w:bookmarkStart w:id="664" w:name="_Toc105509225"/>
      <w:r w:rsidRPr="008C7844">
        <w:rPr>
          <w:lang w:val="en-GB"/>
        </w:rPr>
        <w:t>Commission</w:t>
      </w:r>
      <w:bookmarkEnd w:id="664"/>
      <w:r w:rsidRPr="008C7844">
        <w:rPr>
          <w:lang w:val="en-GB"/>
        </w:rPr>
        <w:t xml:space="preserve"> </w:t>
      </w:r>
    </w:p>
    <w:p w14:paraId="15DD0D89" w14:textId="6AE8845E" w:rsidR="009D512D" w:rsidRPr="008C7844" w:rsidRDefault="00AC251D" w:rsidP="00737F6E">
      <w:pPr>
        <w:spacing w:after="120"/>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w:t>
      </w:r>
      <w:proofErr w:type="gramStart"/>
      <w:r w:rsidRPr="008C7844">
        <w:rPr>
          <w:lang w:val="en-GB"/>
        </w:rPr>
        <w:t>due to the fact that</w:t>
      </w:r>
      <w:proofErr w:type="gramEnd"/>
      <w:r w:rsidRPr="008C7844">
        <w:rPr>
          <w:lang w:val="en-GB"/>
        </w:rPr>
        <w:t xml:space="preserve"> the issuing hydrographic office has deemed the grid to contain all the necessary data and/or considered all contributing factors required to</w:t>
      </w:r>
      <w:r w:rsidR="000232FE" w:rsidRPr="008C7844">
        <w:rPr>
          <w:lang w:val="en-GB"/>
        </w:rPr>
        <w:t xml:space="preserve"> </w:t>
      </w:r>
      <w:r w:rsidRPr="008C7844">
        <w:rPr>
          <w:lang w:val="en-GB"/>
        </w:rPr>
        <w:t>make a navigationally valid product.</w:t>
      </w:r>
      <w:r w:rsidR="00695424">
        <w:rPr>
          <w:lang w:val="en-GB"/>
        </w:rPr>
        <w:t xml:space="preserve"> </w:t>
      </w:r>
      <w:r w:rsidRPr="008C7844">
        <w:rPr>
          <w:lang w:val="en-GB"/>
        </w:rPr>
        <w:t xml:space="preserve">These factors are recorded in the metadata for the file. </w:t>
      </w:r>
    </w:p>
    <w:p w14:paraId="5C5D02EE" w14:textId="77777777" w:rsidR="009D512D" w:rsidRPr="008C7844" w:rsidRDefault="00AC251D" w:rsidP="00737F6E">
      <w:pPr>
        <w:pStyle w:val="Heading3"/>
        <w:spacing w:before="120" w:after="120"/>
        <w:rPr>
          <w:lang w:val="en-GB"/>
        </w:rPr>
      </w:pPr>
      <w:bookmarkStart w:id="665" w:name="_Toc105509226"/>
      <w:r w:rsidRPr="008C7844">
        <w:rPr>
          <w:lang w:val="en-GB"/>
        </w:rPr>
        <w:t>Omission</w:t>
      </w:r>
      <w:bookmarkEnd w:id="665"/>
      <w:r w:rsidRPr="008C7844">
        <w:rPr>
          <w:lang w:val="en-GB"/>
        </w:rPr>
        <w:t xml:space="preserve"> </w:t>
      </w:r>
    </w:p>
    <w:p w14:paraId="77464D35" w14:textId="77777777" w:rsidR="009D512D" w:rsidRDefault="00AC251D" w:rsidP="00737F6E">
      <w:pPr>
        <w:spacing w:after="120"/>
        <w:rPr>
          <w:lang w:val="en-GB"/>
        </w:rPr>
      </w:pPr>
      <w:r w:rsidRPr="008C7844">
        <w:rPr>
          <w:lang w:val="en-GB"/>
        </w:rPr>
        <w:t xml:space="preserve">The S-102 bathymetric grid has a high level of completeness </w:t>
      </w:r>
      <w:proofErr w:type="gramStart"/>
      <w:r w:rsidRPr="008C7844">
        <w:rPr>
          <w:lang w:val="en-GB"/>
        </w:rPr>
        <w:t>in regards to</w:t>
      </w:r>
      <w:proofErr w:type="gramEnd"/>
      <w:r w:rsidRPr="008C7844">
        <w:rPr>
          <w:lang w:val="en-GB"/>
        </w:rPr>
        <w:t xml:space="preserve">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2D1E1C1F" w14:textId="77777777" w:rsidR="00737F6E" w:rsidRPr="008C7844" w:rsidRDefault="00737F6E" w:rsidP="00737F6E">
      <w:pPr>
        <w:spacing w:after="120"/>
        <w:rPr>
          <w:lang w:val="en-GB"/>
        </w:rPr>
      </w:pPr>
    </w:p>
    <w:p w14:paraId="5F0CE7E8" w14:textId="6991AD42" w:rsidR="009D512D" w:rsidRPr="008C7844" w:rsidRDefault="00AC251D" w:rsidP="00737F6E">
      <w:pPr>
        <w:pStyle w:val="Heading2"/>
        <w:spacing w:before="120" w:after="200"/>
        <w:rPr>
          <w:lang w:val="en-GB"/>
        </w:rPr>
      </w:pPr>
      <w:bookmarkStart w:id="666" w:name="_Toc105509227"/>
      <w:r w:rsidRPr="008C7844">
        <w:rPr>
          <w:lang w:val="en-GB"/>
        </w:rPr>
        <w:t xml:space="preserve">Logical </w:t>
      </w:r>
      <w:r w:rsidR="00DB64FD">
        <w:rPr>
          <w:lang w:val="en-GB"/>
        </w:rPr>
        <w:t>c</w:t>
      </w:r>
      <w:r w:rsidRPr="008C7844">
        <w:rPr>
          <w:lang w:val="en-GB"/>
        </w:rPr>
        <w:t>onsistency</w:t>
      </w:r>
      <w:bookmarkEnd w:id="666"/>
      <w:r w:rsidRPr="008C7844">
        <w:rPr>
          <w:lang w:val="en-GB"/>
        </w:rPr>
        <w:t xml:space="preserve"> </w:t>
      </w:r>
    </w:p>
    <w:p w14:paraId="0D29A0A7" w14:textId="12031BAD" w:rsidR="009D512D" w:rsidRPr="008C7844" w:rsidRDefault="00AC251D" w:rsidP="00737F6E">
      <w:pPr>
        <w:pStyle w:val="Heading3"/>
        <w:spacing w:before="120" w:after="120"/>
        <w:rPr>
          <w:lang w:val="en-GB"/>
        </w:rPr>
      </w:pPr>
      <w:bookmarkStart w:id="667" w:name="_Toc105509228"/>
      <w:r w:rsidRPr="008C7844">
        <w:rPr>
          <w:lang w:val="en-GB"/>
        </w:rPr>
        <w:t xml:space="preserve">Conceptual </w:t>
      </w:r>
      <w:r w:rsidR="00DB64FD">
        <w:rPr>
          <w:lang w:val="en-GB"/>
        </w:rPr>
        <w:t>c</w:t>
      </w:r>
      <w:r w:rsidRPr="008C7844">
        <w:rPr>
          <w:lang w:val="en-GB"/>
        </w:rPr>
        <w:t>onsistency</w:t>
      </w:r>
      <w:bookmarkEnd w:id="667"/>
      <w:r w:rsidRPr="008C7844">
        <w:rPr>
          <w:lang w:val="en-GB"/>
        </w:rPr>
        <w:t xml:space="preserve"> </w:t>
      </w:r>
    </w:p>
    <w:p w14:paraId="1104D354" w14:textId="77777777" w:rsidR="009D512D" w:rsidRPr="008C7844" w:rsidRDefault="00AC251D" w:rsidP="00737F6E">
      <w:pPr>
        <w:spacing w:after="120"/>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053D8BCC" w:rsidR="009D512D" w:rsidRPr="008C7844" w:rsidRDefault="00AC251D" w:rsidP="00737F6E">
      <w:pPr>
        <w:pStyle w:val="Heading3"/>
        <w:spacing w:before="120" w:after="120"/>
        <w:rPr>
          <w:lang w:val="en-GB"/>
        </w:rPr>
      </w:pPr>
      <w:bookmarkStart w:id="668" w:name="_Toc105509229"/>
      <w:r w:rsidRPr="008C7844">
        <w:rPr>
          <w:lang w:val="en-GB"/>
        </w:rPr>
        <w:t xml:space="preserve">Domain </w:t>
      </w:r>
      <w:r w:rsidR="00DB64FD">
        <w:rPr>
          <w:lang w:val="en-GB"/>
        </w:rPr>
        <w:t>c</w:t>
      </w:r>
      <w:r w:rsidRPr="008C7844">
        <w:rPr>
          <w:lang w:val="en-GB"/>
        </w:rPr>
        <w:t>onsistency</w:t>
      </w:r>
      <w:bookmarkEnd w:id="668"/>
      <w:r w:rsidRPr="008C7844">
        <w:rPr>
          <w:lang w:val="en-GB"/>
        </w:rPr>
        <w:t xml:space="preserve"> </w:t>
      </w:r>
    </w:p>
    <w:p w14:paraId="0F4480E1" w14:textId="77777777" w:rsidR="009D512D" w:rsidRPr="008C7844" w:rsidRDefault="00AC251D" w:rsidP="00737F6E">
      <w:pPr>
        <w:spacing w:after="120"/>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63FF1331" w:rsidR="009D512D" w:rsidRPr="008C7844" w:rsidRDefault="00AC251D" w:rsidP="00737F6E">
      <w:pPr>
        <w:pStyle w:val="Heading3"/>
        <w:spacing w:before="120" w:after="120"/>
        <w:rPr>
          <w:lang w:val="en-GB"/>
        </w:rPr>
      </w:pPr>
      <w:bookmarkStart w:id="669" w:name="_Toc105509230"/>
      <w:r w:rsidRPr="008C7844">
        <w:rPr>
          <w:lang w:val="en-GB"/>
        </w:rPr>
        <w:t xml:space="preserve">Format </w:t>
      </w:r>
      <w:r w:rsidR="00DB64FD">
        <w:rPr>
          <w:lang w:val="en-GB"/>
        </w:rPr>
        <w:t>c</w:t>
      </w:r>
      <w:r w:rsidRPr="008C7844">
        <w:rPr>
          <w:lang w:val="en-GB"/>
        </w:rPr>
        <w:t>onsistency</w:t>
      </w:r>
      <w:bookmarkEnd w:id="669"/>
      <w:r w:rsidRPr="008C7844">
        <w:rPr>
          <w:lang w:val="en-GB"/>
        </w:rPr>
        <w:t xml:space="preserve"> </w:t>
      </w:r>
    </w:p>
    <w:p w14:paraId="6D02C6D3" w14:textId="77777777" w:rsidR="009D512D" w:rsidRDefault="00AC251D" w:rsidP="00737F6E">
      <w:pPr>
        <w:spacing w:after="120"/>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67D694C2" w14:textId="77777777" w:rsidR="00737F6E" w:rsidRPr="008C7844" w:rsidRDefault="00737F6E" w:rsidP="00737F6E">
      <w:pPr>
        <w:spacing w:after="120"/>
        <w:rPr>
          <w:lang w:val="en-GB"/>
        </w:rPr>
      </w:pPr>
    </w:p>
    <w:p w14:paraId="1E9288E3" w14:textId="3A70A15C" w:rsidR="009D512D" w:rsidRPr="008C7844" w:rsidRDefault="00AC251D" w:rsidP="00737F6E">
      <w:pPr>
        <w:pStyle w:val="Heading2"/>
        <w:spacing w:before="120" w:after="200"/>
        <w:rPr>
          <w:lang w:val="en-GB"/>
        </w:rPr>
      </w:pPr>
      <w:bookmarkStart w:id="670" w:name="_Toc105509231"/>
      <w:r w:rsidRPr="008C7844">
        <w:rPr>
          <w:lang w:val="en-GB"/>
        </w:rPr>
        <w:t xml:space="preserve">Positional </w:t>
      </w:r>
      <w:r w:rsidR="00DB64FD">
        <w:rPr>
          <w:lang w:val="en-GB"/>
        </w:rPr>
        <w:t>a</w:t>
      </w:r>
      <w:r w:rsidRPr="008C7844">
        <w:rPr>
          <w:lang w:val="en-GB"/>
        </w:rPr>
        <w:t>ccuracy</w:t>
      </w:r>
      <w:bookmarkEnd w:id="670"/>
      <w:r w:rsidRPr="008C7844">
        <w:rPr>
          <w:lang w:val="en-GB"/>
        </w:rPr>
        <w:t xml:space="preserve"> </w:t>
      </w:r>
    </w:p>
    <w:p w14:paraId="769A263B" w14:textId="7C1A494C" w:rsidR="009D512D" w:rsidRPr="008C7844" w:rsidRDefault="00AC251D" w:rsidP="00737F6E">
      <w:pPr>
        <w:pStyle w:val="Heading3"/>
        <w:spacing w:before="120" w:after="120"/>
        <w:rPr>
          <w:lang w:val="en-GB"/>
        </w:rPr>
      </w:pPr>
      <w:bookmarkStart w:id="671" w:name="_Toc105509232"/>
      <w:r w:rsidRPr="008C7844">
        <w:rPr>
          <w:lang w:val="en-GB"/>
        </w:rPr>
        <w:t xml:space="preserve">Accuracy of a </w:t>
      </w:r>
      <w:r w:rsidR="00DB64FD">
        <w:rPr>
          <w:lang w:val="en-GB"/>
        </w:rPr>
        <w:t>t</w:t>
      </w:r>
      <w:r w:rsidRPr="008C7844">
        <w:rPr>
          <w:lang w:val="en-GB"/>
        </w:rPr>
        <w:t xml:space="preserve">ime </w:t>
      </w:r>
      <w:r w:rsidR="00DB64FD">
        <w:rPr>
          <w:lang w:val="en-GB"/>
        </w:rPr>
        <w:t>m</w:t>
      </w:r>
      <w:r w:rsidRPr="008C7844">
        <w:rPr>
          <w:lang w:val="en-GB"/>
        </w:rPr>
        <w:t>easurement</w:t>
      </w:r>
      <w:bookmarkEnd w:id="671"/>
      <w:r w:rsidRPr="008C7844">
        <w:rPr>
          <w:lang w:val="en-GB"/>
        </w:rPr>
        <w:t xml:space="preserve"> </w:t>
      </w:r>
    </w:p>
    <w:p w14:paraId="12B9A75D" w14:textId="4FDFB640" w:rsidR="009D512D" w:rsidRPr="008C7844" w:rsidRDefault="00AC251D" w:rsidP="00737F6E">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_Ref66348938 \w \h </w:instrText>
      </w:r>
      <w:r w:rsidR="00801ED1">
        <w:rPr>
          <w:lang w:val="en-GB"/>
        </w:rPr>
      </w:r>
      <w:r w:rsidR="00801ED1">
        <w:rPr>
          <w:lang w:val="en-GB"/>
        </w:rPr>
        <w:fldChar w:fldCharType="separate"/>
      </w:r>
      <w:r w:rsidR="00D55292">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77564D0F" w14:textId="2C19DD92" w:rsidR="009D512D" w:rsidRPr="008C7844" w:rsidRDefault="00AC251D" w:rsidP="00737F6E">
      <w:pPr>
        <w:pStyle w:val="Heading3"/>
        <w:spacing w:before="120" w:after="120"/>
        <w:rPr>
          <w:lang w:val="en-GB"/>
        </w:rPr>
      </w:pPr>
      <w:bookmarkStart w:id="672" w:name="_Toc105509233"/>
      <w:r w:rsidRPr="008C7844">
        <w:rPr>
          <w:lang w:val="en-GB"/>
        </w:rPr>
        <w:t xml:space="preserve">Gridded </w:t>
      </w:r>
      <w:r w:rsidR="00DB64FD">
        <w:rPr>
          <w:lang w:val="en-GB"/>
        </w:rPr>
        <w:t>d</w:t>
      </w:r>
      <w:r w:rsidRPr="008C7844">
        <w:rPr>
          <w:lang w:val="en-GB"/>
        </w:rPr>
        <w:t xml:space="preserve">ata </w:t>
      </w:r>
      <w:r w:rsidR="00DB64FD">
        <w:rPr>
          <w:lang w:val="en-GB"/>
        </w:rPr>
        <w:t>p</w:t>
      </w:r>
      <w:r w:rsidRPr="008C7844">
        <w:rPr>
          <w:lang w:val="en-GB"/>
        </w:rPr>
        <w:t xml:space="preserve">ositional </w:t>
      </w:r>
      <w:r w:rsidR="00DB64FD">
        <w:rPr>
          <w:lang w:val="en-GB"/>
        </w:rPr>
        <w:t>a</w:t>
      </w:r>
      <w:r w:rsidRPr="008C7844">
        <w:rPr>
          <w:lang w:val="en-GB"/>
        </w:rPr>
        <w:t>ccuracy</w:t>
      </w:r>
      <w:bookmarkEnd w:id="672"/>
      <w:r w:rsidRPr="008C7844">
        <w:rPr>
          <w:lang w:val="en-GB"/>
        </w:rPr>
        <w:t xml:space="preserve"> </w:t>
      </w:r>
    </w:p>
    <w:p w14:paraId="44D73415" w14:textId="1D91619B" w:rsidR="009D512D" w:rsidRPr="008C7844" w:rsidRDefault="00AC251D" w:rsidP="00737F6E">
      <w:pPr>
        <w:spacing w:after="120"/>
        <w:rPr>
          <w:lang w:val="en-GB"/>
        </w:rPr>
      </w:pPr>
      <w:r w:rsidRPr="008C7844">
        <w:rPr>
          <w:lang w:val="en-GB"/>
        </w:rPr>
        <w:t>Gridded positional accuracy is defined by the precision of the positional reference used to specify its location within its spatial projection.</w:t>
      </w:r>
      <w:r w:rsidR="00695424">
        <w:rPr>
          <w:lang w:val="en-GB"/>
        </w:rPr>
        <w:t xml:space="preserve"> </w:t>
      </w:r>
      <w:r w:rsidRPr="008C7844">
        <w:rPr>
          <w:lang w:val="en-GB"/>
        </w:rPr>
        <w:t>These positional references are contained within the spatial metadata of the S</w:t>
      </w:r>
      <w:r w:rsidR="00E250FB" w:rsidRPr="008C7844">
        <w:rPr>
          <w:lang w:val="en-GB"/>
        </w:rPr>
        <w:t>-</w:t>
      </w:r>
      <w:r w:rsidRPr="008C7844">
        <w:rPr>
          <w:lang w:val="en-GB"/>
        </w:rPr>
        <w:t xml:space="preserve">102 grid. </w:t>
      </w:r>
      <w:del w:id="673" w:author="Daniel Rohde" w:date="2022-12-20T00:06:00Z">
        <w:r w:rsidRPr="008C7844">
          <w:rPr>
            <w:lang w:val="en-GB"/>
          </w:rPr>
          <w:delText>Nodes within a bathymetric grid have an absolute position with no</w:delText>
        </w:r>
      </w:del>
      <w:ins w:id="674" w:author="Daniel Rohde" w:date="2022-12-20T00:06:00Z">
        <w:r w:rsidR="00463F60">
          <w:rPr>
            <w:lang w:val="en-GB"/>
          </w:rPr>
          <w:t>It is assumed that any</w:t>
        </w:r>
      </w:ins>
      <w:r w:rsidR="00463F60">
        <w:rPr>
          <w:lang w:val="en-GB"/>
        </w:rPr>
        <w:t xml:space="preserve"> horizontal </w:t>
      </w:r>
      <w:del w:id="675" w:author="Daniel Rohde" w:date="2022-12-20T00:06:00Z">
        <w:r w:rsidRPr="008C7844">
          <w:rPr>
            <w:lang w:val="en-GB"/>
          </w:rPr>
          <w:delText>error with</w:delText>
        </w:r>
      </w:del>
      <w:ins w:id="676" w:author="Daniel Rohde" w:date="2022-12-20T00:06:00Z">
        <w:r w:rsidR="00463F60">
          <w:rPr>
            <w:lang w:val="en-GB"/>
          </w:rPr>
          <w:t>errors are assimilated into the vertical uncertainty. The</w:t>
        </w:r>
      </w:ins>
      <w:r w:rsidR="00463F60">
        <w:rPr>
          <w:lang w:val="en-GB"/>
        </w:rPr>
        <w:t xml:space="preserve"> </w:t>
      </w:r>
      <w:r w:rsidRPr="008C7844">
        <w:rPr>
          <w:lang w:val="en-GB"/>
        </w:rPr>
        <w:t xml:space="preserve">vertical values </w:t>
      </w:r>
      <w:del w:id="677" w:author="Daniel Rohde" w:date="2022-12-20T00:06:00Z">
        <w:r w:rsidRPr="008C7844">
          <w:rPr>
            <w:lang w:val="en-GB"/>
          </w:rPr>
          <w:delText xml:space="preserve">that </w:delText>
        </w:r>
      </w:del>
      <w:r w:rsidRPr="008C7844">
        <w:rPr>
          <w:lang w:val="en-GB"/>
        </w:rPr>
        <w:t xml:space="preserve">are calculated for </w:t>
      </w:r>
      <w:del w:id="678" w:author="Daniel Rohde" w:date="2022-12-20T00:06:00Z">
        <w:r w:rsidRPr="008C7844">
          <w:rPr>
            <w:lang w:val="en-GB"/>
          </w:rPr>
          <w:delText>that position by</w:delText>
        </w:r>
      </w:del>
      <w:ins w:id="679" w:author="Daniel Rohde" w:date="2022-12-20T00:06:00Z">
        <w:r w:rsidR="00463F60">
          <w:rPr>
            <w:lang w:val="en-GB"/>
          </w:rPr>
          <w:t>each node using</w:t>
        </w:r>
      </w:ins>
      <w:r w:rsidRPr="008C7844">
        <w:rPr>
          <w:lang w:val="en-GB"/>
        </w:rPr>
        <w:t xml:space="preserve"> the processes and procedures used by each hydrographic office during the creation of the S-102 grid. Appropriate selection of both the origin reference points and positional resolution are important and are another factor in gridded positional accuracy.</w:t>
      </w:r>
      <w:r w:rsidR="00695424">
        <w:rPr>
          <w:lang w:val="en-GB"/>
        </w:rPr>
        <w:t xml:space="preserve"> </w:t>
      </w:r>
    </w:p>
    <w:p w14:paraId="0EF5D862" w14:textId="5F1282E5" w:rsidR="009D512D" w:rsidRPr="008C7844" w:rsidRDefault="00AC251D" w:rsidP="00C35BF9">
      <w:pPr>
        <w:pStyle w:val="Heading3"/>
        <w:spacing w:before="120" w:after="120"/>
        <w:rPr>
          <w:lang w:val="en-GB"/>
        </w:rPr>
      </w:pPr>
      <w:bookmarkStart w:id="680" w:name="_Toc105509234"/>
      <w:r w:rsidRPr="008C7844">
        <w:rPr>
          <w:lang w:val="en-GB"/>
        </w:rPr>
        <w:lastRenderedPageBreak/>
        <w:t xml:space="preserve">Relative </w:t>
      </w:r>
      <w:r w:rsidR="00DB64FD">
        <w:rPr>
          <w:lang w:val="en-GB"/>
        </w:rPr>
        <w:t>i</w:t>
      </w:r>
      <w:r w:rsidRPr="008C7844">
        <w:rPr>
          <w:lang w:val="en-GB"/>
        </w:rPr>
        <w:t xml:space="preserve">nternal </w:t>
      </w:r>
      <w:r w:rsidR="00DB64FD">
        <w:rPr>
          <w:lang w:val="en-GB"/>
        </w:rPr>
        <w:t>p</w:t>
      </w:r>
      <w:r w:rsidRPr="008C7844">
        <w:rPr>
          <w:lang w:val="en-GB"/>
        </w:rPr>
        <w:t xml:space="preserve">ositional </w:t>
      </w:r>
      <w:r w:rsidR="00DB64FD">
        <w:rPr>
          <w:lang w:val="en-GB"/>
        </w:rPr>
        <w:t>a</w:t>
      </w:r>
      <w:r w:rsidRPr="008C7844">
        <w:rPr>
          <w:lang w:val="en-GB"/>
        </w:rPr>
        <w:t>ccuracy</w:t>
      </w:r>
      <w:bookmarkEnd w:id="680"/>
      <w:r w:rsidRPr="008C7844">
        <w:rPr>
          <w:lang w:val="en-GB"/>
        </w:rPr>
        <w:t xml:space="preserve"> </w:t>
      </w:r>
    </w:p>
    <w:p w14:paraId="087AD769" w14:textId="6D5A3B1E" w:rsidR="009D512D" w:rsidRDefault="00AC251D" w:rsidP="00C35BF9">
      <w:pPr>
        <w:spacing w:after="120"/>
        <w:rPr>
          <w:lang w:val="en-GB"/>
        </w:rPr>
      </w:pPr>
      <w:r w:rsidRPr="008C7844">
        <w:rPr>
          <w:lang w:val="en-GB"/>
        </w:rPr>
        <w:t>The internal positional accuracy is defined as the precision of the location of each node within the S-102 grid.</w:t>
      </w:r>
      <w:r w:rsidR="00695424">
        <w:rPr>
          <w:lang w:val="en-GB"/>
        </w:rPr>
        <w:t xml:space="preserve"> </w:t>
      </w:r>
      <w:r w:rsidRPr="008C7844">
        <w:rPr>
          <w:lang w:val="en-GB"/>
        </w:rPr>
        <w:t>The position of each node within the grid is referenced by a row and column combination.</w:t>
      </w:r>
      <w:r w:rsidR="00695424">
        <w:rPr>
          <w:lang w:val="en-GB"/>
        </w:rPr>
        <w:t xml:space="preserve"> </w:t>
      </w:r>
      <w:r w:rsidRPr="008C7844">
        <w:rPr>
          <w:lang w:val="en-GB"/>
        </w:rPr>
        <w:t>The metadata for</w:t>
      </w:r>
      <w:del w:id="681" w:author="Daniel Rohde" w:date="2022-12-20T00:06:00Z">
        <w:r w:rsidRPr="008C7844">
          <w:rPr>
            <w:lang w:val="en-GB"/>
          </w:rPr>
          <w:delText xml:space="preserve"> the</w:delText>
        </w:r>
      </w:del>
      <w:r w:rsidRPr="008C7844">
        <w:rPr>
          <w:lang w:val="en-GB"/>
        </w:rPr>
        <w:t xml:space="preserve"> S-102 defines a gridded resolution along both the X and Y axis of the grid.</w:t>
      </w:r>
      <w:r w:rsidR="00695424">
        <w:rPr>
          <w:lang w:val="en-GB"/>
        </w:rPr>
        <w:t xml:space="preserve"> </w:t>
      </w:r>
      <w:r w:rsidRPr="008C7844">
        <w:rPr>
          <w:lang w:val="en-GB"/>
        </w:rPr>
        <w:t>This absolute position of a node within the spatial projection of the grid is calculated using the row/column and the X/Y resolution.</w:t>
      </w:r>
      <w:r w:rsidR="00695424">
        <w:rPr>
          <w:lang w:val="en-GB"/>
        </w:rPr>
        <w:t xml:space="preserve"> </w:t>
      </w:r>
      <w:r w:rsidRPr="008C7844">
        <w:rPr>
          <w:lang w:val="en-GB"/>
        </w:rPr>
        <w:t xml:space="preserve">In this case, the accuracy is controlled by the precision used in defining these resolutions. </w:t>
      </w:r>
    </w:p>
    <w:p w14:paraId="05B1B6F0" w14:textId="77777777" w:rsidR="00C35BF9" w:rsidRPr="008C7844" w:rsidRDefault="00C35BF9" w:rsidP="00C35BF9">
      <w:pPr>
        <w:spacing w:after="120"/>
        <w:rPr>
          <w:lang w:val="en-GB"/>
        </w:rPr>
      </w:pPr>
    </w:p>
    <w:p w14:paraId="6BA68646" w14:textId="05665636" w:rsidR="009D512D" w:rsidRPr="008C7844" w:rsidRDefault="00AC251D" w:rsidP="00C35BF9">
      <w:pPr>
        <w:pStyle w:val="Heading2"/>
        <w:spacing w:before="120" w:after="200"/>
        <w:rPr>
          <w:lang w:val="en-GB"/>
        </w:rPr>
      </w:pPr>
      <w:bookmarkStart w:id="682" w:name="_Toc105509235"/>
      <w:r w:rsidRPr="008C7844">
        <w:rPr>
          <w:lang w:val="en-GB"/>
        </w:rPr>
        <w:t xml:space="preserve">Temporal </w:t>
      </w:r>
      <w:r w:rsidR="00DB64FD">
        <w:rPr>
          <w:lang w:val="en-GB"/>
        </w:rPr>
        <w:t>a</w:t>
      </w:r>
      <w:r w:rsidRPr="008C7844">
        <w:rPr>
          <w:lang w:val="en-GB"/>
        </w:rPr>
        <w:t>ccuracy</w:t>
      </w:r>
      <w:bookmarkEnd w:id="682"/>
      <w:r w:rsidRPr="008C7844">
        <w:rPr>
          <w:lang w:val="en-GB"/>
        </w:rPr>
        <w:t xml:space="preserve"> </w:t>
      </w:r>
    </w:p>
    <w:p w14:paraId="6E7A0EEF" w14:textId="0631CE4D" w:rsidR="009D512D" w:rsidRPr="008C7844" w:rsidRDefault="00AC251D" w:rsidP="00C35BF9">
      <w:pPr>
        <w:pStyle w:val="Heading3"/>
        <w:spacing w:before="120" w:after="120"/>
        <w:rPr>
          <w:lang w:val="en-GB"/>
        </w:rPr>
      </w:pPr>
      <w:bookmarkStart w:id="683" w:name="_Toc105509236"/>
      <w:r w:rsidRPr="008C7844">
        <w:rPr>
          <w:lang w:val="en-GB"/>
        </w:rPr>
        <w:t xml:space="preserve">Temporal </w:t>
      </w:r>
      <w:r w:rsidR="00DB64FD">
        <w:rPr>
          <w:lang w:val="en-GB"/>
        </w:rPr>
        <w:t>c</w:t>
      </w:r>
      <w:r w:rsidRPr="008C7844">
        <w:rPr>
          <w:lang w:val="en-GB"/>
        </w:rPr>
        <w:t>onsistency</w:t>
      </w:r>
      <w:bookmarkEnd w:id="683"/>
      <w:r w:rsidRPr="008C7844">
        <w:rPr>
          <w:lang w:val="en-GB"/>
        </w:rPr>
        <w:t xml:space="preserve"> </w:t>
      </w:r>
    </w:p>
    <w:p w14:paraId="5B9BC90E" w14:textId="45CBF5BB" w:rsidR="009D512D" w:rsidRPr="008C7844"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_Ref66348974 \w \h </w:instrText>
      </w:r>
      <w:r w:rsidR="00801ED1">
        <w:rPr>
          <w:lang w:val="en-GB"/>
        </w:rPr>
      </w:r>
      <w:r w:rsidR="00801ED1">
        <w:rPr>
          <w:lang w:val="en-GB"/>
        </w:rPr>
        <w:fldChar w:fldCharType="separate"/>
      </w:r>
      <w:r w:rsidR="00D55292">
        <w:rPr>
          <w:lang w:val="en-GB"/>
        </w:rPr>
        <w:t>12</w:t>
      </w:r>
      <w:r w:rsidR="00801ED1">
        <w:rPr>
          <w:lang w:val="en-GB"/>
        </w:rPr>
        <w:fldChar w:fldCharType="end"/>
      </w:r>
      <w:r w:rsidRPr="008C7844">
        <w:rPr>
          <w:lang w:val="en-GB"/>
        </w:rPr>
        <w:t xml:space="preserve"> of this </w:t>
      </w:r>
      <w:r w:rsidR="008D261E" w:rsidRPr="008C7844">
        <w:rPr>
          <w:lang w:val="en-GB"/>
        </w:rPr>
        <w:t>Product S</w:t>
      </w:r>
      <w:r w:rsidRPr="008C7844">
        <w:rPr>
          <w:lang w:val="en-GB"/>
        </w:rPr>
        <w:t xml:space="preserve">pecification. </w:t>
      </w:r>
    </w:p>
    <w:p w14:paraId="027CFD06" w14:textId="52B51BE8" w:rsidR="009D512D" w:rsidRPr="008C7844" w:rsidRDefault="00AC251D" w:rsidP="00C35BF9">
      <w:pPr>
        <w:pStyle w:val="Heading3"/>
        <w:spacing w:before="120" w:after="120"/>
        <w:rPr>
          <w:lang w:val="en-GB"/>
        </w:rPr>
      </w:pPr>
      <w:bookmarkStart w:id="684" w:name="_Toc105509237"/>
      <w:r w:rsidRPr="008C7844">
        <w:rPr>
          <w:lang w:val="en-GB"/>
        </w:rPr>
        <w:t xml:space="preserve">Temporal </w:t>
      </w:r>
      <w:r w:rsidR="00DB64FD">
        <w:rPr>
          <w:lang w:val="en-GB"/>
        </w:rPr>
        <w:t>v</w:t>
      </w:r>
      <w:r w:rsidRPr="008C7844">
        <w:rPr>
          <w:lang w:val="en-GB"/>
        </w:rPr>
        <w:t>alidity</w:t>
      </w:r>
      <w:bookmarkEnd w:id="684"/>
      <w:r w:rsidRPr="008C7844">
        <w:rPr>
          <w:lang w:val="en-GB"/>
        </w:rPr>
        <w:t xml:space="preserve"> </w:t>
      </w:r>
    </w:p>
    <w:p w14:paraId="100387FB" w14:textId="3C9EF168" w:rsidR="009D512D"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r w:rsidR="00801ED1">
        <w:rPr>
          <w:lang w:val="en-GB"/>
        </w:rPr>
        <w:fldChar w:fldCharType="begin"/>
      </w:r>
      <w:r w:rsidR="00801ED1">
        <w:rPr>
          <w:lang w:val="en-GB"/>
        </w:rPr>
        <w:instrText xml:space="preserve"> REF _Ref66349001 \w \h </w:instrText>
      </w:r>
      <w:r w:rsidR="00801ED1">
        <w:rPr>
          <w:lang w:val="en-GB"/>
        </w:rPr>
      </w:r>
      <w:r w:rsidR="00801ED1">
        <w:rPr>
          <w:lang w:val="en-GB"/>
        </w:rPr>
        <w:fldChar w:fldCharType="separate"/>
      </w:r>
      <w:r w:rsidR="00D55292">
        <w:rPr>
          <w:lang w:val="en-GB"/>
        </w:rPr>
        <w:t>12</w:t>
      </w:r>
      <w:r w:rsidR="00801ED1">
        <w:rPr>
          <w:lang w:val="en-GB"/>
        </w:rPr>
        <w:fldChar w:fldCharType="end"/>
      </w:r>
      <w:r w:rsidRPr="008C7844">
        <w:rPr>
          <w:lang w:val="en-GB"/>
        </w:rPr>
        <w:t xml:space="preserve"> of this Product Specification. </w:t>
      </w:r>
    </w:p>
    <w:p w14:paraId="1E139E59" w14:textId="77777777" w:rsidR="00C35BF9" w:rsidRPr="008C7844" w:rsidRDefault="00C35BF9" w:rsidP="00C35BF9">
      <w:pPr>
        <w:spacing w:after="120"/>
        <w:rPr>
          <w:lang w:val="en-GB"/>
        </w:rPr>
      </w:pPr>
    </w:p>
    <w:p w14:paraId="72844F85" w14:textId="6C0F746F" w:rsidR="009D512D" w:rsidRPr="008C7844" w:rsidRDefault="00AC251D" w:rsidP="00C35BF9">
      <w:pPr>
        <w:pStyle w:val="Heading2"/>
        <w:spacing w:before="120" w:after="200"/>
        <w:rPr>
          <w:lang w:val="en-GB"/>
        </w:rPr>
      </w:pPr>
      <w:bookmarkStart w:id="685" w:name="_Toc105509238"/>
      <w:r w:rsidRPr="008C7844">
        <w:rPr>
          <w:lang w:val="en-GB"/>
        </w:rPr>
        <w:t xml:space="preserve">Thematic </w:t>
      </w:r>
      <w:r w:rsidR="00DB64FD">
        <w:rPr>
          <w:lang w:val="en-GB"/>
        </w:rPr>
        <w:t>a</w:t>
      </w:r>
      <w:r w:rsidRPr="008C7844">
        <w:rPr>
          <w:lang w:val="en-GB"/>
        </w:rPr>
        <w:t>ccuracy</w:t>
      </w:r>
      <w:bookmarkEnd w:id="685"/>
      <w:r w:rsidRPr="008C7844">
        <w:rPr>
          <w:lang w:val="en-GB"/>
        </w:rPr>
        <w:t xml:space="preserve"> </w:t>
      </w:r>
    </w:p>
    <w:p w14:paraId="58EBA005" w14:textId="088B48EC" w:rsidR="009D512D" w:rsidRPr="008C7844" w:rsidRDefault="00AC251D" w:rsidP="00C35BF9">
      <w:pPr>
        <w:pStyle w:val="Heading3"/>
        <w:spacing w:before="120" w:after="120"/>
        <w:rPr>
          <w:lang w:val="en-GB"/>
        </w:rPr>
      </w:pPr>
      <w:bookmarkStart w:id="686" w:name="_Toc105509239"/>
      <w:r w:rsidRPr="008C7844">
        <w:rPr>
          <w:lang w:val="en-GB"/>
        </w:rPr>
        <w:t xml:space="preserve">Thematic </w:t>
      </w:r>
      <w:r w:rsidR="00DB64FD">
        <w:rPr>
          <w:lang w:val="en-GB"/>
        </w:rPr>
        <w:t>c</w:t>
      </w:r>
      <w:r w:rsidRPr="008C7844">
        <w:rPr>
          <w:lang w:val="en-GB"/>
        </w:rPr>
        <w:t xml:space="preserve">lassification </w:t>
      </w:r>
      <w:r w:rsidR="00DB64FD">
        <w:rPr>
          <w:lang w:val="en-GB"/>
        </w:rPr>
        <w:t>c</w:t>
      </w:r>
      <w:r w:rsidRPr="008C7844">
        <w:rPr>
          <w:lang w:val="en-GB"/>
        </w:rPr>
        <w:t>orrectness</w:t>
      </w:r>
      <w:bookmarkEnd w:id="686"/>
      <w:r w:rsidRPr="008C7844">
        <w:rPr>
          <w:lang w:val="en-GB"/>
        </w:rPr>
        <w:t xml:space="preserve"> </w:t>
      </w:r>
    </w:p>
    <w:p w14:paraId="6266BFA6" w14:textId="0423B5DC" w:rsidR="009D512D" w:rsidRPr="008C7844" w:rsidRDefault="00AC251D" w:rsidP="00C35BF9">
      <w:pPr>
        <w:spacing w:after="120"/>
        <w:rPr>
          <w:lang w:val="en-GB"/>
        </w:rPr>
      </w:pPr>
      <w:r w:rsidRPr="008C7844">
        <w:rPr>
          <w:lang w:val="en-GB"/>
        </w:rPr>
        <w:t>For S-102 bathymetric grids there are two classifications of data values, which are land and water.</w:t>
      </w:r>
      <w:r w:rsidR="00695424">
        <w:rPr>
          <w:lang w:val="en-GB"/>
        </w:rPr>
        <w:t xml:space="preserve"> </w:t>
      </w:r>
      <w:r w:rsidRPr="008C7844">
        <w:rPr>
          <w:lang w:val="en-GB"/>
        </w:rPr>
        <w:t>There are two considerations for accessing classification correctness when using the grid.</w:t>
      </w:r>
      <w:r w:rsidR="00695424">
        <w:rPr>
          <w:lang w:val="en-GB"/>
        </w:rPr>
        <w:t xml:space="preserve"> </w:t>
      </w:r>
      <w:r w:rsidRPr="008C7844">
        <w:rPr>
          <w:lang w:val="en-GB"/>
        </w:rPr>
        <w:t xml:space="preserve">The first is that values given in the </w:t>
      </w:r>
      <w:r w:rsidR="00CB3094" w:rsidRPr="008C7844">
        <w:rPr>
          <w:lang w:val="en-GB"/>
        </w:rPr>
        <w:t>depth</w:t>
      </w:r>
      <w:r w:rsidRPr="008C7844">
        <w:rPr>
          <w:lang w:val="en-GB"/>
        </w:rPr>
        <w:t xml:space="preserve"> layer of the S-102 grid are based on the associated hydrographic </w:t>
      </w:r>
      <w:del w:id="687" w:author="Daniel Rohde" w:date="2022-12-20T00:06:00Z">
        <w:r w:rsidRPr="008C7844">
          <w:rPr>
            <w:lang w:val="en-GB"/>
          </w:rPr>
          <w:delText>offices</w:delText>
        </w:r>
      </w:del>
      <w:ins w:id="688" w:author="Daniel Rohde" w:date="2022-12-20T00:06:00Z">
        <w:r w:rsidRPr="008C7844">
          <w:rPr>
            <w:lang w:val="en-GB"/>
          </w:rPr>
          <w:t>office</w:t>
        </w:r>
        <w:r w:rsidR="00DE409F">
          <w:rPr>
            <w:lang w:val="en-GB"/>
          </w:rPr>
          <w:t>’</w:t>
        </w:r>
        <w:r w:rsidRPr="008C7844">
          <w:rPr>
            <w:lang w:val="en-GB"/>
          </w:rPr>
          <w:t>s</w:t>
        </w:r>
      </w:ins>
      <w:r w:rsidRPr="008C7844">
        <w:rPr>
          <w:lang w:val="en-GB"/>
        </w:rPr>
        <w:t xml:space="preserve"> chosen vertical datum. Should another value in relation to a different vertical datum be required, a series of correctors would need to be applied.</w:t>
      </w:r>
      <w:r w:rsidR="00695424">
        <w:rPr>
          <w:lang w:val="en-GB"/>
        </w:rPr>
        <w:t xml:space="preserve"> </w:t>
      </w:r>
      <w:r w:rsidRPr="008C7844">
        <w:rPr>
          <w:lang w:val="en-GB"/>
        </w:rPr>
        <w:t xml:space="preserve">Secondly, when considering the data values, the value stored in the </w:t>
      </w:r>
      <w:del w:id="689" w:author="Daniel Rohde" w:date="2022-12-20T00:06:00Z">
        <w:r w:rsidRPr="008C7844">
          <w:rPr>
            <w:lang w:val="en-GB"/>
          </w:rPr>
          <w:delText xml:space="preserve">corresponding </w:delText>
        </w:r>
      </w:del>
      <w:r w:rsidRPr="008C7844">
        <w:rPr>
          <w:lang w:val="en-GB"/>
        </w:rPr>
        <w:t xml:space="preserve">uncertainty </w:t>
      </w:r>
      <w:ins w:id="690" w:author="Daniel Rohde" w:date="2022-12-20T00:06:00Z">
        <w:r w:rsidR="00DE409F">
          <w:rPr>
            <w:lang w:val="en-GB"/>
          </w:rPr>
          <w:t xml:space="preserve">for a given </w:t>
        </w:r>
      </w:ins>
      <w:r w:rsidRPr="008C7844">
        <w:rPr>
          <w:lang w:val="en-GB"/>
        </w:rPr>
        <w:t>node must be considered.</w:t>
      </w:r>
      <w:r w:rsidR="00695424">
        <w:rPr>
          <w:lang w:val="en-GB"/>
        </w:rPr>
        <w:t xml:space="preserve"> </w:t>
      </w:r>
      <w:r w:rsidRPr="008C7844">
        <w:rPr>
          <w:lang w:val="en-GB"/>
        </w:rPr>
        <w:t>This uncertainty value is a +/- value and when assessing the classification correctness must be applied.</w:t>
      </w:r>
      <w:r w:rsidR="00695424">
        <w:rPr>
          <w:lang w:val="en-GB"/>
        </w:rPr>
        <w:t xml:space="preserve"> </w:t>
      </w:r>
      <w:r w:rsidRPr="008C7844">
        <w:rPr>
          <w:lang w:val="en-GB"/>
        </w:rPr>
        <w:t>The new value(s) generated when applied may cause a change in the classification.</w:t>
      </w:r>
      <w:r w:rsidR="00695424">
        <w:rPr>
          <w:lang w:val="en-GB"/>
        </w:rPr>
        <w:t xml:space="preserve"> </w:t>
      </w:r>
    </w:p>
    <w:p w14:paraId="1AD3295C" w14:textId="2A9807E5" w:rsidR="009D512D" w:rsidRPr="008C7844" w:rsidRDefault="00AC251D" w:rsidP="00C35BF9">
      <w:pPr>
        <w:pStyle w:val="Heading3"/>
        <w:spacing w:before="120" w:after="120"/>
        <w:rPr>
          <w:lang w:val="en-GB"/>
        </w:rPr>
      </w:pPr>
      <w:bookmarkStart w:id="691" w:name="_Toc105509240"/>
      <w:r w:rsidRPr="008C7844">
        <w:rPr>
          <w:lang w:val="en-GB"/>
        </w:rPr>
        <w:t>Non-</w:t>
      </w:r>
      <w:r w:rsidR="00DB64FD">
        <w:rPr>
          <w:lang w:val="en-GB"/>
        </w:rPr>
        <w:t>q</w:t>
      </w:r>
      <w:r w:rsidRPr="008C7844">
        <w:rPr>
          <w:lang w:val="en-GB"/>
        </w:rPr>
        <w:t xml:space="preserve">uantitative </w:t>
      </w:r>
      <w:r w:rsidR="00DB64FD">
        <w:rPr>
          <w:lang w:val="en-GB"/>
        </w:rPr>
        <w:t>a</w:t>
      </w:r>
      <w:r w:rsidRPr="008C7844">
        <w:rPr>
          <w:lang w:val="en-GB"/>
        </w:rPr>
        <w:t xml:space="preserve">ttribute </w:t>
      </w:r>
      <w:r w:rsidR="00DB64FD">
        <w:rPr>
          <w:lang w:val="en-GB"/>
        </w:rPr>
        <w:t>a</w:t>
      </w:r>
      <w:r w:rsidRPr="008C7844">
        <w:rPr>
          <w:lang w:val="en-GB"/>
        </w:rPr>
        <w:t>ccuracy</w:t>
      </w:r>
      <w:bookmarkEnd w:id="691"/>
      <w:r w:rsidRPr="008C7844">
        <w:rPr>
          <w:lang w:val="en-GB"/>
        </w:rPr>
        <w:t xml:space="preserve"> </w:t>
      </w:r>
    </w:p>
    <w:p w14:paraId="31E67109" w14:textId="7DAB50AA" w:rsidR="009D512D" w:rsidRPr="008C7844" w:rsidRDefault="00AC251D" w:rsidP="00C35BF9">
      <w:pPr>
        <w:spacing w:after="120"/>
        <w:rPr>
          <w:lang w:val="en-GB"/>
        </w:rPr>
      </w:pPr>
      <w:r w:rsidRPr="008C7844">
        <w:rPr>
          <w:lang w:val="en-GB"/>
        </w:rPr>
        <w:t>Thematic accuracy of S-102 bathymetric data is wholly quantitative.</w:t>
      </w:r>
      <w:r w:rsidR="00695424">
        <w:rPr>
          <w:lang w:val="en-GB"/>
        </w:rPr>
        <w:t xml:space="preserve"> </w:t>
      </w:r>
    </w:p>
    <w:p w14:paraId="708B2C1A" w14:textId="6E8C7F18" w:rsidR="009D512D" w:rsidRPr="008C7844" w:rsidRDefault="00AC251D" w:rsidP="00C35BF9">
      <w:pPr>
        <w:pStyle w:val="Heading3"/>
        <w:spacing w:before="120" w:after="120"/>
        <w:rPr>
          <w:lang w:val="en-GB"/>
        </w:rPr>
      </w:pPr>
      <w:bookmarkStart w:id="692" w:name="_Toc105509241"/>
      <w:r w:rsidRPr="008C7844">
        <w:rPr>
          <w:lang w:val="en-GB"/>
        </w:rPr>
        <w:t xml:space="preserve">Quantitative </w:t>
      </w:r>
      <w:r w:rsidR="00DB64FD">
        <w:rPr>
          <w:lang w:val="en-GB"/>
        </w:rPr>
        <w:t>a</w:t>
      </w:r>
      <w:r w:rsidRPr="008C7844">
        <w:rPr>
          <w:lang w:val="en-GB"/>
        </w:rPr>
        <w:t xml:space="preserve">ttribute </w:t>
      </w:r>
      <w:r w:rsidR="00DB64FD">
        <w:rPr>
          <w:lang w:val="en-GB"/>
        </w:rPr>
        <w:t>a</w:t>
      </w:r>
      <w:r w:rsidRPr="008C7844">
        <w:rPr>
          <w:lang w:val="en-GB"/>
        </w:rPr>
        <w:t>ccuracy</w:t>
      </w:r>
      <w:bookmarkEnd w:id="692"/>
      <w:r w:rsidRPr="008C7844">
        <w:rPr>
          <w:lang w:val="en-GB"/>
        </w:rPr>
        <w:t xml:space="preserve"> </w:t>
      </w:r>
    </w:p>
    <w:p w14:paraId="2627C660" w14:textId="77777777" w:rsidR="009D512D" w:rsidRPr="008C7844" w:rsidRDefault="00AC251D" w:rsidP="00C35BF9">
      <w:pPr>
        <w:spacing w:after="120"/>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7ECB3947" w:rsidR="009D512D" w:rsidRPr="00E32124" w:rsidRDefault="00AC251D" w:rsidP="00C35BF9">
      <w:pPr>
        <w:spacing w:after="120"/>
        <w:rPr>
          <w:lang w:val="en-GB"/>
        </w:rPr>
      </w:pPr>
      <w:r w:rsidRPr="008C7844">
        <w:rPr>
          <w:lang w:val="en-GB"/>
        </w:rPr>
        <w:t xml:space="preserve">See </w:t>
      </w:r>
      <w:r w:rsidR="001E1A99" w:rsidRPr="00017EB3">
        <w:rPr>
          <w:lang w:val="en-GB"/>
        </w:rPr>
        <w:fldChar w:fldCharType="begin"/>
      </w:r>
      <w:r w:rsidR="001E1A99" w:rsidRPr="00E32124">
        <w:rPr>
          <w:lang w:val="en-GB"/>
        </w:rPr>
        <w:instrText xml:space="preserve"> REF _Ref66114970 \h </w:instrText>
      </w:r>
      <w:r w:rsidR="00017EB3" w:rsidRPr="00E32124">
        <w:rPr>
          <w:lang w:val="en-GB"/>
        </w:rPr>
        <w:instrText xml:space="preserve"> \* MERGEFORMAT </w:instrText>
      </w:r>
      <w:r w:rsidR="001E1A99" w:rsidRPr="00017EB3">
        <w:rPr>
          <w:lang w:val="en-GB"/>
        </w:rPr>
      </w:r>
      <w:r w:rsidR="001E1A99" w:rsidRPr="00017EB3">
        <w:rPr>
          <w:lang w:val="en-GB"/>
        </w:rPr>
        <w:fldChar w:fldCharType="separate"/>
      </w:r>
      <w:r w:rsidR="00D55292" w:rsidRPr="008A19E8">
        <w:rPr>
          <w:color w:val="auto"/>
          <w:szCs w:val="20"/>
        </w:rPr>
        <w:t xml:space="preserve">Table </w:t>
      </w:r>
      <w:r w:rsidR="00D55292" w:rsidRPr="00A14048">
        <w:rPr>
          <w:noProof/>
          <w:color w:val="auto"/>
          <w:szCs w:val="20"/>
        </w:rPr>
        <w:t>12</w:t>
      </w:r>
      <w:r w:rsidR="00D55292" w:rsidRPr="008A19E8">
        <w:rPr>
          <w:noProof/>
          <w:color w:val="auto"/>
          <w:szCs w:val="20"/>
        </w:rPr>
        <w:noBreakHyphen/>
      </w:r>
      <w:r w:rsidR="00D55292" w:rsidRPr="00A14048">
        <w:rPr>
          <w:noProof/>
          <w:color w:val="auto"/>
          <w:szCs w:val="20"/>
        </w:rPr>
        <w:t>4</w:t>
      </w:r>
      <w:r w:rsidR="001E1A99" w:rsidRPr="00017EB3">
        <w:rPr>
          <w:lang w:val="en-GB"/>
        </w:rPr>
        <w:fldChar w:fldCharType="end"/>
      </w:r>
      <w:r w:rsidR="00FE59A9" w:rsidRPr="00E32124">
        <w:rPr>
          <w:lang w:val="en-GB"/>
        </w:rPr>
        <w:t xml:space="preserve">. </w:t>
      </w:r>
    </w:p>
    <w:p w14:paraId="097A95E2" w14:textId="77777777" w:rsidR="00591958" w:rsidRPr="00017EB3" w:rsidRDefault="00591958" w:rsidP="00C35BF9">
      <w:pPr>
        <w:spacing w:after="120"/>
        <w:rPr>
          <w:lang w:val="en-GB"/>
        </w:rPr>
      </w:pPr>
    </w:p>
    <w:p w14:paraId="3ED4B3ED" w14:textId="77777777" w:rsidR="009D512D" w:rsidRPr="008C7844" w:rsidRDefault="00AC251D" w:rsidP="00674BA6">
      <w:pPr>
        <w:pStyle w:val="Heading1"/>
        <w:spacing w:before="120" w:after="200"/>
        <w:rPr>
          <w:lang w:val="en-GB"/>
        </w:rPr>
      </w:pPr>
      <w:bookmarkStart w:id="693" w:name="_Toc105509242"/>
      <w:r w:rsidRPr="008C7844">
        <w:rPr>
          <w:lang w:val="en-GB"/>
        </w:rPr>
        <w:t>Data Capture and Classification</w:t>
      </w:r>
      <w:bookmarkEnd w:id="693"/>
      <w:r w:rsidRPr="008C7844">
        <w:rPr>
          <w:lang w:val="en-GB"/>
        </w:rPr>
        <w:t xml:space="preserve"> </w:t>
      </w:r>
    </w:p>
    <w:p w14:paraId="0107671D" w14:textId="556151A7" w:rsidR="00591958" w:rsidRPr="008C7844" w:rsidRDefault="00591958" w:rsidP="00674BA6">
      <w:pPr>
        <w:spacing w:after="120"/>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w:t>
      </w:r>
      <w:r w:rsidR="001E1A99">
        <w:rPr>
          <w:lang w:val="en-GB"/>
        </w:rPr>
        <w:t xml:space="preserve"> </w:t>
      </w:r>
      <w:r w:rsidR="001E1A99">
        <w:rPr>
          <w:lang w:val="en-GB"/>
        </w:rPr>
        <w:fldChar w:fldCharType="begin"/>
      </w:r>
      <w:r w:rsidR="001E1A99">
        <w:rPr>
          <w:lang w:val="en-GB"/>
        </w:rPr>
        <w:instrText xml:space="preserve"> REF _Ref66117742 \n \h </w:instrText>
      </w:r>
      <w:r w:rsidR="001E1A99">
        <w:rPr>
          <w:lang w:val="en-GB"/>
        </w:rPr>
      </w:r>
      <w:r w:rsidR="001E1A99">
        <w:rPr>
          <w:lang w:val="en-GB"/>
        </w:rPr>
        <w:fldChar w:fldCharType="separate"/>
      </w:r>
      <w:r w:rsidR="00D55292">
        <w:rPr>
          <w:lang w:val="en-GB"/>
        </w:rPr>
        <w:t>Annex A</w:t>
      </w:r>
      <w:r w:rsidR="001E1A99">
        <w:rPr>
          <w:lang w:val="en-GB"/>
        </w:rPr>
        <w:fldChar w:fldCharType="end"/>
      </w:r>
      <w:r w:rsidRPr="008C7844">
        <w:rPr>
          <w:lang w:val="en-GB"/>
        </w:rPr>
        <w:t>.</w:t>
      </w:r>
    </w:p>
    <w:p w14:paraId="140B791D" w14:textId="15F426B2" w:rsidR="009D512D" w:rsidRDefault="00AC251D" w:rsidP="00674BA6">
      <w:pPr>
        <w:spacing w:after="120"/>
        <w:rPr>
          <w:lang w:val="en-GB"/>
        </w:rPr>
      </w:pPr>
      <w:r w:rsidRPr="008C7844">
        <w:rPr>
          <w:lang w:val="en-GB"/>
        </w:rPr>
        <w:t xml:space="preserve">There are </w:t>
      </w:r>
      <w:proofErr w:type="gramStart"/>
      <w:r w:rsidRPr="008C7844">
        <w:rPr>
          <w:lang w:val="en-GB"/>
        </w:rPr>
        <w:t>a number of</w:t>
      </w:r>
      <w:proofErr w:type="gramEnd"/>
      <w:r w:rsidRPr="008C7844">
        <w:rPr>
          <w:lang w:val="en-GB"/>
        </w:rPr>
        <w:t xml:space="preserve"> sounding techniques, including </w:t>
      </w:r>
      <w:del w:id="694" w:author="Daniel Rohde" w:date="2022-12-20T00:06:00Z">
        <w:r w:rsidRPr="008C7844">
          <w:rPr>
            <w:lang w:val="en-GB"/>
          </w:rPr>
          <w:delText>SONAR</w:delText>
        </w:r>
      </w:del>
      <w:ins w:id="695" w:author="Daniel Rohde" w:date="2022-12-20T00:06:00Z">
        <w:r w:rsidR="00DE409F">
          <w:rPr>
            <w:lang w:val="en-GB"/>
          </w:rPr>
          <w:t>sonar</w:t>
        </w:r>
      </w:ins>
      <w:r w:rsidR="00DE409F" w:rsidRPr="008C7844">
        <w:rPr>
          <w:lang w:val="en-GB"/>
        </w:rPr>
        <w:t xml:space="preserve"> </w:t>
      </w:r>
      <w:r w:rsidRPr="008C7844">
        <w:rPr>
          <w:lang w:val="en-GB"/>
        </w:rPr>
        <w:t xml:space="preserve">and </w:t>
      </w:r>
      <w:del w:id="696" w:author="Daniel Rohde" w:date="2022-12-20T00:06:00Z">
        <w:r w:rsidRPr="008C7844">
          <w:rPr>
            <w:lang w:val="en-GB"/>
          </w:rPr>
          <w:delText>LIDAR</w:delText>
        </w:r>
      </w:del>
      <w:ins w:id="697" w:author="Daniel Rohde" w:date="2022-12-20T00:06:00Z">
        <w:r w:rsidR="00DE409F">
          <w:rPr>
            <w:lang w:val="en-GB"/>
          </w:rPr>
          <w:t>lidar</w:t>
        </w:r>
      </w:ins>
      <w:r w:rsidRPr="008C7844">
        <w:rPr>
          <w:lang w:val="en-GB"/>
        </w:rPr>
        <w:t xml:space="preserve">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w:t>
      </w:r>
      <w:del w:id="698" w:author="Daniel Rohde" w:date="2022-12-20T00:06:00Z">
        <w:r w:rsidRPr="008C7844">
          <w:rPr>
            <w:lang w:val="en-GB"/>
          </w:rPr>
          <w:delText xml:space="preserve"> </w:delText>
        </w:r>
      </w:del>
    </w:p>
    <w:p w14:paraId="7DA471FC" w14:textId="2E53A069" w:rsidR="00A25985" w:rsidRDefault="00A25985" w:rsidP="001C79B0">
      <w:pPr>
        <w:pStyle w:val="Heading2"/>
        <w:rPr>
          <w:ins w:id="699" w:author="Daniel Rohde" w:date="2022-12-20T00:06:00Z"/>
          <w:lang w:val="en-GB"/>
        </w:rPr>
      </w:pPr>
      <w:bookmarkStart w:id="700" w:name="_Ref121083792"/>
      <w:ins w:id="701" w:author="Daniel Rohde" w:date="2022-12-20T00:06:00Z">
        <w:r>
          <w:rPr>
            <w:lang w:val="en-GB"/>
          </w:rPr>
          <w:lastRenderedPageBreak/>
          <w:t>Quality and source metadata</w:t>
        </w:r>
        <w:bookmarkEnd w:id="700"/>
      </w:ins>
    </w:p>
    <w:p w14:paraId="1F5353B4" w14:textId="77777777" w:rsidR="001C79B0" w:rsidRDefault="001C79B0" w:rsidP="00A25985">
      <w:pPr>
        <w:spacing w:after="120"/>
        <w:rPr>
          <w:ins w:id="702" w:author="Daniel Rohde" w:date="2022-12-20T00:06:00Z"/>
          <w:lang w:val="en-GB"/>
        </w:rPr>
      </w:pPr>
      <w:ins w:id="703" w:author="Daniel Rohde" w:date="2022-12-20T00:06:00Z">
        <w:r>
          <w:rPr>
            <w:lang w:val="en-GB"/>
          </w:rPr>
          <w:t xml:space="preserve">Quality and source metadata in S-102 are intended to </w:t>
        </w:r>
        <w:r w:rsidRPr="001C79B0">
          <w:rPr>
            <w:lang w:val="en-GB"/>
          </w:rPr>
          <w:t>enable and support future navigation software to appropriately auto-generate and attribute cartographic features such as custom depth contours and soundings from S-102 products, all while minimally impacting the overall file size of the product.</w:t>
        </w:r>
      </w:ins>
    </w:p>
    <w:p w14:paraId="0306DE95" w14:textId="77777777" w:rsidR="00C60E61" w:rsidRDefault="001C79B0" w:rsidP="00A25985">
      <w:pPr>
        <w:spacing w:after="120"/>
        <w:rPr>
          <w:ins w:id="704" w:author="Daniel Rohde" w:date="2022-12-20T00:06:00Z"/>
          <w:lang w:val="en-GB"/>
        </w:rPr>
      </w:pPr>
      <w:ins w:id="705" w:author="Daniel Rohde" w:date="2022-12-20T00:06:00Z">
        <w:r>
          <w:rPr>
            <w:lang w:val="en-GB"/>
          </w:rPr>
          <w:t>Quality and source metadata are encoded in a</w:t>
        </w:r>
        <w:r w:rsidRPr="001C79B0">
          <w:rPr>
            <w:lang w:val="en-GB"/>
          </w:rPr>
          <w:t xml:space="preserve"> raster attribute table </w:t>
        </w:r>
        <w:r>
          <w:rPr>
            <w:lang w:val="en-GB"/>
          </w:rPr>
          <w:t xml:space="preserve">that is </w:t>
        </w:r>
        <w:r w:rsidRPr="001C79B0">
          <w:rPr>
            <w:lang w:val="en-GB"/>
          </w:rPr>
          <w:t xml:space="preserve">compliant with HDF-5 and S-100 </w:t>
        </w:r>
        <w:r>
          <w:rPr>
            <w:lang w:val="en-GB"/>
          </w:rPr>
          <w:t xml:space="preserve">and </w:t>
        </w:r>
        <w:r w:rsidRPr="001C79B0">
          <w:rPr>
            <w:lang w:val="en-GB"/>
          </w:rPr>
          <w:t>will provide valuable information about the bathymetry on a node-by-node basis compared to traditional vector-based metadata files, simplifying the interpretation and implementation by navigation software systems.</w:t>
        </w:r>
      </w:ins>
    </w:p>
    <w:p w14:paraId="4127DB5C" w14:textId="2AC06F88" w:rsidR="00C60E61" w:rsidRDefault="001C79B0" w:rsidP="00A25985">
      <w:pPr>
        <w:spacing w:after="120"/>
        <w:rPr>
          <w:ins w:id="706" w:author="Daniel Rohde" w:date="2022-12-20T00:06:00Z"/>
          <w:lang w:val="en-GB"/>
        </w:rPr>
      </w:pPr>
      <w:ins w:id="707" w:author="Daniel Rohde" w:date="2022-12-20T00:06:00Z">
        <w:r>
          <w:rPr>
            <w:lang w:val="en-GB"/>
          </w:rPr>
          <w:t xml:space="preserve">The fields of </w:t>
        </w:r>
        <w:r w:rsidR="00C60E61">
          <w:rPr>
            <w:lang w:val="en-GB"/>
          </w:rPr>
          <w:t>the feature attribute</w:t>
        </w:r>
        <w:r>
          <w:rPr>
            <w:lang w:val="en-GB"/>
          </w:rPr>
          <w:t xml:space="preserve"> table are defined elsewhere in this Product Specification (</w:t>
        </w:r>
        <w:r>
          <w:rPr>
            <w:lang w:val="en-GB"/>
          </w:rPr>
          <w:fldChar w:fldCharType="begin"/>
        </w:r>
        <w:r>
          <w:rPr>
            <w:lang w:val="en-GB"/>
          </w:rPr>
          <w:instrText xml:space="preserve"> REF _Ref121075184 \h </w:instrText>
        </w:r>
        <w:r>
          <w:rPr>
            <w:lang w:val="en-GB"/>
          </w:rPr>
        </w:r>
        <w:r>
          <w:rPr>
            <w:lang w:val="en-GB"/>
          </w:rPr>
          <w:fldChar w:fldCharType="separate"/>
        </w:r>
        <w:r w:rsidRPr="00872C97">
          <w:rPr>
            <w:color w:val="auto"/>
            <w:szCs w:val="20"/>
          </w:rPr>
          <w:t xml:space="preserve">Table </w:t>
        </w:r>
        <w:r w:rsidRPr="00872C97">
          <w:rPr>
            <w:noProof/>
            <w:color w:val="auto"/>
            <w:szCs w:val="20"/>
          </w:rPr>
          <w:t>10</w:t>
        </w:r>
        <w:r w:rsidRPr="00872C97">
          <w:rPr>
            <w:color w:val="auto"/>
            <w:szCs w:val="20"/>
          </w:rPr>
          <w:t>.</w:t>
        </w:r>
        <w:r w:rsidRPr="00872C97">
          <w:rPr>
            <w:noProof/>
            <w:color w:val="auto"/>
            <w:szCs w:val="20"/>
          </w:rPr>
          <w:t>6</w:t>
        </w:r>
        <w:r>
          <w:rPr>
            <w:lang w:val="en-GB"/>
          </w:rPr>
          <w:fldChar w:fldCharType="end"/>
        </w:r>
        <w:r>
          <w:rPr>
            <w:lang w:val="en-GB"/>
          </w:rPr>
          <w:t>).</w:t>
        </w:r>
      </w:ins>
    </w:p>
    <w:p w14:paraId="2E435F30" w14:textId="2084911D" w:rsidR="00A25985" w:rsidRPr="00A25985" w:rsidRDefault="00C60E61" w:rsidP="00A25985">
      <w:pPr>
        <w:spacing w:after="120"/>
        <w:rPr>
          <w:ins w:id="708" w:author="Daniel Rohde" w:date="2022-12-20T00:06:00Z"/>
          <w:lang w:val="en-GB"/>
        </w:rPr>
      </w:pPr>
      <w:ins w:id="709" w:author="Daniel Rohde" w:date="2022-12-20T00:06:00Z">
        <w:r>
          <w:rPr>
            <w:lang w:val="en-GB"/>
          </w:rPr>
          <w:t xml:space="preserve">Quality and source metadata in S-102 are based on S-101 quality attributes, with significant augmentations and omissions described below. </w:t>
        </w:r>
        <w:r w:rsidR="00A25985" w:rsidRPr="00A25985">
          <w:rPr>
            <w:lang w:val="en-GB"/>
          </w:rPr>
          <w:t>The quality and source metadata support a three-fold purpose:</w:t>
        </w:r>
      </w:ins>
    </w:p>
    <w:p w14:paraId="184AC7D1" w14:textId="77777777" w:rsidR="00C60E61" w:rsidRDefault="00A25985" w:rsidP="001C79B0">
      <w:pPr>
        <w:pStyle w:val="ListParagraph"/>
        <w:numPr>
          <w:ilvl w:val="0"/>
          <w:numId w:val="52"/>
        </w:numPr>
        <w:spacing w:after="120"/>
        <w:rPr>
          <w:ins w:id="710" w:author="Daniel Rohde" w:date="2022-12-20T00:06:00Z"/>
          <w:lang w:val="en-GB"/>
        </w:rPr>
      </w:pPr>
      <w:ins w:id="711" w:author="Daniel Rohde" w:date="2022-12-20T00:06:00Z">
        <w:r w:rsidRPr="00A25985">
          <w:rPr>
            <w:lang w:val="en-GB"/>
          </w:rPr>
          <w:t>Support S-101-defined attribution of auto-generated vector depth areas, depth contours, and soundings created directly from the S-102 dataset.</w:t>
        </w:r>
      </w:ins>
    </w:p>
    <w:p w14:paraId="369A5325" w14:textId="57DB9EA3" w:rsidR="00C60E61" w:rsidRDefault="00C60E61" w:rsidP="00C60E61">
      <w:pPr>
        <w:pStyle w:val="ListParagraph"/>
        <w:numPr>
          <w:ilvl w:val="1"/>
          <w:numId w:val="52"/>
        </w:numPr>
        <w:spacing w:after="120"/>
        <w:rPr>
          <w:ins w:id="712" w:author="Daniel Rohde" w:date="2022-12-20T00:06:00Z"/>
          <w:lang w:val="en-GB"/>
        </w:rPr>
      </w:pPr>
      <w:ins w:id="713" w:author="Daniel Rohde" w:date="2022-12-20T00:06:00Z">
        <w:r>
          <w:rPr>
            <w:lang w:val="en-GB"/>
          </w:rPr>
          <w:t>The attribute,</w:t>
        </w:r>
        <w:r w:rsidR="00A25985" w:rsidRPr="00A25985">
          <w:rPr>
            <w:lang w:val="en-GB"/>
          </w:rPr>
          <w:t xml:space="preserve"> </w:t>
        </w:r>
        <w:proofErr w:type="spellStart"/>
        <w:r w:rsidR="00A25985" w:rsidRPr="00A25985">
          <w:rPr>
            <w:lang w:val="en-GB"/>
          </w:rPr>
          <w:t>featureSizeVar</w:t>
        </w:r>
        <w:proofErr w:type="spellEnd"/>
        <w:r w:rsidR="00A25985" w:rsidRPr="00A25985">
          <w:rPr>
            <w:lang w:val="en-GB"/>
          </w:rPr>
          <w:t xml:space="preserve"> is meant to augment </w:t>
        </w:r>
        <w:proofErr w:type="spellStart"/>
        <w:r w:rsidR="00A25985" w:rsidRPr="00A25985">
          <w:rPr>
            <w:lang w:val="en-GB"/>
          </w:rPr>
          <w:t>featureSize</w:t>
        </w:r>
        <w:proofErr w:type="spellEnd"/>
        <w:r w:rsidR="00A25985" w:rsidRPr="00A25985">
          <w:rPr>
            <w:lang w:val="en-GB"/>
          </w:rPr>
          <w:t xml:space="preserve"> which corresponds to S-101 size of features detected. As noted in S-101, size of features detected is intended to be described as the smallest size in cubic metres the survey was capable of detecting. Depending on the type of survey this definition might force different depth ranges to have different values. For example, a survey vessel that works at a fixed height off the seafloor, such as an autonomous underwater survey vessel, could maintain a fixed feature detection size capability over a wide range of depths. A surface vessel working over those same range of depths may have a feature detection capability that varies with depth causing the detection capability to be ambiguous and potentially misrepresented. For this reason, </w:t>
        </w:r>
        <w:proofErr w:type="spellStart"/>
        <w:r w:rsidR="00A25985" w:rsidRPr="00A25985">
          <w:rPr>
            <w:lang w:val="en-GB"/>
          </w:rPr>
          <w:t>featureSizeVar</w:t>
        </w:r>
        <w:proofErr w:type="spellEnd"/>
        <w:r w:rsidR="00A25985" w:rsidRPr="00A25985">
          <w:rPr>
            <w:lang w:val="en-GB"/>
          </w:rPr>
          <w:t xml:space="preserve"> is the percentage of depth that a feature of such size could be detected. When both </w:t>
        </w:r>
        <w:proofErr w:type="spellStart"/>
        <w:r w:rsidR="00A25985" w:rsidRPr="00A25985">
          <w:rPr>
            <w:lang w:val="en-GB"/>
          </w:rPr>
          <w:t>featureSize</w:t>
        </w:r>
        <w:proofErr w:type="spellEnd"/>
        <w:r w:rsidR="00A25985" w:rsidRPr="00A25985">
          <w:rPr>
            <w:lang w:val="en-GB"/>
          </w:rPr>
          <w:t xml:space="preserve"> and </w:t>
        </w:r>
        <w:proofErr w:type="spellStart"/>
        <w:r w:rsidR="00A25985" w:rsidRPr="00A25985">
          <w:rPr>
            <w:lang w:val="en-GB"/>
          </w:rPr>
          <w:t>featureSizeVar</w:t>
        </w:r>
        <w:proofErr w:type="spellEnd"/>
        <w:r w:rsidR="00A25985" w:rsidRPr="00A25985">
          <w:rPr>
            <w:lang w:val="en-GB"/>
          </w:rPr>
          <w:t xml:space="preserve"> are present, the greater of the two should be considered valid. The expectation is that </w:t>
        </w:r>
        <w:proofErr w:type="spellStart"/>
        <w:r w:rsidR="00A25985" w:rsidRPr="00A25985">
          <w:rPr>
            <w:lang w:val="en-GB"/>
          </w:rPr>
          <w:t>featureSizeVar</w:t>
        </w:r>
        <w:proofErr w:type="spellEnd"/>
        <w:r w:rsidR="00A25985" w:rsidRPr="00A25985">
          <w:rPr>
            <w:lang w:val="en-GB"/>
          </w:rPr>
          <w:t xml:space="preserve"> will be set to zero if the feature size does not scale with depth. As with </w:t>
        </w:r>
        <w:proofErr w:type="spellStart"/>
        <w:r w:rsidR="00A25985" w:rsidRPr="00A25985">
          <w:rPr>
            <w:lang w:val="en-GB"/>
          </w:rPr>
          <w:t>featureSize</w:t>
        </w:r>
        <w:proofErr w:type="spellEnd"/>
        <w:r w:rsidR="00A25985" w:rsidRPr="00A25985">
          <w:rPr>
            <w:lang w:val="en-GB"/>
          </w:rPr>
          <w:t xml:space="preserve">, </w:t>
        </w:r>
        <w:proofErr w:type="spellStart"/>
        <w:r w:rsidR="00A25985" w:rsidRPr="00A25985">
          <w:rPr>
            <w:lang w:val="en-GB"/>
          </w:rPr>
          <w:t>featureSizeVar</w:t>
        </w:r>
        <w:proofErr w:type="spellEnd"/>
        <w:r w:rsidR="00A25985" w:rsidRPr="00A25985">
          <w:rPr>
            <w:lang w:val="en-GB"/>
          </w:rPr>
          <w:t xml:space="preserve"> should be ignored if </w:t>
        </w:r>
        <w:proofErr w:type="spellStart"/>
        <w:r w:rsidR="00A25985" w:rsidRPr="00A25985">
          <w:rPr>
            <w:lang w:val="en-GB"/>
          </w:rPr>
          <w:t>significantFeatures</w:t>
        </w:r>
        <w:proofErr w:type="spellEnd"/>
        <w:r w:rsidR="00A25985" w:rsidRPr="00A25985">
          <w:rPr>
            <w:lang w:val="en-GB"/>
          </w:rPr>
          <w:t xml:space="preserve"> is False</w:t>
        </w:r>
        <w:r>
          <w:rPr>
            <w:lang w:val="en-GB"/>
          </w:rPr>
          <w:t>.</w:t>
        </w:r>
      </w:ins>
    </w:p>
    <w:p w14:paraId="69A790F9" w14:textId="3881A790" w:rsidR="00A25985" w:rsidRPr="00A25985" w:rsidRDefault="00C60E61" w:rsidP="00A14048">
      <w:pPr>
        <w:pStyle w:val="ListParagraph"/>
        <w:numPr>
          <w:ilvl w:val="1"/>
          <w:numId w:val="52"/>
        </w:numPr>
        <w:spacing w:after="120"/>
        <w:rPr>
          <w:ins w:id="714" w:author="Daniel Rohde" w:date="2022-12-20T00:06:00Z"/>
          <w:lang w:val="en-GB"/>
        </w:rPr>
      </w:pPr>
      <w:ins w:id="715" w:author="Daniel Rohde" w:date="2022-12-20T00:06:00Z">
        <w:r>
          <w:rPr>
            <w:lang w:val="en-GB"/>
          </w:rPr>
          <w:t>N</w:t>
        </w:r>
        <w:r w:rsidR="00A25985" w:rsidRPr="00A25985">
          <w:rPr>
            <w:lang w:val="en-GB"/>
          </w:rPr>
          <w:t>ote that depth range maximum and minimum in S-101 are omitted. The assumption is that if this information is required than the corresponding nodes in the elevation layer can be queried for a minimum and maximum depth for each table row.</w:t>
        </w:r>
      </w:ins>
    </w:p>
    <w:p w14:paraId="5C7186CF" w14:textId="2044AB9D" w:rsidR="00A25985" w:rsidRPr="00A25985" w:rsidRDefault="00A25985" w:rsidP="001C79B0">
      <w:pPr>
        <w:pStyle w:val="ListParagraph"/>
        <w:numPr>
          <w:ilvl w:val="0"/>
          <w:numId w:val="52"/>
        </w:numPr>
        <w:spacing w:after="120"/>
        <w:rPr>
          <w:ins w:id="716" w:author="Daniel Rohde" w:date="2022-12-20T00:06:00Z"/>
          <w:lang w:val="en-GB"/>
        </w:rPr>
      </w:pPr>
      <w:ins w:id="717" w:author="Daniel Rohde" w:date="2022-12-20T00:06:00Z">
        <w:r w:rsidRPr="00A25985">
          <w:rPr>
            <w:lang w:val="en-GB"/>
          </w:rPr>
          <w:t xml:space="preserve">Provide necessary uncertainty information as an input into critical </w:t>
        </w:r>
        <w:proofErr w:type="spellStart"/>
        <w:r w:rsidRPr="00A25985">
          <w:rPr>
            <w:lang w:val="en-GB"/>
          </w:rPr>
          <w:t>underkeel</w:t>
        </w:r>
        <w:proofErr w:type="spellEnd"/>
        <w:r w:rsidRPr="00A25985">
          <w:rPr>
            <w:lang w:val="en-GB"/>
          </w:rPr>
          <w:t xml:space="preserve"> clearance precision navigation systems.</w:t>
        </w:r>
      </w:ins>
    </w:p>
    <w:p w14:paraId="593DAD97" w14:textId="225BACC4" w:rsidR="00A25985" w:rsidRPr="00A25985" w:rsidRDefault="00A25985" w:rsidP="001C79B0">
      <w:pPr>
        <w:pStyle w:val="ListParagraph"/>
        <w:numPr>
          <w:ilvl w:val="0"/>
          <w:numId w:val="52"/>
        </w:numPr>
        <w:spacing w:after="120"/>
        <w:rPr>
          <w:ins w:id="718" w:author="Daniel Rohde" w:date="2022-12-20T00:06:00Z"/>
          <w:lang w:val="en-GB"/>
        </w:rPr>
      </w:pPr>
      <w:ins w:id="719" w:author="Daniel Rohde" w:date="2022-12-20T00:06:00Z">
        <w:r w:rsidRPr="00A25985">
          <w:rPr>
            <w:lang w:val="en-GB"/>
          </w:rPr>
          <w:t>Prevent the automated selection of soundings from interpolated nodes, while still providing continuous data required or depth contour creation. This is done by the “</w:t>
        </w:r>
        <w:proofErr w:type="spellStart"/>
        <w:r w:rsidRPr="00A25985">
          <w:rPr>
            <w:lang w:val="en-GB"/>
          </w:rPr>
          <w:t>bathyCoverage</w:t>
        </w:r>
        <w:proofErr w:type="spellEnd"/>
        <w:r w:rsidRPr="00A25985">
          <w:rPr>
            <w:lang w:val="en-GB"/>
          </w:rPr>
          <w:t xml:space="preserve">” Boolean attribute field, which flags nodes populated by interpolation across gaps of bathymetric observations greater than the S-102 raster resolution. This is especially useful in side-scan surveys which are characterized by gaps in bathymetric observations with full coverage side-scan imagery (interpolated gaps between bathymetry coverage in this situation would show </w:t>
        </w:r>
        <w:proofErr w:type="spellStart"/>
        <w:r w:rsidRPr="00A25985">
          <w:rPr>
            <w:lang w:val="en-GB"/>
          </w:rPr>
          <w:t>fullCoverage</w:t>
        </w:r>
        <w:proofErr w:type="spellEnd"/>
        <w:r w:rsidRPr="00A25985">
          <w:rPr>
            <w:lang w:val="en-GB"/>
          </w:rPr>
          <w:t xml:space="preserve"> = True and </w:t>
        </w:r>
        <w:proofErr w:type="spellStart"/>
        <w:r w:rsidRPr="00A25985">
          <w:rPr>
            <w:lang w:val="en-GB"/>
          </w:rPr>
          <w:t>bathyCoverage</w:t>
        </w:r>
        <w:proofErr w:type="spellEnd"/>
        <w:r w:rsidRPr="00A25985">
          <w:rPr>
            <w:lang w:val="en-GB"/>
          </w:rPr>
          <w:t xml:space="preserve"> = False). If full coverage = False, </w:t>
        </w:r>
        <w:proofErr w:type="spellStart"/>
        <w:r w:rsidRPr="00A25985">
          <w:rPr>
            <w:lang w:val="en-GB"/>
          </w:rPr>
          <w:t>bathyCoverage</w:t>
        </w:r>
        <w:proofErr w:type="spellEnd"/>
        <w:r w:rsidRPr="00A25985">
          <w:rPr>
            <w:lang w:val="en-GB"/>
          </w:rPr>
          <w:t xml:space="preserve"> must also equal False, such as gaps between single beam echosounder data without correlating side scan sonar coverage. Thus, this will provide navigation software systems with the required information necessary to preferably select soundings from direct bathymetric observations.</w:t>
        </w:r>
      </w:ins>
    </w:p>
    <w:p w14:paraId="5BF1E6C4" w14:textId="1FEA2591" w:rsidR="00A25985" w:rsidRPr="008C7844" w:rsidRDefault="00A25985" w:rsidP="00A25985">
      <w:pPr>
        <w:spacing w:after="120"/>
        <w:rPr>
          <w:ins w:id="720" w:author="Daniel Rohde" w:date="2022-12-20T00:06:00Z"/>
          <w:lang w:val="en-GB"/>
        </w:rPr>
      </w:pPr>
      <w:ins w:id="721" w:author="Daniel Rohde" w:date="2022-12-20T00:06:00Z">
        <w:r>
          <w:rPr>
            <w:lang w:val="en-GB"/>
          </w:rPr>
          <w:t xml:space="preserve">Quality and source metadata are encoded as records within a </w:t>
        </w:r>
        <w:proofErr w:type="spellStart"/>
        <w:r>
          <w:rPr>
            <w:lang w:val="en-GB"/>
          </w:rPr>
          <w:t>QualityOfSurveyCoverage</w:t>
        </w:r>
        <w:proofErr w:type="spellEnd"/>
        <w:r>
          <w:rPr>
            <w:lang w:val="en-GB"/>
          </w:rPr>
          <w:t xml:space="preserve"> information group, dataset </w:t>
        </w:r>
        <w:proofErr w:type="spellStart"/>
        <w:r>
          <w:rPr>
            <w:lang w:val="en-GB"/>
          </w:rPr>
          <w:t>featureAttributeTable</w:t>
        </w:r>
        <w:proofErr w:type="spellEnd"/>
        <w:r w:rsidR="00CC216B">
          <w:rPr>
            <w:lang w:val="en-GB"/>
          </w:rPr>
          <w:t xml:space="preserve"> (clause </w:t>
        </w:r>
        <w:r w:rsidR="00CC216B">
          <w:rPr>
            <w:lang w:val="en-GB"/>
          </w:rPr>
          <w:fldChar w:fldCharType="begin"/>
        </w:r>
        <w:r w:rsidR="00CC216B">
          <w:rPr>
            <w:lang w:val="en-GB"/>
          </w:rPr>
          <w:instrText xml:space="preserve"> REF _Ref121073767 \r \h </w:instrText>
        </w:r>
        <w:r w:rsidR="00CC216B">
          <w:rPr>
            <w:lang w:val="en-GB"/>
          </w:rPr>
        </w:r>
        <w:r w:rsidR="00CC216B">
          <w:rPr>
            <w:lang w:val="en-GB"/>
          </w:rPr>
          <w:fldChar w:fldCharType="separate"/>
        </w:r>
        <w:r w:rsidR="00CC216B">
          <w:rPr>
            <w:lang w:val="en-GB"/>
          </w:rPr>
          <w:t>10.2.7</w:t>
        </w:r>
        <w:r w:rsidR="00CC216B">
          <w:rPr>
            <w:lang w:val="en-GB"/>
          </w:rPr>
          <w:fldChar w:fldCharType="end"/>
        </w:r>
        <w:r w:rsidR="00CC216B">
          <w:rPr>
            <w:lang w:val="en-GB"/>
          </w:rPr>
          <w:t>)</w:t>
        </w:r>
        <w:r>
          <w:rPr>
            <w:lang w:val="en-GB"/>
          </w:rPr>
          <w:t>.</w:t>
        </w:r>
      </w:ins>
    </w:p>
    <w:p w14:paraId="1731FC25" w14:textId="77777777" w:rsidR="009D512D" w:rsidRPr="008C7844" w:rsidRDefault="00AC251D" w:rsidP="00674BA6">
      <w:pPr>
        <w:spacing w:after="120"/>
        <w:rPr>
          <w:lang w:val="en-GB"/>
        </w:rPr>
      </w:pPr>
      <w:r w:rsidRPr="008C7844">
        <w:rPr>
          <w:color w:val="FF0000"/>
          <w:lang w:val="en-GB"/>
        </w:rPr>
        <w:t xml:space="preserve"> </w:t>
      </w:r>
    </w:p>
    <w:p w14:paraId="73A2D5AB" w14:textId="77777777" w:rsidR="009D512D" w:rsidRPr="008C7844" w:rsidRDefault="00EE2C65" w:rsidP="00674BA6">
      <w:pPr>
        <w:pStyle w:val="Heading1"/>
        <w:spacing w:before="120" w:after="200"/>
        <w:rPr>
          <w:lang w:val="en-GB"/>
        </w:rPr>
      </w:pPr>
      <w:bookmarkStart w:id="722" w:name="_Toc105509243"/>
      <w:r w:rsidRPr="008C7844">
        <w:rPr>
          <w:lang w:val="en-GB"/>
        </w:rPr>
        <w:t xml:space="preserve">Data </w:t>
      </w:r>
      <w:r w:rsidR="00AC251D" w:rsidRPr="008C7844">
        <w:rPr>
          <w:lang w:val="en-GB"/>
        </w:rPr>
        <w:t>Maintenance</w:t>
      </w:r>
      <w:bookmarkEnd w:id="722"/>
      <w:r w:rsidR="00AC251D" w:rsidRPr="008C7844">
        <w:rPr>
          <w:lang w:val="en-GB"/>
        </w:rPr>
        <w:t xml:space="preserve"> </w:t>
      </w:r>
    </w:p>
    <w:p w14:paraId="48EBE87C" w14:textId="119B9DD9" w:rsidR="009D512D" w:rsidRPr="008C7844" w:rsidRDefault="00AC251D" w:rsidP="00674BA6">
      <w:pPr>
        <w:pStyle w:val="Heading2"/>
        <w:spacing w:before="120" w:after="200"/>
        <w:rPr>
          <w:lang w:val="en-GB"/>
        </w:rPr>
      </w:pPr>
      <w:bookmarkStart w:id="723" w:name="_Toc105509244"/>
      <w:r w:rsidRPr="008C7844">
        <w:rPr>
          <w:lang w:val="en-GB"/>
        </w:rPr>
        <w:t xml:space="preserve">Maintenance and </w:t>
      </w:r>
      <w:r w:rsidR="00DB64FD">
        <w:rPr>
          <w:lang w:val="en-GB"/>
        </w:rPr>
        <w:t>u</w:t>
      </w:r>
      <w:r w:rsidRPr="008C7844">
        <w:rPr>
          <w:lang w:val="en-GB"/>
        </w:rPr>
        <w:t xml:space="preserve">pdate </w:t>
      </w:r>
      <w:r w:rsidR="00DB64FD">
        <w:rPr>
          <w:lang w:val="en-GB"/>
        </w:rPr>
        <w:t>f</w:t>
      </w:r>
      <w:r w:rsidRPr="008C7844">
        <w:rPr>
          <w:lang w:val="en-GB"/>
        </w:rPr>
        <w:t>requency</w:t>
      </w:r>
      <w:bookmarkEnd w:id="723"/>
    </w:p>
    <w:p w14:paraId="1D42B9BC" w14:textId="527D278C" w:rsidR="009D512D" w:rsidRDefault="00AC251D" w:rsidP="00F86C52">
      <w:pPr>
        <w:spacing w:after="120"/>
        <w:rPr>
          <w:lang w:val="en-GB"/>
        </w:rPr>
      </w:pPr>
      <w:r w:rsidRPr="008C7844">
        <w:rPr>
          <w:lang w:val="en-GB"/>
        </w:rPr>
        <w:t>Datasets are maintained by replacement on a dataset basis. That is, the entire data product and the associated metadata are replaced as a unit.</w:t>
      </w:r>
      <w:r w:rsidR="00695424">
        <w:rPr>
          <w:lang w:val="en-GB"/>
        </w:rPr>
        <w:t xml:space="preserve"> </w:t>
      </w:r>
      <w:r w:rsidRPr="008C7844">
        <w:rPr>
          <w:lang w:val="en-GB"/>
        </w:rPr>
        <w:t xml:space="preserve">This is unlike vector data that may be updated incrementally. </w:t>
      </w:r>
      <w:del w:id="724" w:author="Daniel Rohde" w:date="2022-12-20T00:06:00Z">
        <w:r w:rsidRPr="008C7844">
          <w:rPr>
            <w:lang w:val="en-GB"/>
          </w:rPr>
          <w:delText xml:space="preserve">However, coverage data must be considered as a unit. </w:delText>
        </w:r>
      </w:del>
      <w:r w:rsidRPr="008C7844">
        <w:rPr>
          <w:lang w:val="en-GB"/>
        </w:rPr>
        <w:t xml:space="preserve">Also, each replacement data set must </w:t>
      </w:r>
      <w:r w:rsidR="00F86C52">
        <w:rPr>
          <w:lang w:val="en-GB"/>
        </w:rPr>
        <w:t>have its own digital signature.</w:t>
      </w:r>
    </w:p>
    <w:p w14:paraId="0518FAEE" w14:textId="77777777" w:rsidR="00F86C52" w:rsidRPr="008C7844" w:rsidRDefault="00F86C52" w:rsidP="00F86C52">
      <w:pPr>
        <w:spacing w:after="120"/>
        <w:rPr>
          <w:lang w:val="en-GB"/>
        </w:rPr>
      </w:pPr>
    </w:p>
    <w:p w14:paraId="23DC2F39" w14:textId="5A934B41" w:rsidR="009D512D" w:rsidRPr="008C7844" w:rsidRDefault="00AC251D" w:rsidP="00F86C52">
      <w:pPr>
        <w:pStyle w:val="Heading2"/>
        <w:spacing w:before="120" w:after="200"/>
        <w:rPr>
          <w:lang w:val="en-GB"/>
        </w:rPr>
      </w:pPr>
      <w:bookmarkStart w:id="725" w:name="_Toc105509245"/>
      <w:r w:rsidRPr="008C7844">
        <w:rPr>
          <w:lang w:val="en-GB"/>
        </w:rPr>
        <w:lastRenderedPageBreak/>
        <w:t xml:space="preserve">Data </w:t>
      </w:r>
      <w:r w:rsidR="00DB64FD">
        <w:rPr>
          <w:lang w:val="en-GB"/>
        </w:rPr>
        <w:t>s</w:t>
      </w:r>
      <w:r w:rsidRPr="008C7844">
        <w:rPr>
          <w:lang w:val="en-GB"/>
        </w:rPr>
        <w:t>ource</w:t>
      </w:r>
      <w:bookmarkEnd w:id="725"/>
      <w:r w:rsidRPr="008C7844">
        <w:rPr>
          <w:lang w:val="en-GB"/>
        </w:rPr>
        <w:t xml:space="preserve"> </w:t>
      </w:r>
    </w:p>
    <w:p w14:paraId="510C73F3" w14:textId="4D95E521" w:rsidR="009D512D" w:rsidRDefault="00AC251D" w:rsidP="00F86C52">
      <w:pPr>
        <w:spacing w:after="120"/>
        <w:rPr>
          <w:lang w:val="en-GB"/>
        </w:rPr>
      </w:pPr>
      <w:r w:rsidRPr="008C7844">
        <w:rPr>
          <w:lang w:val="en-GB"/>
        </w:rPr>
        <w:t>Data producers must use applicable sources to maintain and update data and provide a brief description of the sources that were used to produce the dataset.</w:t>
      </w:r>
    </w:p>
    <w:p w14:paraId="307306A3" w14:textId="77777777" w:rsidR="00F86C52" w:rsidRPr="008C7844" w:rsidRDefault="00F86C52" w:rsidP="00F86C52">
      <w:pPr>
        <w:spacing w:after="120"/>
        <w:rPr>
          <w:lang w:val="en-GB"/>
        </w:rPr>
      </w:pPr>
    </w:p>
    <w:p w14:paraId="65C90DBD" w14:textId="39302691" w:rsidR="009D512D" w:rsidRPr="008C7844" w:rsidRDefault="00AC251D" w:rsidP="00F86C52">
      <w:pPr>
        <w:pStyle w:val="Heading2"/>
        <w:spacing w:before="120" w:after="200"/>
        <w:rPr>
          <w:lang w:val="en-GB"/>
        </w:rPr>
      </w:pPr>
      <w:bookmarkStart w:id="726" w:name="_Toc105509246"/>
      <w:r w:rsidRPr="008C7844">
        <w:rPr>
          <w:lang w:val="en-GB"/>
        </w:rPr>
        <w:t xml:space="preserve">Production </w:t>
      </w:r>
      <w:r w:rsidR="00DB64FD">
        <w:rPr>
          <w:lang w:val="en-GB"/>
        </w:rPr>
        <w:t>p</w:t>
      </w:r>
      <w:r w:rsidRPr="008C7844">
        <w:rPr>
          <w:lang w:val="en-GB"/>
        </w:rPr>
        <w:t>rocess</w:t>
      </w:r>
      <w:bookmarkEnd w:id="726"/>
    </w:p>
    <w:p w14:paraId="22E5E79B" w14:textId="34CFDCF7" w:rsidR="009D512D" w:rsidRDefault="00AC251D" w:rsidP="00F86C52">
      <w:pPr>
        <w:spacing w:after="120"/>
        <w:rPr>
          <w:lang w:val="en-GB"/>
        </w:rPr>
      </w:pPr>
      <w:r w:rsidRPr="008C7844">
        <w:rPr>
          <w:lang w:val="en-GB"/>
        </w:rPr>
        <w:t>Data Producers should follow their established production processes for mai</w:t>
      </w:r>
      <w:r w:rsidR="00F86C52">
        <w:rPr>
          <w:lang w:val="en-GB"/>
        </w:rPr>
        <w:t>ntaining and updating datasets.</w:t>
      </w:r>
    </w:p>
    <w:p w14:paraId="72768714" w14:textId="77777777" w:rsidR="00F86C52" w:rsidRPr="008C7844" w:rsidRDefault="00F86C52" w:rsidP="00F86C52">
      <w:pPr>
        <w:spacing w:after="120"/>
        <w:rPr>
          <w:lang w:val="en-GB"/>
        </w:rPr>
      </w:pPr>
    </w:p>
    <w:p w14:paraId="68F2DA48" w14:textId="77777777" w:rsidR="009D512D" w:rsidRPr="008C7844" w:rsidRDefault="00AC251D" w:rsidP="00F86C52">
      <w:pPr>
        <w:pStyle w:val="Heading1"/>
        <w:spacing w:before="120" w:after="200"/>
        <w:rPr>
          <w:lang w:val="en-GB"/>
        </w:rPr>
      </w:pPr>
      <w:bookmarkStart w:id="727" w:name="_Ref66117274"/>
      <w:bookmarkStart w:id="728" w:name="_Toc105509247"/>
      <w:r w:rsidRPr="008C7844">
        <w:rPr>
          <w:lang w:val="en-GB"/>
        </w:rPr>
        <w:t>Portrayal</w:t>
      </w:r>
      <w:bookmarkEnd w:id="727"/>
      <w:bookmarkEnd w:id="728"/>
      <w:r w:rsidRPr="008C7844">
        <w:rPr>
          <w:lang w:val="en-GB"/>
        </w:rPr>
        <w:t xml:space="preserve"> </w:t>
      </w:r>
    </w:p>
    <w:p w14:paraId="47ACE61B" w14:textId="77777777" w:rsidR="009D512D" w:rsidRPr="008C7844" w:rsidRDefault="00AC251D" w:rsidP="00F86C52">
      <w:pPr>
        <w:pStyle w:val="Heading2"/>
        <w:spacing w:before="120" w:after="200"/>
        <w:rPr>
          <w:lang w:val="en-GB"/>
        </w:rPr>
      </w:pPr>
      <w:bookmarkStart w:id="729" w:name="_Toc105509248"/>
      <w:r w:rsidRPr="008C7844">
        <w:rPr>
          <w:lang w:val="en-GB"/>
        </w:rPr>
        <w:t>Introduction</w:t>
      </w:r>
      <w:bookmarkEnd w:id="729"/>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33425055"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Display of gridded bathymetry</w:t>
      </w:r>
      <w:r w:rsidR="00695424">
        <w:rPr>
          <w:lang w:val="en-GB"/>
        </w:rPr>
        <w:t xml:space="preserve"> </w:t>
      </w:r>
    </w:p>
    <w:p w14:paraId="5E00FD2D" w14:textId="12109C15" w:rsidR="009D512D" w:rsidRDefault="00AC251D" w:rsidP="00F86C52">
      <w:pPr>
        <w:pStyle w:val="ListParagraph"/>
        <w:numPr>
          <w:ilvl w:val="0"/>
          <w:numId w:val="27"/>
        </w:numPr>
        <w:spacing w:after="120"/>
        <w:ind w:left="284" w:hanging="284"/>
        <w:rPr>
          <w:lang w:val="en-GB"/>
        </w:rPr>
      </w:pPr>
      <w:r w:rsidRPr="008C7844">
        <w:rPr>
          <w:lang w:val="en-GB"/>
        </w:rPr>
        <w:t>Colouring options to support safe navigation.</w:t>
      </w:r>
      <w:r w:rsidR="00695424">
        <w:rPr>
          <w:lang w:val="en-GB"/>
        </w:rPr>
        <w:t xml:space="preserve"> </w:t>
      </w:r>
    </w:p>
    <w:p w14:paraId="1C9A0D09" w14:textId="77777777" w:rsidR="000048CA" w:rsidRPr="000048CA" w:rsidRDefault="000048CA" w:rsidP="000048CA">
      <w:pPr>
        <w:spacing w:after="120"/>
        <w:rPr>
          <w:lang w:val="en-GB"/>
        </w:rPr>
      </w:pPr>
    </w:p>
    <w:p w14:paraId="66FD7D4A" w14:textId="3ACEEA6E" w:rsidR="009D512D" w:rsidRPr="008C7844" w:rsidRDefault="00AC251D" w:rsidP="000048CA">
      <w:pPr>
        <w:pStyle w:val="Heading2"/>
        <w:spacing w:before="120" w:after="200"/>
        <w:rPr>
          <w:lang w:val="en-GB"/>
        </w:rPr>
      </w:pPr>
      <w:bookmarkStart w:id="730" w:name="_Toc105509249"/>
      <w:r w:rsidRPr="008C7844">
        <w:rPr>
          <w:lang w:val="en-GB"/>
        </w:rPr>
        <w:t xml:space="preserve">Generation and </w:t>
      </w:r>
      <w:r w:rsidR="00DB64FD">
        <w:rPr>
          <w:lang w:val="en-GB"/>
        </w:rPr>
        <w:t>d</w:t>
      </w:r>
      <w:r w:rsidRPr="008C7844">
        <w:rPr>
          <w:lang w:val="en-GB"/>
        </w:rPr>
        <w:t xml:space="preserve">isplay of </w:t>
      </w:r>
      <w:r w:rsidR="00DB64FD">
        <w:rPr>
          <w:lang w:val="en-GB"/>
        </w:rPr>
        <w:t>g</w:t>
      </w:r>
      <w:r w:rsidRPr="008C7844">
        <w:rPr>
          <w:lang w:val="en-GB"/>
        </w:rPr>
        <w:t xml:space="preserve">ridded </w:t>
      </w:r>
      <w:r w:rsidR="00DB64FD">
        <w:rPr>
          <w:lang w:val="en-GB"/>
        </w:rPr>
        <w:t>b</w:t>
      </w:r>
      <w:r w:rsidRPr="008C7844">
        <w:rPr>
          <w:lang w:val="en-GB"/>
        </w:rPr>
        <w:t>athymetry</w:t>
      </w:r>
      <w:bookmarkEnd w:id="730"/>
      <w:r w:rsidRPr="008C7844">
        <w:rPr>
          <w:lang w:val="en-GB"/>
        </w:rPr>
        <w:t xml:space="preserve"> </w:t>
      </w:r>
    </w:p>
    <w:p w14:paraId="25BC66D6" w14:textId="2662F822" w:rsidR="009D512D" w:rsidRPr="008C7844" w:rsidRDefault="00AC251D" w:rsidP="000048CA">
      <w:pPr>
        <w:spacing w:after="120"/>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w:t>
      </w:r>
      <w:del w:id="731" w:author="Daniel Rohde" w:date="2022-12-20T00:06:00Z">
        <w:r w:rsidRPr="008C7844">
          <w:rPr>
            <w:lang w:val="en-GB"/>
          </w:rPr>
          <w:delText>thirty</w:delText>
        </w:r>
      </w:del>
      <w:ins w:id="732" w:author="Daniel Rohde" w:date="2022-12-20T00:06:00Z">
        <w:r w:rsidR="00DE409F">
          <w:rPr>
            <w:lang w:val="en-GB"/>
          </w:rPr>
          <w:t>30</w:t>
        </w:r>
      </w:ins>
      <w:r w:rsidRPr="008C7844">
        <w:rPr>
          <w:lang w:val="en-GB"/>
        </w:rPr>
        <w:t>-day collection period.</w:t>
      </w:r>
      <w:r w:rsidR="00695424">
        <w:rPr>
          <w:lang w:val="en-GB"/>
        </w:rPr>
        <w:t xml:space="preserve"> </w:t>
      </w:r>
    </w:p>
    <w:p w14:paraId="47C1E93F" w14:textId="3DD5F4C3"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w:t>
      </w:r>
      <w:del w:id="733" w:author="Daniel Rohde" w:date="2022-12-20T00:06:00Z">
        <w:r w:rsidRPr="008C7844">
          <w:rPr>
            <w:lang w:val="en-GB"/>
          </w:rPr>
          <w:delText>decimate</w:delText>
        </w:r>
      </w:del>
      <w:ins w:id="734" w:author="Daniel Rohde" w:date="2022-12-20T00:06:00Z">
        <w:r w:rsidR="00DE409F">
          <w:rPr>
            <w:lang w:val="en-GB"/>
          </w:rPr>
          <w:t>reduce</w:t>
        </w:r>
      </w:ins>
      <w:r w:rsidR="00DE409F" w:rsidRPr="008C7844">
        <w:rPr>
          <w:lang w:val="en-GB"/>
        </w:rPr>
        <w:t xml:space="preserve"> </w:t>
      </w:r>
      <w:r w:rsidRPr="008C7844">
        <w:rPr>
          <w:lang w:val="en-GB"/>
        </w:rPr>
        <w:t xml:space="preserve">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w:t>
      </w:r>
      <w:r w:rsidR="00695424">
        <w:rPr>
          <w:lang w:val="en-GB"/>
        </w:rPr>
        <w:t xml:space="preserve"> </w:t>
      </w:r>
    </w:p>
    <w:p w14:paraId="751DF6FE" w14:textId="60A68F4C" w:rsidR="009D512D" w:rsidRPr="008C7844" w:rsidRDefault="001E1A99" w:rsidP="002E4221">
      <w:pPr>
        <w:spacing w:after="60"/>
        <w:ind w:left="567"/>
        <w:rPr>
          <w:lang w:val="en-GB"/>
        </w:rPr>
      </w:pPr>
      <w:r>
        <w:rPr>
          <w:i/>
          <w:lang w:val="en-GB"/>
        </w:rPr>
        <w:fldChar w:fldCharType="begin"/>
      </w:r>
      <w:r>
        <w:rPr>
          <w:i/>
          <w:lang w:val="en-GB"/>
        </w:rPr>
        <w:instrText xml:space="preserve"> REF _Ref66117675 \n \h </w:instrText>
      </w:r>
      <w:r>
        <w:rPr>
          <w:i/>
          <w:lang w:val="en-GB"/>
        </w:rPr>
      </w:r>
      <w:r>
        <w:rPr>
          <w:i/>
          <w:lang w:val="en-GB"/>
        </w:rPr>
        <w:fldChar w:fldCharType="separate"/>
      </w:r>
      <w:r w:rsidR="00D55292">
        <w:rPr>
          <w:i/>
          <w:lang w:val="en-GB"/>
        </w:rPr>
        <w:t>Annex F</w:t>
      </w:r>
      <w:r>
        <w:rPr>
          <w:i/>
          <w:lang w:val="en-GB"/>
        </w:rPr>
        <w:fldChar w:fldCharType="end"/>
      </w:r>
      <w:r>
        <w:rPr>
          <w:i/>
          <w:lang w:val="en-GB"/>
        </w:rPr>
        <w:t xml:space="preserve"> </w:t>
      </w:r>
      <w:r w:rsidR="00AC251D" w:rsidRPr="008C7844">
        <w:rPr>
          <w:i/>
          <w:lang w:val="en-GB"/>
        </w:rPr>
        <w:t>provides a listing of S-102 accepted gridding methods</w:t>
      </w:r>
      <w:r w:rsidR="00AC251D" w:rsidRPr="008C7844">
        <w:rPr>
          <w:lang w:val="en-GB"/>
        </w:rPr>
        <w:t xml:space="preserve">. </w:t>
      </w:r>
    </w:p>
    <w:p w14:paraId="199957B3" w14:textId="541BB075" w:rsidR="009D512D" w:rsidRPr="008C7844" w:rsidRDefault="001E1A99" w:rsidP="000048CA">
      <w:pPr>
        <w:spacing w:after="120"/>
        <w:ind w:left="567"/>
        <w:rPr>
          <w:lang w:val="en-GB"/>
        </w:rPr>
      </w:pPr>
      <w:r w:rsidRPr="000048CA">
        <w:rPr>
          <w:i/>
          <w:lang w:val="en-GB"/>
        </w:rPr>
        <w:fldChar w:fldCharType="begin"/>
      </w:r>
      <w:r w:rsidRPr="000048CA">
        <w:rPr>
          <w:i/>
          <w:lang w:val="en-GB"/>
        </w:rPr>
        <w:instrText xml:space="preserve"> REF _Ref66117693 \n \h  \* MERGEFORMAT </w:instrText>
      </w:r>
      <w:r w:rsidRPr="000048CA">
        <w:rPr>
          <w:i/>
          <w:lang w:val="en-GB"/>
        </w:rPr>
      </w:r>
      <w:r w:rsidRPr="000048CA">
        <w:rPr>
          <w:i/>
          <w:lang w:val="en-GB"/>
        </w:rPr>
        <w:fldChar w:fldCharType="separate"/>
      </w:r>
      <w:r w:rsidR="00D55292">
        <w:rPr>
          <w:i/>
          <w:lang w:val="en-GB"/>
        </w:rPr>
        <w:t>Annex H</w:t>
      </w:r>
      <w:r w:rsidRPr="000048CA">
        <w:rPr>
          <w:i/>
          <w:lang w:val="en-GB"/>
        </w:rPr>
        <w:fldChar w:fldCharType="end"/>
      </w:r>
      <w:r w:rsidRPr="000048CA">
        <w:rPr>
          <w:i/>
          <w:lang w:val="en-GB"/>
        </w:rPr>
        <w:t xml:space="preserve"> </w:t>
      </w:r>
      <w:r w:rsidR="00AC251D" w:rsidRPr="001E1A99">
        <w:rPr>
          <w:i/>
          <w:lang w:val="en-GB"/>
        </w:rPr>
        <w:t>p</w:t>
      </w:r>
      <w:r w:rsidR="00AC251D" w:rsidRPr="008C7844">
        <w:rPr>
          <w:i/>
          <w:lang w:val="en-GB"/>
        </w:rPr>
        <w:t>rovides an example gridding process, discussing the difference between full</w:t>
      </w:r>
      <w:del w:id="735" w:author="Daniel Rohde" w:date="2022-12-20T00:06:00Z">
        <w:r w:rsidR="00AC251D" w:rsidRPr="008C7844">
          <w:rPr>
            <w:i/>
            <w:lang w:val="en-GB"/>
          </w:rPr>
          <w:delText xml:space="preserve"> </w:delText>
        </w:r>
      </w:del>
      <w:ins w:id="736" w:author="Daniel Rohde" w:date="2022-12-20T00:06:00Z">
        <w:r w:rsidR="00DE409F">
          <w:rPr>
            <w:i/>
            <w:lang w:val="en-GB"/>
          </w:rPr>
          <w:t>-</w:t>
        </w:r>
      </w:ins>
      <w:r w:rsidR="00AC251D" w:rsidRPr="008C7844">
        <w:rPr>
          <w:i/>
          <w:lang w:val="en-GB"/>
        </w:rPr>
        <w:t xml:space="preserve">resolution source bathymetry, product scale grid, and charted sounding. </w:t>
      </w:r>
    </w:p>
    <w:p w14:paraId="2AC63762" w14:textId="73089A23" w:rsidR="009D512D" w:rsidRPr="008C7844" w:rsidRDefault="00AC251D" w:rsidP="00792C39">
      <w:pPr>
        <w:pStyle w:val="Heading3"/>
        <w:spacing w:before="120" w:after="120"/>
        <w:rPr>
          <w:lang w:val="en-GB"/>
        </w:rPr>
      </w:pPr>
      <w:bookmarkStart w:id="737" w:name="_Toc105509250"/>
      <w:r w:rsidRPr="008C7844">
        <w:rPr>
          <w:lang w:val="en-GB"/>
        </w:rPr>
        <w:t xml:space="preserve">Charted </w:t>
      </w:r>
      <w:r w:rsidR="00DB64FD">
        <w:rPr>
          <w:lang w:val="en-GB"/>
        </w:rPr>
        <w:t>s</w:t>
      </w:r>
      <w:r w:rsidRPr="008C7844">
        <w:rPr>
          <w:lang w:val="en-GB"/>
        </w:rPr>
        <w:t>oundings/</w:t>
      </w:r>
      <w:r w:rsidR="00DB64FD">
        <w:rPr>
          <w:lang w:val="en-GB"/>
        </w:rPr>
        <w:t>c</w:t>
      </w:r>
      <w:r w:rsidRPr="008C7844">
        <w:rPr>
          <w:lang w:val="en-GB"/>
        </w:rPr>
        <w:t xml:space="preserve">ontours vs. </w:t>
      </w:r>
      <w:r w:rsidR="00DB64FD">
        <w:rPr>
          <w:lang w:val="en-GB"/>
        </w:rPr>
        <w:t>g</w:t>
      </w:r>
      <w:r w:rsidRPr="008C7844">
        <w:rPr>
          <w:lang w:val="en-GB"/>
        </w:rPr>
        <w:t xml:space="preserve">ridded </w:t>
      </w:r>
      <w:r w:rsidR="00DB64FD">
        <w:rPr>
          <w:lang w:val="en-GB"/>
        </w:rPr>
        <w:t>b</w:t>
      </w:r>
      <w:r w:rsidRPr="008C7844">
        <w:rPr>
          <w:lang w:val="en-GB"/>
        </w:rPr>
        <w:t>athymetry</w:t>
      </w:r>
      <w:bookmarkEnd w:id="737"/>
      <w:r w:rsidRPr="008C7844">
        <w:rPr>
          <w:lang w:val="en-GB"/>
        </w:rPr>
        <w:t xml:space="preserve"> </w:t>
      </w:r>
    </w:p>
    <w:p w14:paraId="11477DC6" w14:textId="77777777" w:rsidR="009D512D" w:rsidRPr="008C7844" w:rsidRDefault="00AC251D" w:rsidP="00792C39">
      <w:pPr>
        <w:spacing w:after="120"/>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46731C91" w:rsidR="009D512D" w:rsidRPr="008C7844" w:rsidRDefault="00AC251D" w:rsidP="00792C39">
      <w:pPr>
        <w:spacing w:after="120"/>
        <w:rPr>
          <w:lang w:val="en-GB"/>
        </w:rPr>
      </w:pPr>
      <w:r w:rsidRPr="008C7844">
        <w:rPr>
          <w:lang w:val="en-GB"/>
        </w:rPr>
        <w:t xml:space="preserve">The introduction of </w:t>
      </w:r>
      <w:del w:id="738" w:author="Daniel Rohde" w:date="2022-12-20T00:06:00Z">
        <w:r w:rsidRPr="008C7844">
          <w:rPr>
            <w:lang w:val="en-GB"/>
          </w:rPr>
          <w:delText>a fourth</w:delText>
        </w:r>
      </w:del>
      <w:ins w:id="739" w:author="Daniel Rohde" w:date="2022-12-20T00:06:00Z">
        <w:r w:rsidRPr="008C7844">
          <w:rPr>
            <w:lang w:val="en-GB"/>
          </w:rPr>
          <w:t>a</w:t>
        </w:r>
        <w:r w:rsidR="00F47979">
          <w:rPr>
            <w:lang w:val="en-GB"/>
          </w:rPr>
          <w:t>n</w:t>
        </w:r>
        <w:r w:rsidRPr="008C7844">
          <w:rPr>
            <w:lang w:val="en-GB"/>
          </w:rPr>
          <w:t xml:space="preserve"> </w:t>
        </w:r>
        <w:r w:rsidR="00F47979">
          <w:rPr>
            <w:lang w:val="en-GB"/>
          </w:rPr>
          <w:t>additional</w:t>
        </w:r>
      </w:ins>
      <w:r w:rsidR="00F47979" w:rsidRPr="008C7844">
        <w:rPr>
          <w:lang w:val="en-GB"/>
        </w:rPr>
        <w:t xml:space="preserve"> </w:t>
      </w:r>
      <w:r w:rsidRPr="008C7844">
        <w:rPr>
          <w:lang w:val="en-GB"/>
        </w:rPr>
        <w:t>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w:t>
      </w:r>
      <w:r w:rsidR="006659BC" w:rsidRPr="00964B12">
        <w:rPr>
          <w:lang w:val="en-GB"/>
        </w:rPr>
        <w:fldChar w:fldCharType="begin"/>
      </w:r>
      <w:r w:rsidR="006659BC" w:rsidRPr="00F47979">
        <w:rPr>
          <w:lang w:val="en-GB"/>
        </w:rPr>
        <w:instrText xml:space="preserve"> REF _Ref66113924 \h </w:instrText>
      </w:r>
      <w:r w:rsidR="00017EB3" w:rsidRPr="00F47979">
        <w:rPr>
          <w:lang w:val="en-GB"/>
        </w:rPr>
        <w:instrText xml:space="preserve"> \* MERGEFORMAT </w:instrText>
      </w:r>
      <w:r w:rsidR="006659BC" w:rsidRPr="00964B12">
        <w:rPr>
          <w:lang w:val="en-GB"/>
        </w:rPr>
      </w:r>
      <w:r w:rsidR="006659BC" w:rsidRPr="00964B12">
        <w:rPr>
          <w:lang w:val="en-GB"/>
        </w:rPr>
        <w:fldChar w:fldCharType="separate"/>
      </w:r>
      <w:r w:rsidR="00D55292" w:rsidRPr="00F47979">
        <w:rPr>
          <w:color w:val="auto"/>
          <w:szCs w:val="20"/>
        </w:rPr>
        <w:t xml:space="preserve">Table </w:t>
      </w:r>
      <w:r w:rsidR="00D55292" w:rsidRPr="00A14048">
        <w:rPr>
          <w:noProof/>
          <w:color w:val="auto"/>
          <w:szCs w:val="20"/>
        </w:rPr>
        <w:t>11</w:t>
      </w:r>
      <w:r w:rsidR="00D55292" w:rsidRPr="00F47979">
        <w:rPr>
          <w:noProof/>
          <w:color w:val="auto"/>
          <w:szCs w:val="20"/>
        </w:rPr>
        <w:noBreakHyphen/>
      </w:r>
      <w:r w:rsidR="00D55292" w:rsidRPr="00A14048">
        <w:rPr>
          <w:noProof/>
          <w:color w:val="auto"/>
          <w:szCs w:val="20"/>
        </w:rPr>
        <w:t>1</w:t>
      </w:r>
      <w:r w:rsidR="006659BC" w:rsidRPr="00964B12">
        <w:rPr>
          <w:lang w:val="en-GB"/>
        </w:rPr>
        <w:fldChar w:fldCharType="end"/>
      </w:r>
      <w:r w:rsidR="006659BC">
        <w:rPr>
          <w:lang w:val="en-GB"/>
        </w:rPr>
        <w:t xml:space="preserve"> </w:t>
      </w:r>
      <w:r w:rsidRPr="008C7844">
        <w:rPr>
          <w:lang w:val="en-GB"/>
        </w:rPr>
        <w:t xml:space="preserve">provides informative grid resolutions for each charting scale to aid in the selection of a </w:t>
      </w:r>
      <w:r w:rsidR="00614C23" w:rsidRPr="008C7844">
        <w:rPr>
          <w:lang w:val="en-GB"/>
        </w:rPr>
        <w:t xml:space="preserve">final grid </w:t>
      </w:r>
      <w:r w:rsidRPr="008C7844">
        <w:rPr>
          <w:lang w:val="en-GB"/>
        </w:rPr>
        <w:t xml:space="preserve">resolution. It should be noted that </w:t>
      </w:r>
      <w:del w:id="740" w:author="Daniel Rohde" w:date="2022-12-20T00:06:00Z">
        <w:r w:rsidR="006659BC">
          <w:rPr>
            <w:lang w:val="en-GB"/>
          </w:rPr>
          <w:fldChar w:fldCharType="begin"/>
        </w:r>
        <w:r w:rsidR="006659BC">
          <w:rPr>
            <w:lang w:val="en-GB"/>
          </w:rPr>
          <w:delInstrText xml:space="preserve"> REF _Ref66113924 \h </w:delInstrText>
        </w:r>
        <w:r w:rsidR="006659BC">
          <w:rPr>
            <w:lang w:val="en-GB"/>
          </w:rPr>
        </w:r>
        <w:r w:rsidR="006659BC">
          <w:rPr>
            <w:lang w:val="en-GB"/>
          </w:rPr>
          <w:fldChar w:fldCharType="separate"/>
        </w:r>
        <w:r w:rsidR="00E16EF3" w:rsidRPr="005013CF">
          <w:rPr>
            <w:color w:val="auto"/>
            <w:szCs w:val="20"/>
          </w:rPr>
          <w:delText xml:space="preserve">Table </w:delText>
        </w:r>
        <w:r w:rsidR="00E16EF3">
          <w:rPr>
            <w:i/>
            <w:noProof/>
            <w:color w:val="auto"/>
            <w:szCs w:val="20"/>
          </w:rPr>
          <w:delText>11</w:delText>
        </w:r>
        <w:r w:rsidR="00E16EF3" w:rsidRPr="005013CF">
          <w:rPr>
            <w:color w:val="auto"/>
            <w:szCs w:val="20"/>
          </w:rPr>
          <w:noBreakHyphen/>
        </w:r>
        <w:r w:rsidR="00E16EF3">
          <w:rPr>
            <w:i/>
            <w:noProof/>
            <w:color w:val="auto"/>
            <w:szCs w:val="20"/>
          </w:rPr>
          <w:delText>1</w:delText>
        </w:r>
        <w:r w:rsidR="006659BC">
          <w:rPr>
            <w:lang w:val="en-GB"/>
          </w:rPr>
          <w:fldChar w:fldCharType="end"/>
        </w:r>
      </w:del>
      <w:ins w:id="741" w:author="Daniel Rohde" w:date="2022-12-20T00:06:00Z">
        <w:r w:rsidR="006659BC">
          <w:rPr>
            <w:lang w:val="en-GB"/>
          </w:rPr>
          <w:fldChar w:fldCharType="begin"/>
        </w:r>
        <w:r w:rsidR="006659BC">
          <w:rPr>
            <w:lang w:val="en-GB"/>
          </w:rPr>
          <w:instrText xml:space="preserve"> REF _Ref66113924 \h </w:instrText>
        </w:r>
        <w:r w:rsidR="00F47979">
          <w:rPr>
            <w:lang w:val="en-GB"/>
          </w:rPr>
          <w:instrText xml:space="preserve"> \* MERGEFORMAT </w:instrText>
        </w:r>
        <w:r w:rsidR="006659BC">
          <w:rPr>
            <w:lang w:val="en-GB"/>
          </w:rPr>
        </w:r>
        <w:r w:rsidR="006659BC">
          <w:rPr>
            <w:lang w:val="en-GB"/>
          </w:rPr>
          <w:fldChar w:fldCharType="separate"/>
        </w:r>
        <w:r w:rsidR="00D55292" w:rsidRPr="005013CF">
          <w:rPr>
            <w:color w:val="auto"/>
            <w:szCs w:val="20"/>
          </w:rPr>
          <w:t xml:space="preserve">Table </w:t>
        </w:r>
        <w:r w:rsidR="00D55292" w:rsidRPr="00A14048">
          <w:rPr>
            <w:noProof/>
            <w:color w:val="auto"/>
            <w:szCs w:val="20"/>
          </w:rPr>
          <w:t>11</w:t>
        </w:r>
        <w:r w:rsidR="00D55292" w:rsidRPr="00F47979">
          <w:rPr>
            <w:color w:val="auto"/>
            <w:szCs w:val="20"/>
          </w:rPr>
          <w:noBreakHyphen/>
        </w:r>
        <w:r w:rsidR="00D55292" w:rsidRPr="00A14048">
          <w:rPr>
            <w:noProof/>
            <w:color w:val="auto"/>
            <w:szCs w:val="20"/>
          </w:rPr>
          <w:t>1</w:t>
        </w:r>
        <w:r w:rsidR="006659BC">
          <w:rPr>
            <w:lang w:val="en-GB"/>
          </w:rPr>
          <w:fldChar w:fldCharType="end"/>
        </w:r>
      </w:ins>
      <w:r w:rsidR="006659BC">
        <w:rPr>
          <w:lang w:val="en-GB"/>
        </w:rPr>
        <w:t xml:space="preserve"> </w:t>
      </w:r>
      <w:r w:rsidRPr="008C7844">
        <w:rPr>
          <w:lang w:val="en-GB"/>
        </w:rPr>
        <w:t>does not contain mandatory resolutions. Final identification of the “appropriate” resolution is left to the data producer.</w:t>
      </w:r>
      <w:r w:rsidR="00695424">
        <w:rPr>
          <w:lang w:val="en-GB"/>
        </w:rPr>
        <w:t xml:space="preserve"> </w:t>
      </w:r>
    </w:p>
    <w:p w14:paraId="62972653" w14:textId="70DA3A01" w:rsidR="009D512D" w:rsidRPr="008C7844" w:rsidRDefault="00AC251D" w:rsidP="00FD6AAC">
      <w:pPr>
        <w:pStyle w:val="Heading3"/>
        <w:rPr>
          <w:lang w:val="en-GB"/>
        </w:rPr>
      </w:pPr>
      <w:bookmarkStart w:id="742" w:name="_Toc105509251"/>
      <w:r w:rsidRPr="008C7844">
        <w:rPr>
          <w:lang w:val="en-GB"/>
        </w:rPr>
        <w:t xml:space="preserve">Use of </w:t>
      </w:r>
      <w:r w:rsidR="00DB64FD">
        <w:rPr>
          <w:lang w:val="en-GB"/>
        </w:rPr>
        <w:t>s</w:t>
      </w:r>
      <w:r w:rsidRPr="008C7844">
        <w:rPr>
          <w:lang w:val="en-GB"/>
        </w:rPr>
        <w:t>un-</w:t>
      </w:r>
      <w:r w:rsidR="00DB64FD">
        <w:rPr>
          <w:lang w:val="en-GB"/>
        </w:rPr>
        <w:t>i</w:t>
      </w:r>
      <w:r w:rsidRPr="008C7844">
        <w:rPr>
          <w:lang w:val="en-GB"/>
        </w:rPr>
        <w:t>llumination</w:t>
      </w:r>
      <w:bookmarkEnd w:id="742"/>
      <w:r w:rsidR="00695424">
        <w:rPr>
          <w:lang w:val="en-GB"/>
        </w:rPr>
        <w:t xml:space="preserve"> </w:t>
      </w:r>
    </w:p>
    <w:p w14:paraId="5BA637C2" w14:textId="4216CE3A" w:rsidR="009D512D" w:rsidRDefault="00AC251D" w:rsidP="00792C39">
      <w:pPr>
        <w:spacing w:after="120"/>
        <w:rPr>
          <w:lang w:val="en-GB"/>
        </w:rPr>
      </w:pPr>
      <w:r w:rsidRPr="008C7844">
        <w:rPr>
          <w:lang w:val="en-GB"/>
        </w:rPr>
        <w:t xml:space="preserve">S-102 data can be visualized as a sun-illuminated or static (flat) dataset. The depiction of sun-illumination requires the entry of a sun azimuth and corresponding elevation. </w:t>
      </w:r>
      <w:r w:rsidR="004328ED" w:rsidRPr="004328ED">
        <w:rPr>
          <w:lang w:val="en-GB"/>
        </w:rPr>
        <w:fldChar w:fldCharType="begin"/>
      </w:r>
      <w:r w:rsidR="004328ED" w:rsidRPr="004328ED">
        <w:rPr>
          <w:lang w:val="en-GB"/>
        </w:rPr>
        <w:instrText xml:space="preserve"> REF _Ref66112686 \h </w:instrText>
      </w:r>
      <w:r w:rsidR="004328ED" w:rsidRPr="00792C39">
        <w:rPr>
          <w:lang w:val="en-GB"/>
        </w:rPr>
        <w:instrText xml:space="preserve"> \* MERGEFORMAT </w:instrText>
      </w:r>
      <w:r w:rsidR="004328ED" w:rsidRPr="004328ED">
        <w:rPr>
          <w:lang w:val="en-GB"/>
        </w:rPr>
      </w:r>
      <w:r w:rsidR="004328ED" w:rsidRPr="004328ED">
        <w:rPr>
          <w:lang w:val="en-GB"/>
        </w:rPr>
        <w:fldChar w:fldCharType="separate"/>
      </w:r>
      <w:r w:rsidR="00D55292" w:rsidRPr="00A14048">
        <w:t xml:space="preserve">Figure </w:t>
      </w:r>
      <w:r w:rsidR="00D55292" w:rsidRPr="00A14048">
        <w:rPr>
          <w:noProof/>
        </w:rPr>
        <w:t>9</w:t>
      </w:r>
      <w:r w:rsidR="00D55292" w:rsidRPr="00A14048">
        <w:rPr>
          <w:noProof/>
        </w:rPr>
        <w:noBreakHyphen/>
        <w:t>1</w:t>
      </w:r>
      <w:r w:rsidR="004328ED" w:rsidRPr="004328ED">
        <w:rPr>
          <w:lang w:val="en-GB"/>
        </w:rPr>
        <w:fldChar w:fldCharType="end"/>
      </w:r>
      <w:r w:rsidRPr="008C7844">
        <w:rPr>
          <w:lang w:val="en-GB"/>
        </w:rPr>
        <w:t xml:space="preserve"> shows the difference between a sun-illuminated and static (flat) surface. </w:t>
      </w:r>
    </w:p>
    <w:p w14:paraId="560BA4D4" w14:textId="73672D29" w:rsidR="004328ED" w:rsidRDefault="004328ED" w:rsidP="00792C39">
      <w:pPr>
        <w:spacing w:after="120"/>
        <w:jc w:val="left"/>
        <w:rPr>
          <w:lang w:val="en-GB"/>
        </w:rPr>
      </w:pPr>
      <w:r>
        <w:rPr>
          <w:lang w:val="en-GB"/>
        </w:rPr>
        <w:lastRenderedPageBreak/>
        <w:t>I</w:t>
      </w:r>
      <w:r w:rsidRPr="008C7844">
        <w:rPr>
          <w:lang w:val="en-GB"/>
        </w:rPr>
        <w:t xml:space="preserve">nformative values for sun azimuth angle and elevation have been provided in </w:t>
      </w:r>
      <w:r w:rsidRPr="004328ED">
        <w:rPr>
          <w:lang w:val="en-GB"/>
        </w:rPr>
        <w:fldChar w:fldCharType="begin"/>
      </w:r>
      <w:r w:rsidRPr="004328ED">
        <w:rPr>
          <w:lang w:val="en-GB"/>
        </w:rPr>
        <w:instrText xml:space="preserve"> REF _Ref66112716 \h </w:instrText>
      </w:r>
      <w:r w:rsidRPr="00792C39">
        <w:rPr>
          <w:lang w:val="en-GB"/>
        </w:rPr>
        <w:instrText xml:space="preserve"> \* MERGEFORMAT </w:instrText>
      </w:r>
      <w:r w:rsidRPr="004328ED">
        <w:rPr>
          <w:lang w:val="en-GB"/>
        </w:rPr>
      </w:r>
      <w:r w:rsidRPr="004328ED">
        <w:rPr>
          <w:lang w:val="en-GB"/>
        </w:rPr>
        <w:fldChar w:fldCharType="separate"/>
      </w:r>
      <w:r w:rsidR="00D55292" w:rsidRPr="00A14048">
        <w:t xml:space="preserve">Table </w:t>
      </w:r>
      <w:r w:rsidR="00D55292" w:rsidRPr="00A14048">
        <w:rPr>
          <w:noProof/>
        </w:rPr>
        <w:t>9</w:t>
      </w:r>
      <w:r w:rsidR="00D55292" w:rsidRPr="00A14048">
        <w:rPr>
          <w:noProof/>
        </w:rPr>
        <w:noBreakHyphen/>
        <w:t>1</w:t>
      </w:r>
      <w:r w:rsidRPr="004328ED">
        <w:rPr>
          <w:lang w:val="en-GB"/>
        </w:rPr>
        <w:fldChar w:fldCharType="end"/>
      </w:r>
      <w:r w:rsidRPr="004328ED">
        <w:rPr>
          <w:lang w:val="en-GB"/>
        </w:rPr>
        <w:t>.</w:t>
      </w:r>
    </w:p>
    <w:p w14:paraId="38A4FDCB" w14:textId="491BBC2B" w:rsidR="004328ED" w:rsidRPr="00792C39" w:rsidRDefault="004328ED" w:rsidP="00792C39">
      <w:pPr>
        <w:pStyle w:val="Caption"/>
        <w:keepNext/>
        <w:spacing w:before="120" w:after="120"/>
        <w:jc w:val="center"/>
        <w:rPr>
          <w:bCs/>
          <w:i w:val="0"/>
          <w:color w:val="auto"/>
          <w:sz w:val="20"/>
          <w:szCs w:val="20"/>
        </w:rPr>
      </w:pPr>
      <w:bookmarkStart w:id="743" w:name="_Ref66112716"/>
      <w:r w:rsidRPr="00792C39">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9</w:t>
      </w:r>
      <w:r w:rsidR="00872C97">
        <w:rPr>
          <w:bCs/>
          <w:i w:val="0"/>
          <w:color w:val="auto"/>
          <w:sz w:val="20"/>
          <w:szCs w:val="20"/>
        </w:rPr>
        <w:fldChar w:fldCharType="end"/>
      </w:r>
      <w:del w:id="744" w:author="Daniel Rohde" w:date="2022-12-20T00:06:00Z">
        <w:r w:rsidR="00914B0A" w:rsidRPr="00792C39">
          <w:rPr>
            <w:bCs/>
            <w:i w:val="0"/>
            <w:color w:val="auto"/>
            <w:sz w:val="20"/>
            <w:szCs w:val="20"/>
          </w:rPr>
          <w:noBreakHyphen/>
        </w:r>
      </w:del>
      <w:ins w:id="745"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1</w:t>
      </w:r>
      <w:r w:rsidR="00872C97">
        <w:rPr>
          <w:bCs/>
          <w:i w:val="0"/>
          <w:color w:val="auto"/>
          <w:sz w:val="20"/>
          <w:szCs w:val="20"/>
        </w:rPr>
        <w:fldChar w:fldCharType="end"/>
      </w:r>
      <w:bookmarkEnd w:id="743"/>
      <w:r w:rsidRPr="00792C39">
        <w:rPr>
          <w:bCs/>
          <w:i w:val="0"/>
          <w:color w:val="auto"/>
          <w:sz w:val="20"/>
          <w:szCs w:val="20"/>
        </w:rPr>
        <w:t xml:space="preserve"> </w:t>
      </w:r>
      <w:r w:rsidR="00792C39">
        <w:rPr>
          <w:bCs/>
          <w:i w:val="0"/>
          <w:color w:val="auto"/>
          <w:sz w:val="20"/>
          <w:szCs w:val="20"/>
        </w:rPr>
        <w:t>–</w:t>
      </w:r>
      <w:r w:rsidRPr="00792C39">
        <w:rPr>
          <w:bCs/>
          <w:i w:val="0"/>
          <w:color w:val="auto"/>
          <w:sz w:val="20"/>
          <w:szCs w:val="20"/>
        </w:rPr>
        <w:t xml:space="preserve"> Sun Azimuth and Elevation Values</w:t>
      </w:r>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4328ED" w:rsidRPr="008C7844" w14:paraId="3346EEA9" w14:textId="77777777" w:rsidTr="00510E3F">
        <w:trPr>
          <w:trHeight w:val="336"/>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05AE729F" w14:textId="62F24C75" w:rsidR="004328ED" w:rsidRPr="002B2AC3" w:rsidRDefault="004328ED" w:rsidP="006659BC">
            <w:pPr>
              <w:spacing w:before="60" w:after="60"/>
              <w:jc w:val="left"/>
              <w:rPr>
                <w:sz w:val="22"/>
                <w:lang w:val="en-GB"/>
              </w:rPr>
            </w:pPr>
            <w:r w:rsidRPr="002B2AC3">
              <w:rPr>
                <w:b/>
                <w:sz w:val="18"/>
                <w:lang w:val="en-GB"/>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6FFCEE" w14:textId="13A03486" w:rsidR="004328ED" w:rsidRPr="002B2AC3" w:rsidRDefault="004328ED" w:rsidP="006659BC">
            <w:pPr>
              <w:spacing w:before="60" w:after="60"/>
              <w:ind w:left="1013"/>
              <w:rPr>
                <w:sz w:val="22"/>
                <w:lang w:val="en-GB"/>
              </w:rPr>
            </w:pPr>
            <w:r w:rsidRPr="002B2AC3">
              <w:rPr>
                <w:b/>
                <w:sz w:val="18"/>
                <w:lang w:val="en-GB"/>
              </w:rPr>
              <w:t>Value in Degrees</w:t>
            </w:r>
          </w:p>
        </w:tc>
      </w:tr>
      <w:tr w:rsidR="004328ED" w:rsidRPr="008C7844" w14:paraId="5CEDDBE1" w14:textId="77777777" w:rsidTr="00510E3F">
        <w:trPr>
          <w:trHeight w:val="336"/>
        </w:trPr>
        <w:tc>
          <w:tcPr>
            <w:tcW w:w="0" w:type="auto"/>
            <w:vMerge/>
            <w:tcBorders>
              <w:top w:val="nil"/>
              <w:left w:val="single" w:sz="4" w:space="0" w:color="000000"/>
              <w:bottom w:val="single" w:sz="4" w:space="0" w:color="000000"/>
              <w:right w:val="single" w:sz="4" w:space="0" w:color="000000"/>
            </w:tcBorders>
            <w:shd w:val="clear" w:color="auto" w:fill="D9D9D9" w:themeFill="background1" w:themeFillShade="D9"/>
          </w:tcPr>
          <w:p w14:paraId="433E85B6" w14:textId="77777777" w:rsidR="004328ED" w:rsidRPr="002B2AC3" w:rsidRDefault="004328ED" w:rsidP="006659BC">
            <w:pPr>
              <w:spacing w:before="60" w:after="60"/>
              <w:jc w:val="left"/>
              <w:rPr>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9C796C" w14:textId="77777777" w:rsidR="004328ED" w:rsidRPr="002B2AC3" w:rsidRDefault="004328ED" w:rsidP="006659BC">
            <w:pPr>
              <w:spacing w:before="60" w:after="60"/>
              <w:ind w:left="26"/>
              <w:jc w:val="left"/>
              <w:rPr>
                <w:sz w:val="22"/>
                <w:lang w:val="en-GB"/>
              </w:rPr>
            </w:pPr>
            <w:r w:rsidRPr="002B2AC3">
              <w:rPr>
                <w:b/>
                <w:sz w:val="18"/>
                <w:lang w:val="en-GB"/>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B0A10" w14:textId="73B86669" w:rsidR="004328ED" w:rsidRPr="002B2AC3" w:rsidRDefault="004328ED" w:rsidP="006659BC">
            <w:pPr>
              <w:spacing w:before="60" w:after="60"/>
              <w:ind w:left="185"/>
              <w:jc w:val="left"/>
              <w:rPr>
                <w:sz w:val="22"/>
                <w:lang w:val="en-GB"/>
              </w:rPr>
            </w:pPr>
            <w:r w:rsidRPr="002B2AC3">
              <w:rPr>
                <w:b/>
                <w:sz w:val="18"/>
                <w:lang w:val="en-GB"/>
              </w:rPr>
              <w:t xml:space="preserve">Flat Surface </w:t>
            </w:r>
          </w:p>
        </w:tc>
      </w:tr>
      <w:tr w:rsidR="004328ED" w:rsidRPr="008C7844" w14:paraId="6652F19F" w14:textId="77777777" w:rsidTr="006659BC">
        <w:trPr>
          <w:trHeight w:val="545"/>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2C193F4D" w14:textId="77777777" w:rsidR="004328ED" w:rsidRPr="002B2AC3" w:rsidRDefault="004328ED" w:rsidP="006659BC">
            <w:pPr>
              <w:spacing w:before="60" w:after="60"/>
              <w:ind w:right="332"/>
              <w:jc w:val="left"/>
              <w:rPr>
                <w:sz w:val="22"/>
                <w:lang w:val="en-GB"/>
              </w:rPr>
            </w:pPr>
            <w:r w:rsidRPr="002B2AC3">
              <w:rPr>
                <w:sz w:val="18"/>
                <w:lang w:val="en-GB"/>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F9E2A6A" w14:textId="359C0BC7" w:rsidR="004328ED" w:rsidRPr="002B2AC3" w:rsidRDefault="004328ED" w:rsidP="006659BC">
            <w:pPr>
              <w:spacing w:before="60" w:after="60"/>
              <w:ind w:left="187"/>
              <w:jc w:val="left"/>
              <w:rPr>
                <w:sz w:val="22"/>
                <w:lang w:val="en-GB"/>
              </w:rPr>
            </w:pPr>
            <w:r w:rsidRPr="002B2AC3">
              <w:rPr>
                <w:sz w:val="18"/>
                <w:lang w:val="en-GB"/>
              </w:rPr>
              <w:t xml:space="preserve">315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1CDFC40" w14:textId="57B2777E" w:rsidR="004328ED" w:rsidRPr="002B2AC3" w:rsidRDefault="004328ED" w:rsidP="006659BC">
            <w:pPr>
              <w:spacing w:before="60" w:after="60"/>
              <w:ind w:left="209"/>
              <w:jc w:val="left"/>
              <w:rPr>
                <w:sz w:val="22"/>
                <w:lang w:val="en-GB"/>
              </w:rPr>
            </w:pPr>
            <w:r w:rsidRPr="002B2AC3">
              <w:rPr>
                <w:sz w:val="18"/>
                <w:lang w:val="en-GB"/>
              </w:rPr>
              <w:t xml:space="preserve">0.0 Degrees </w:t>
            </w:r>
          </w:p>
        </w:tc>
      </w:tr>
      <w:tr w:rsidR="004328ED" w:rsidRPr="008C7844" w14:paraId="6E287804" w14:textId="77777777" w:rsidTr="006659BC">
        <w:trPr>
          <w:trHeight w:val="338"/>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170C60D1" w14:textId="77777777" w:rsidR="004328ED" w:rsidRPr="002B2AC3" w:rsidRDefault="004328ED" w:rsidP="006659BC">
            <w:pPr>
              <w:spacing w:before="60" w:after="60"/>
              <w:jc w:val="left"/>
              <w:rPr>
                <w:sz w:val="22"/>
                <w:lang w:val="en-GB"/>
              </w:rPr>
            </w:pPr>
            <w:r w:rsidRPr="002B2AC3">
              <w:rPr>
                <w:sz w:val="18"/>
                <w:lang w:val="en-GB"/>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EAF5A9" w14:textId="324F0594" w:rsidR="004328ED" w:rsidRPr="002B2AC3" w:rsidRDefault="004328ED" w:rsidP="006659BC">
            <w:pPr>
              <w:spacing w:before="60" w:after="60"/>
              <w:ind w:left="238"/>
              <w:jc w:val="left"/>
              <w:rPr>
                <w:sz w:val="22"/>
                <w:lang w:val="en-GB"/>
              </w:rPr>
            </w:pPr>
            <w:r w:rsidRPr="002B2AC3">
              <w:rPr>
                <w:sz w:val="18"/>
                <w:lang w:val="en-GB"/>
              </w:rPr>
              <w:t xml:space="preserve">45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0DF3606" w14:textId="538222B5" w:rsidR="004328ED" w:rsidRPr="002B2AC3" w:rsidRDefault="004328ED" w:rsidP="006659BC">
            <w:pPr>
              <w:spacing w:before="60" w:after="60"/>
              <w:ind w:left="209"/>
              <w:jc w:val="left"/>
              <w:rPr>
                <w:sz w:val="22"/>
                <w:lang w:val="en-GB"/>
              </w:rPr>
            </w:pPr>
            <w:r w:rsidRPr="002B2AC3">
              <w:rPr>
                <w:sz w:val="18"/>
                <w:lang w:val="en-GB"/>
              </w:rPr>
              <w:t xml:space="preserve">0.0 Degrees </w:t>
            </w:r>
          </w:p>
        </w:tc>
      </w:tr>
    </w:tbl>
    <w:p w14:paraId="7C61A88C" w14:textId="05C78148" w:rsidR="004328ED" w:rsidRDefault="00917E5A" w:rsidP="002E4221">
      <w:pPr>
        <w:spacing w:after="0"/>
        <w:ind w:left="692"/>
        <w:jc w:val="left"/>
        <w:rPr>
          <w:sz w:val="22"/>
          <w:lang w:val="en-GB"/>
        </w:rPr>
      </w:pPr>
      <w:r>
        <w:rPr>
          <w:lang w:val="de-DE"/>
          <w:rPrChange w:id="746" w:author="Daniel Rohde" w:date="2022-12-20T00:06:00Z">
            <w:rPr>
              <w:lang w:val="fr-FR"/>
            </w:rPr>
          </w:rPrChange>
        </w:rPr>
        <mc:AlternateContent>
          <mc:Choice Requires="wpg">
            <w:drawing>
              <wp:anchor distT="0" distB="0" distL="114300" distR="114300" simplePos="0" relativeHeight="251672064" behindDoc="0" locked="0" layoutInCell="1" allowOverlap="1" wp14:anchorId="035AE819" wp14:editId="3A81E4E4">
                <wp:simplePos x="0" y="0"/>
                <wp:positionH relativeFrom="margin">
                  <wp:align>center</wp:align>
                </wp:positionH>
                <wp:positionV relativeFrom="line">
                  <wp:posOffset>192405</wp:posOffset>
                </wp:positionV>
                <wp:extent cx="5176800" cy="1940400"/>
                <wp:effectExtent l="0" t="0" r="24130" b="22225"/>
                <wp:wrapTopAndBottom/>
                <wp:docPr id="12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6800" cy="1940400"/>
                          <a:chOff x="0" y="0"/>
                          <a:chExt cx="4282440" cy="2107692"/>
                        </a:xfrm>
                      </wpg:grpSpPr>
                      <pic:pic xmlns:pic="http://schemas.openxmlformats.org/drawingml/2006/picture">
                        <pic:nvPicPr>
                          <pic:cNvPr id="130" name="Picture 238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38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38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7B7E" w14:textId="77777777" w:rsidR="008552B4" w:rsidRDefault="008552B4" w:rsidP="004328E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138"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B355" w14:textId="77777777" w:rsidR="008552B4" w:rsidRDefault="008552B4" w:rsidP="004328E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139"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B42B" w14:textId="77777777" w:rsidR="008552B4" w:rsidRDefault="008552B4" w:rsidP="004328E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140"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B9443"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1"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42"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238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4CDF5" w14:textId="77777777" w:rsidR="008552B4" w:rsidRDefault="008552B4" w:rsidP="004328E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145"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3E3F"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5AE819" id="Group 250271" o:spid="_x0000_s1033" style="position:absolute;left:0;text-align:left;margin-left:0;margin-top:15.15pt;width:407.6pt;height:152.8pt;z-index:251672064;mso-position-horizontal:center;mso-position-horizontal-relative:margin;mso-position-vertical-relative:line;mso-width-relative:margin;mso-height-relative:margin" coordsize="42824,21076"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wIIXxVYiAABWIgAAFQAAAGRycy9tZWRpYS9pbWFnZTIu&#13;&#10;anBlZ//Y/+AAEEpGSUYAAQEBAGAAYAAA/9sAQwAIBgYHBgUIBwcHCQkICgwUDQwLCwwZEhMPFB0a&#13;&#10;Hx4dGhwcICQuJyAiLCMcHCg3KSwwMTQ0NB8nOT04MjwuMzQy/9sAQwEJCQkMCwwYDQ0YMiEcITIy&#13;&#10;MjIyMjIyMjIyMjIyMjIyMjIyMjIyMjIyMjIyMjIyMjIyMjIyMjIyMjIyMjIyMjIy/8AAEQgA2wDg&#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">
                <v:shape id="Picture 23826" o:spid="_x0000_s1034" type="#_x0000_t75" style="position:absolute;left:21419;top:99;width:21306;height:20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">
                  <v:imagedata r:id="rId48" o:title=""/>
                </v:shape>
                <v:shape id="Shape 23827" o:spid="_x0000_s1035" style="position:absolute;left:21320;width:21504;height:21076;visibility:visible;mso-wrap-style:square;v-text-anchor:top" coordsize="2150364,2107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" path="m,2107692r2150364,l2150364,,,,,2107692xe" filled="f" strokeweight="1.56pt">
                  <v:path arrowok="t" o:connecttype="custom" o:connectlocs="0,2107692;2150364,2107692;2150364,0;0,0;0,2107692" o:connectangles="0,0,0,0,0" textboxrect="0,0,2150364,2107692"/>
                </v:shape>
                <v:shape id="Picture 23829" o:spid="_x0000_s1036" type="#_x0000_t75" style="position:absolute;left:99;top:99;width:21320;height:20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">
                  <v:imagedata r:id="rId49" o:title=""/>
                </v:shape>
                <v:shape id="Shape 23830" o:spid="_x0000_s1037" style="position:absolute;width:21518;height:21076;visibility:visible;mso-wrap-style:square;v-text-anchor:top" coordsize="2151888,2107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" path="m,2107692r2151888,l2151888,,,,,2107692xe" filled="f" strokeweight="1.56pt">
                  <v:path arrowok="t" o:connecttype="custom" o:connectlocs="0,2107692;2151888,2107692;2151888,0;0,0;0,2107692" o:connectangles="0,0,0,0,0" textboxrect="0,0,2151888,2107692"/>
                </v:shape>
                <v:shape id="Shape 293425" o:spid="_x0000_s1038" style="position:absolute;left:5234;top:17884;width:12147;height:2453;visibility:visible;mso-wrap-style:square;v-text-anchor:top" coordsize="1214628,245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" path="m,l1214628,r,245364l,245364,,e" stroked="f" strokeweight="0">
                  <v:path arrowok="t" o:connecttype="custom" o:connectlocs="0,0;1214628,0;1214628,245364;0,245364;0,0" o:connectangles="0,0,0,0,0" textboxrect="0,0,1214628,245364"/>
                </v:shape>
                <v:shape id="Shape 23832" o:spid="_x0000_s1039" style="position:absolute;left:5234;top:17884;width:12147;height:2453;visibility:visible;mso-wrap-style:square;v-text-anchor:top" coordsize="1214628,245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" path="m,245364r1214628,l1214628,,,,,245364xe" filled="f" strokeweight=".72pt">
                  <v:path arrowok="t" o:connecttype="custom" o:connectlocs="0,245364;1214628,245364;1214628,0;0,0;0,245364" o:connectangles="0,0,0,0,0" textboxrect="0,0,1214628,245364"/>
                </v:shape>
                <v:shape id="Picture 23834" o:spid="_x0000_s1040" type="#_x0000_t75" style="position:absolute;left:5234;top:18341;width:12147;height:15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">
                  <v:imagedata r:id="rId50" o:title=""/>
                </v:shape>
                <v:rect id="Rectangle 23835" o:spid="_x0000_s1041" style="position:absolute;left:6277;top:18648;width:3136;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BLe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NCsEt7KAAAA&#13;&#10;4QAAAA8AAAAAAAAAAAAAAAAABwIAAGRycy9kb3ducmV2LnhtbFBLBQYAAAAAAwADALcAAAD+AgAA&#13;&#10;AAA=&#13;&#10;" filled="f" stroked="f">
                  <v:textbox inset="0,0,0,0">
                    <w:txbxContent>
                      <w:p w14:paraId="557E7B7E" w14:textId="77777777" w:rsidR="008552B4" w:rsidRDefault="008552B4" w:rsidP="004328ED">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4asyQAAAOE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oTOGrMkAAADh&#13;&#10;AAAADwAAAAAAAAAAAAAAAAAHAgAAZHJzL2Rvd25yZXYueG1sUEsFBgAAAAADAAMAtwAAAP0CAAAA&#13;&#10;AA==&#13;&#10;" filled="f" stroked="f">
                  <v:textbox inset="0,0,0,0">
                    <w:txbxContent>
                      <w:p w14:paraId="722EB355" w14:textId="77777777" w:rsidR="008552B4" w:rsidRDefault="008552B4" w:rsidP="004328ED">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yM3ygAAAOEAAAAPAAAAZHJzL2Rvd25yZXYueG1sRI9Na8Mw&#13;&#10;DIbvg/4Ho8Juq7MWRp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M5/IzfKAAAA&#13;&#10;4QAAAA8AAAAAAAAAAAAAAAAABwIAAGRycy9kb3ducmV2LnhtbFBLBQYAAAAAAwADALcAAAD+AgAA&#13;&#10;AAA=&#13;&#10;" filled="f" stroked="f">
                  <v:textbox inset="0,0,0,0">
                    <w:txbxContent>
                      <w:p w14:paraId="7285B42B" w14:textId="77777777" w:rsidR="008552B4" w:rsidRDefault="008552B4" w:rsidP="004328ED">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nXyAAAAOEAAAAPAAAAZHJzL2Rvd25yZXYueG1sRI9Na8JA&#13;&#10;EIbvgv9hGaE33VhK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AHQ/nXyAAAAOEA&#13;&#10;AAAPAAAAAAAAAAAAAAAAAAcCAABkcnMvZG93bnJldi54bWxQSwUGAAAAAAMAAwC3AAAA/AIAAAAA&#13;&#10;" filled="f" stroked="f">
                  <v:textbox inset="0,0,0,0">
                    <w:txbxContent>
                      <w:p w14:paraId="3DDB9443"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" path="m,l510540,r,245364l,245364,,e" stroked="f" strokeweight="0">
                  <v:path arrowok="t" o:connecttype="custom" o:connectlocs="0,0;510540,0;510540,245364;0,245364;0,0" o:connectangles="0,0,0,0,0" textboxrect="0,0,510540,245364"/>
                </v:shape>
                <v:shape id="Shape 23840" o:spid="_x0000_s1046" style="position:absolute;left:28811;top:18097;width:5105;height:2454;visibility:visible;mso-wrap-style:square;v-text-anchor:top" coordsize="510540,245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" path="m,245364r510540,l510540,,,,,245364xe" filled="f" strokeweight=".72pt">
                  <v:path arrowok="t" o:connecttype="custom" o:connectlocs="0,245364;510540,245364;510540,0;0,0;0,245364" o:connectangles="0,0,0,0,0" textboxrect="0,0,510540,245364"/>
                </v:shape>
                <v:shape id="Picture 23842" o:spid="_x0000_s1047" type="#_x0000_t75" style="position:absolute;left:28811;top:18569;width:5105;height:1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">
                  <v:imagedata r:id="rId51" o:title=""/>
                </v:shape>
                <v:rect id="Rectangle 23843" o:spid="_x0000_s1048" style="position:absolute;left:30191;top:18877;width:3114;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14:paraId="7354CDF5" w14:textId="77777777" w:rsidR="008552B4" w:rsidRDefault="008552B4" w:rsidP="004328ED">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14:paraId="75793E3F"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anchory="line"/>
              </v:group>
            </w:pict>
          </mc:Fallback>
        </mc:AlternateContent>
      </w:r>
    </w:p>
    <w:p w14:paraId="25986A01" w14:textId="25AD55F6" w:rsidR="004328ED" w:rsidRDefault="004328ED" w:rsidP="002E4221">
      <w:pPr>
        <w:spacing w:after="0"/>
        <w:ind w:left="692"/>
        <w:jc w:val="left"/>
        <w:rPr>
          <w:sz w:val="16"/>
          <w:szCs w:val="16"/>
          <w:lang w:val="en-GB"/>
        </w:rPr>
      </w:pPr>
    </w:p>
    <w:p w14:paraId="07809158" w14:textId="7B59AA81" w:rsidR="00917E5A" w:rsidRPr="00792C39" w:rsidRDefault="00917E5A" w:rsidP="00917E5A">
      <w:pPr>
        <w:spacing w:before="120" w:after="120"/>
        <w:jc w:val="center"/>
        <w:rPr>
          <w:b/>
          <w:color w:val="auto"/>
          <w:sz w:val="16"/>
          <w:szCs w:val="16"/>
          <w:lang w:val="en-GB"/>
        </w:rPr>
      </w:pPr>
      <w:bookmarkStart w:id="747" w:name="_Ref66112686"/>
      <w:bookmarkStart w:id="748" w:name="_Ref66112681"/>
      <w:r w:rsidRPr="00792C39">
        <w:rPr>
          <w:b/>
          <w:bCs/>
          <w:color w:val="auto"/>
        </w:rPr>
        <w:t xml:space="preserve">Figure </w:t>
      </w:r>
      <w:r w:rsidRPr="00792C39">
        <w:rPr>
          <w:b/>
          <w:bCs/>
          <w:color w:val="auto"/>
        </w:rPr>
        <w:fldChar w:fldCharType="begin"/>
      </w:r>
      <w:r w:rsidRPr="00792C39">
        <w:rPr>
          <w:b/>
          <w:bCs/>
          <w:color w:val="auto"/>
        </w:rPr>
        <w:instrText xml:space="preserve"> STYLEREF 1 \s </w:instrText>
      </w:r>
      <w:r w:rsidRPr="00792C39">
        <w:rPr>
          <w:b/>
          <w:bCs/>
          <w:color w:val="auto"/>
        </w:rPr>
        <w:fldChar w:fldCharType="separate"/>
      </w:r>
      <w:r w:rsidR="00D55292">
        <w:rPr>
          <w:b/>
          <w:bCs/>
          <w:noProof/>
          <w:color w:val="auto"/>
        </w:rPr>
        <w:t>9</w:t>
      </w:r>
      <w:r w:rsidRPr="00792C39">
        <w:rPr>
          <w:b/>
          <w:bCs/>
          <w:color w:val="auto"/>
        </w:rPr>
        <w:fldChar w:fldCharType="end"/>
      </w:r>
      <w:r w:rsidRPr="00792C39">
        <w:rPr>
          <w:b/>
          <w:bCs/>
          <w:color w:val="auto"/>
        </w:rPr>
        <w:noBreakHyphen/>
      </w:r>
      <w:r w:rsidRPr="00792C39">
        <w:rPr>
          <w:b/>
          <w:bCs/>
          <w:color w:val="auto"/>
        </w:rPr>
        <w:fldChar w:fldCharType="begin"/>
      </w:r>
      <w:r w:rsidRPr="00792C39">
        <w:rPr>
          <w:b/>
          <w:bCs/>
          <w:color w:val="auto"/>
        </w:rPr>
        <w:instrText xml:space="preserve"> SEQ Figure \* ARABIC \s 1 </w:instrText>
      </w:r>
      <w:r w:rsidRPr="00792C39">
        <w:rPr>
          <w:b/>
          <w:bCs/>
          <w:color w:val="auto"/>
        </w:rPr>
        <w:fldChar w:fldCharType="separate"/>
      </w:r>
      <w:r w:rsidR="00D55292">
        <w:rPr>
          <w:b/>
          <w:bCs/>
          <w:noProof/>
          <w:color w:val="auto"/>
        </w:rPr>
        <w:t>1</w:t>
      </w:r>
      <w:r w:rsidRPr="00792C39">
        <w:rPr>
          <w:b/>
          <w:bCs/>
          <w:color w:val="auto"/>
        </w:rPr>
        <w:fldChar w:fldCharType="end"/>
      </w:r>
      <w:bookmarkEnd w:id="747"/>
      <w:r w:rsidRPr="00792C39">
        <w:rPr>
          <w:b/>
          <w:bCs/>
          <w:color w:val="auto"/>
        </w:rPr>
        <w:t xml:space="preserve"> </w:t>
      </w:r>
      <w:r w:rsidR="00792C39" w:rsidRPr="00792C39">
        <w:rPr>
          <w:b/>
          <w:bCs/>
          <w:color w:val="auto"/>
        </w:rPr>
        <w:t>–</w:t>
      </w:r>
      <w:r w:rsidRPr="00792C39">
        <w:rPr>
          <w:b/>
          <w:bCs/>
          <w:color w:val="auto"/>
        </w:rPr>
        <w:t xml:space="preserve"> Sun-illuminated and Static (Flat) Shading</w:t>
      </w:r>
      <w:bookmarkEnd w:id="748"/>
    </w:p>
    <w:p w14:paraId="4C00E3E8" w14:textId="77777777" w:rsidR="009D512D" w:rsidRPr="008C7844" w:rsidRDefault="00AC251D" w:rsidP="00792C39">
      <w:pPr>
        <w:pStyle w:val="Heading3"/>
        <w:spacing w:before="120" w:after="120"/>
        <w:rPr>
          <w:lang w:val="en-GB"/>
        </w:rPr>
      </w:pPr>
      <w:bookmarkStart w:id="749" w:name="_Toc66258567"/>
      <w:bookmarkStart w:id="750" w:name="_Toc66365066"/>
      <w:bookmarkStart w:id="751" w:name="_Toc105509252"/>
      <w:bookmarkStart w:id="752" w:name="_Toc105509253"/>
      <w:bookmarkEnd w:id="749"/>
      <w:bookmarkEnd w:id="750"/>
      <w:bookmarkEnd w:id="751"/>
      <w:r w:rsidRPr="008C7844">
        <w:rPr>
          <w:lang w:val="en-GB"/>
        </w:rPr>
        <w:t>Transparency</w:t>
      </w:r>
      <w:bookmarkEnd w:id="752"/>
      <w:r w:rsidRPr="008C7844">
        <w:rPr>
          <w:lang w:val="en-GB"/>
        </w:rPr>
        <w:t xml:space="preserve"> </w:t>
      </w:r>
    </w:p>
    <w:p w14:paraId="59342800" w14:textId="0233EDCD" w:rsidR="009D512D" w:rsidRPr="008C7844" w:rsidRDefault="00AC251D" w:rsidP="00792C39">
      <w:pPr>
        <w:spacing w:after="120"/>
        <w:rPr>
          <w:lang w:val="en-GB"/>
        </w:rPr>
      </w:pPr>
      <w:r w:rsidRPr="008C7844">
        <w:rPr>
          <w:lang w:val="en-GB"/>
        </w:rPr>
        <w:t xml:space="preserve">S-102 dataset transparency display settings </w:t>
      </w:r>
      <w:r w:rsidR="00C22C6C" w:rsidRPr="008C7844">
        <w:rPr>
          <w:lang w:val="en-GB"/>
        </w:rPr>
        <w:t>are identified in</w:t>
      </w:r>
      <w:r w:rsidR="009D475C">
        <w:rPr>
          <w:lang w:val="en-GB"/>
        </w:rPr>
        <w:t xml:space="preserve"> </w:t>
      </w:r>
      <w:r w:rsidR="009D475C" w:rsidRPr="009D475C">
        <w:rPr>
          <w:lang w:val="en-GB"/>
        </w:rPr>
        <w:fldChar w:fldCharType="begin"/>
      </w:r>
      <w:r w:rsidR="009D475C" w:rsidRPr="009D475C">
        <w:rPr>
          <w:lang w:val="en-GB"/>
        </w:rPr>
        <w:instrText xml:space="preserve"> REF _Ref66112835 \h </w:instrText>
      </w:r>
      <w:r w:rsidR="009D475C" w:rsidRPr="00510E3F">
        <w:rPr>
          <w:lang w:val="en-GB"/>
        </w:rPr>
        <w:instrText xml:space="preserve"> \* MERGEFORMAT </w:instrText>
      </w:r>
      <w:r w:rsidR="009D475C" w:rsidRPr="009D475C">
        <w:rPr>
          <w:lang w:val="en-GB"/>
        </w:rPr>
      </w:r>
      <w:r w:rsidR="009D475C" w:rsidRPr="009D475C">
        <w:rPr>
          <w:lang w:val="en-GB"/>
        </w:rPr>
        <w:fldChar w:fldCharType="separate"/>
      </w:r>
      <w:r w:rsidR="00D55292" w:rsidRPr="00A14048">
        <w:t xml:space="preserve">Table </w:t>
      </w:r>
      <w:r w:rsidR="00D55292" w:rsidRPr="00A14048">
        <w:rPr>
          <w:noProof/>
        </w:rPr>
        <w:t>9</w:t>
      </w:r>
      <w:r w:rsidR="00D55292" w:rsidRPr="00A14048">
        <w:rPr>
          <w:noProof/>
        </w:rPr>
        <w:noBreakHyphen/>
        <w:t>2</w:t>
      </w:r>
      <w:r w:rsidR="009D475C" w:rsidRPr="009D475C">
        <w:rPr>
          <w:lang w:val="en-GB"/>
        </w:rPr>
        <w:fldChar w:fldCharType="end"/>
      </w:r>
      <w:r w:rsidRPr="008C7844">
        <w:rPr>
          <w:lang w:val="en-GB"/>
        </w:rPr>
        <w:t>. The level of opaqueness is represented by the value alpha. A value of 1 represents zero transparency. A value of 0 represents 100% transparency.</w:t>
      </w:r>
      <w:r w:rsidR="00695424">
        <w:rPr>
          <w:lang w:val="en-GB"/>
        </w:rPr>
        <w:t xml:space="preserve"> </w:t>
      </w:r>
    </w:p>
    <w:p w14:paraId="70D164F4" w14:textId="480EA120" w:rsidR="009D475C" w:rsidRPr="00510E3F" w:rsidRDefault="009D475C" w:rsidP="00510E3F">
      <w:pPr>
        <w:pStyle w:val="Caption"/>
        <w:keepNext/>
        <w:spacing w:before="120" w:after="120"/>
        <w:jc w:val="center"/>
        <w:rPr>
          <w:bCs/>
          <w:i w:val="0"/>
          <w:color w:val="auto"/>
          <w:sz w:val="20"/>
          <w:szCs w:val="20"/>
        </w:rPr>
      </w:pPr>
      <w:bookmarkStart w:id="753" w:name="_Ref66112835"/>
      <w:r w:rsidRPr="00510E3F">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9</w:t>
      </w:r>
      <w:r w:rsidR="00872C97">
        <w:rPr>
          <w:bCs/>
          <w:i w:val="0"/>
          <w:color w:val="auto"/>
          <w:sz w:val="20"/>
          <w:szCs w:val="20"/>
        </w:rPr>
        <w:fldChar w:fldCharType="end"/>
      </w:r>
      <w:del w:id="754" w:author="Daniel Rohde" w:date="2022-12-20T00:06:00Z">
        <w:r w:rsidR="00914B0A" w:rsidRPr="00510E3F">
          <w:rPr>
            <w:bCs/>
            <w:i w:val="0"/>
            <w:color w:val="auto"/>
            <w:sz w:val="20"/>
            <w:szCs w:val="20"/>
          </w:rPr>
          <w:noBreakHyphen/>
        </w:r>
      </w:del>
      <w:ins w:id="755"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2</w:t>
      </w:r>
      <w:r w:rsidR="00872C97">
        <w:rPr>
          <w:bCs/>
          <w:i w:val="0"/>
          <w:color w:val="auto"/>
          <w:sz w:val="20"/>
          <w:szCs w:val="20"/>
        </w:rPr>
        <w:fldChar w:fldCharType="end"/>
      </w:r>
      <w:bookmarkEnd w:id="753"/>
      <w:r w:rsidRPr="00510E3F">
        <w:rPr>
          <w:bCs/>
          <w:i w:val="0"/>
          <w:color w:val="auto"/>
          <w:sz w:val="20"/>
          <w:szCs w:val="20"/>
        </w:rPr>
        <w:t xml:space="preserve"> </w:t>
      </w:r>
      <w:r w:rsidR="00510E3F">
        <w:rPr>
          <w:bCs/>
          <w:i w:val="0"/>
          <w:color w:val="auto"/>
          <w:sz w:val="20"/>
          <w:szCs w:val="20"/>
        </w:rPr>
        <w:t>–</w:t>
      </w:r>
      <w:r w:rsidRPr="00510E3F">
        <w:rPr>
          <w:bCs/>
          <w:i w:val="0"/>
          <w:color w:val="auto"/>
          <w:sz w:val="20"/>
          <w:szCs w:val="20"/>
        </w:rPr>
        <w:t xml:space="preserve"> Transparency values for S-102 Dataset</w:t>
      </w:r>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510E3F">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5DD04D" w14:textId="35F2AEBA"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512DD7C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4CB01B65" w14:textId="54374F5C" w:rsidR="009D512D" w:rsidRPr="008C7844" w:rsidRDefault="00AC251D" w:rsidP="0089289B">
      <w:pPr>
        <w:pStyle w:val="Heading2"/>
        <w:spacing w:before="120" w:after="200"/>
        <w:rPr>
          <w:lang w:val="en-GB"/>
        </w:rPr>
      </w:pPr>
      <w:bookmarkStart w:id="756" w:name="_Toc105509254"/>
      <w:r w:rsidRPr="008C7844">
        <w:rPr>
          <w:lang w:val="en-GB"/>
        </w:rPr>
        <w:t xml:space="preserve">Generation and </w:t>
      </w:r>
      <w:r w:rsidR="00DB64FD">
        <w:rPr>
          <w:lang w:val="en-GB"/>
        </w:rPr>
        <w:t>d</w:t>
      </w:r>
      <w:r w:rsidRPr="008C7844">
        <w:rPr>
          <w:lang w:val="en-GB"/>
        </w:rPr>
        <w:t xml:space="preserve">isplay of </w:t>
      </w:r>
      <w:r w:rsidR="00DB64FD">
        <w:rPr>
          <w:lang w:val="en-GB"/>
        </w:rPr>
        <w:t>n</w:t>
      </w:r>
      <w:r w:rsidRPr="008C7844">
        <w:rPr>
          <w:lang w:val="en-GB"/>
        </w:rPr>
        <w:t xml:space="preserve">avigation </w:t>
      </w:r>
      <w:r w:rsidR="00DB64FD">
        <w:rPr>
          <w:lang w:val="en-GB"/>
        </w:rPr>
        <w:t>z</w:t>
      </w:r>
      <w:r w:rsidRPr="008C7844">
        <w:rPr>
          <w:lang w:val="en-GB"/>
        </w:rPr>
        <w:t>ones</w:t>
      </w:r>
      <w:bookmarkEnd w:id="756"/>
      <w:r w:rsidR="00695424">
        <w:rPr>
          <w:lang w:val="en-GB"/>
        </w:rPr>
        <w:t xml:space="preserve"> </w:t>
      </w:r>
    </w:p>
    <w:p w14:paraId="1B17D26D" w14:textId="74482ADA" w:rsidR="009D512D" w:rsidRPr="008C7844" w:rsidRDefault="00AC251D" w:rsidP="0089289B">
      <w:pPr>
        <w:spacing w:after="120"/>
        <w:rPr>
          <w:lang w:val="en-GB"/>
        </w:rPr>
      </w:pPr>
      <w:r w:rsidRPr="008C7844">
        <w:rPr>
          <w:lang w:val="en-GB"/>
        </w:rPr>
        <w:t>The addition of</w:t>
      </w:r>
      <w:r w:rsidR="00F47979">
        <w:rPr>
          <w:lang w:val="en-GB"/>
        </w:rPr>
        <w:t xml:space="preserve"> </w:t>
      </w:r>
      <w:ins w:id="757" w:author="Daniel Rohde" w:date="2022-12-20T00:06:00Z">
        <w:r w:rsidR="00F47979">
          <w:rPr>
            <w:lang w:val="en-GB"/>
          </w:rPr>
          <w:t>an</w:t>
        </w:r>
        <w:r w:rsidRPr="008C7844">
          <w:rPr>
            <w:lang w:val="en-GB"/>
          </w:rPr>
          <w:t xml:space="preserve"> </w:t>
        </w:r>
      </w:ins>
      <w:r w:rsidRPr="008C7844">
        <w:rPr>
          <w:lang w:val="en-GB"/>
        </w:rPr>
        <w:t>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to render and display, using colours</w:t>
      </w:r>
      <w:del w:id="758" w:author="Daniel Rohde" w:date="2022-12-20T00:06:00Z">
        <w:r w:rsidRPr="008C7844">
          <w:rPr>
            <w:lang w:val="en-GB"/>
          </w:rPr>
          <w:delText>,</w:delText>
        </w:r>
      </w:del>
      <w:ins w:id="759" w:author="Daniel Rohde" w:date="2022-12-20T00:06:00Z">
        <w:r w:rsidR="00F47979">
          <w:rPr>
            <w:lang w:val="en-GB"/>
          </w:rPr>
          <w:t xml:space="preserve"> and</w:t>
        </w:r>
      </w:ins>
      <w:r w:rsidRPr="008C7844">
        <w:rPr>
          <w:lang w:val="en-GB"/>
        </w:rPr>
        <w:t xml:space="preserve"> higher resolution depth zoning directly from the grid.</w:t>
      </w:r>
      <w:r w:rsidR="00695424">
        <w:rPr>
          <w:lang w:val="en-GB"/>
        </w:rPr>
        <w:t xml:space="preserve"> </w:t>
      </w:r>
    </w:p>
    <w:p w14:paraId="7BF0662D" w14:textId="0FA0F26C" w:rsidR="009D512D" w:rsidRPr="008C7844" w:rsidRDefault="00AC251D" w:rsidP="0089289B">
      <w:pPr>
        <w:spacing w:after="120"/>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w:t>
      </w:r>
      <w:del w:id="760" w:author="Daniel Rohde" w:date="2022-12-20T00:06:00Z">
        <w:r w:rsidRPr="008C7844">
          <w:rPr>
            <w:lang w:val="en-GB"/>
          </w:rPr>
          <w:delText xml:space="preserve"> </w:delText>
        </w:r>
      </w:del>
      <w:ins w:id="761" w:author="Daniel Rohde" w:date="2022-12-20T00:06:00Z">
        <w:r w:rsidR="00F47979">
          <w:rPr>
            <w:lang w:val="en-GB"/>
          </w:rPr>
          <w:t>-</w:t>
        </w:r>
      </w:ins>
      <w:r w:rsidRPr="008C7844">
        <w:rPr>
          <w:lang w:val="en-GB"/>
        </w:rPr>
        <w:t>defined vessel draft or default safety contour. Depth zone naming and colouring (</w:t>
      </w:r>
      <w:r w:rsidR="00774568" w:rsidRPr="00774568">
        <w:rPr>
          <w:lang w:val="en-GB"/>
        </w:rPr>
        <w:fldChar w:fldCharType="begin"/>
      </w:r>
      <w:r w:rsidR="00774568" w:rsidRPr="00774568">
        <w:rPr>
          <w:lang w:val="en-GB"/>
        </w:rPr>
        <w:instrText xml:space="preserve"> REF _Ref66113045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D55292" w:rsidRPr="00A14048">
        <w:t xml:space="preserve">Table </w:t>
      </w:r>
      <w:r w:rsidR="00D55292" w:rsidRPr="00A14048">
        <w:rPr>
          <w:noProof/>
        </w:rPr>
        <w:t>9</w:t>
      </w:r>
      <w:r w:rsidR="00D55292" w:rsidRPr="00A14048">
        <w:rPr>
          <w:noProof/>
        </w:rPr>
        <w:noBreakHyphen/>
        <w:t>3</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_Ref66113058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D55292" w:rsidRPr="00A14048">
        <w:t xml:space="preserve">Table </w:t>
      </w:r>
      <w:r w:rsidR="00D55292" w:rsidRPr="00A14048">
        <w:rPr>
          <w:noProof/>
        </w:rPr>
        <w:t>9</w:t>
      </w:r>
      <w:r w:rsidR="00D55292" w:rsidRPr="00A14048">
        <w:rPr>
          <w:noProof/>
        </w:rPr>
        <w:noBreakHyphen/>
        <w:t>4</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_Ref66113070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D55292" w:rsidRPr="00A14048">
        <w:t xml:space="preserve">Table </w:t>
      </w:r>
      <w:r w:rsidR="00D55292" w:rsidRPr="00A14048">
        <w:rPr>
          <w:noProof/>
        </w:rPr>
        <w:t>9</w:t>
      </w:r>
      <w:r w:rsidR="00D55292" w:rsidRPr="00A14048">
        <w:rPr>
          <w:noProof/>
        </w:rPr>
        <w:noBreakHyphen/>
        <w:t>5</w:t>
      </w:r>
      <w:r w:rsidR="00774568" w:rsidRPr="00774568">
        <w:rPr>
          <w:lang w:val="en-GB"/>
        </w:rPr>
        <w:fldChar w:fldCharType="end"/>
      </w:r>
      <w:r w:rsidR="00774568">
        <w:rPr>
          <w:lang w:val="en-GB"/>
        </w:rPr>
        <w:t xml:space="preserve">, </w:t>
      </w:r>
      <w:r w:rsidRPr="008C7844">
        <w:rPr>
          <w:lang w:val="en-GB"/>
        </w:rPr>
        <w:t xml:space="preserve">and </w:t>
      </w:r>
      <w:r w:rsidR="00774568" w:rsidRPr="00774568">
        <w:rPr>
          <w:lang w:val="en-GB"/>
        </w:rPr>
        <w:fldChar w:fldCharType="begin"/>
      </w:r>
      <w:r w:rsidR="00774568" w:rsidRPr="00774568">
        <w:rPr>
          <w:lang w:val="en-GB"/>
        </w:rPr>
        <w:instrText xml:space="preserve"> REF _Ref66113088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r w:rsidR="00D55292" w:rsidRPr="00A14048">
        <w:t xml:space="preserve">Figure </w:t>
      </w:r>
      <w:r w:rsidR="00D55292" w:rsidRPr="00A14048">
        <w:rPr>
          <w:noProof/>
        </w:rPr>
        <w:t>9</w:t>
      </w:r>
      <w:r w:rsidR="00D55292" w:rsidRPr="00A14048">
        <w:rPr>
          <w:noProof/>
        </w:rPr>
        <w:noBreakHyphen/>
        <w:t>2</w:t>
      </w:r>
      <w:r w:rsidR="00774568" w:rsidRPr="00774568">
        <w:rPr>
          <w:lang w:val="en-GB"/>
        </w:rPr>
        <w:fldChar w:fldCharType="end"/>
      </w:r>
      <w:r w:rsidRPr="008C7844">
        <w:rPr>
          <w:lang w:val="en-GB"/>
        </w:rPr>
        <w:t xml:space="preserve">)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S-52, Edition 6.1(.1).</w:t>
      </w:r>
      <w:r w:rsidR="00695424">
        <w:rPr>
          <w:lang w:val="en-GB"/>
        </w:rPr>
        <w:t xml:space="preserve"> </w:t>
      </w:r>
      <w:r w:rsidRPr="008C7844">
        <w:rPr>
          <w:i/>
          <w:lang w:val="en-GB"/>
        </w:rPr>
        <w:t xml:space="preserve">Note: colour parameters listed in </w:t>
      </w:r>
      <w:r w:rsidR="00774568" w:rsidRPr="003221B3">
        <w:rPr>
          <w:i/>
          <w:lang w:val="en-GB"/>
        </w:rPr>
        <w:fldChar w:fldCharType="begin"/>
      </w:r>
      <w:r w:rsidR="00774568" w:rsidRPr="003221B3">
        <w:rPr>
          <w:i/>
          <w:lang w:val="en-GB"/>
        </w:rPr>
        <w:instrText xml:space="preserve"> REF _Ref66113045 \h  \* MERGEFORMAT </w:instrText>
      </w:r>
      <w:r w:rsidR="00774568" w:rsidRPr="003221B3">
        <w:rPr>
          <w:i/>
          <w:lang w:val="en-GB"/>
        </w:rPr>
      </w:r>
      <w:r w:rsidR="00774568" w:rsidRPr="003221B3">
        <w:rPr>
          <w:i/>
          <w:lang w:val="en-GB"/>
        </w:rPr>
        <w:fldChar w:fldCharType="separate"/>
      </w:r>
      <w:r w:rsidR="00D55292" w:rsidRPr="00A14048">
        <w:rPr>
          <w:i/>
        </w:rPr>
        <w:t xml:space="preserve">Table </w:t>
      </w:r>
      <w:r w:rsidR="00D55292" w:rsidRPr="00A14048">
        <w:rPr>
          <w:i/>
          <w:noProof/>
        </w:rPr>
        <w:t>9</w:t>
      </w:r>
      <w:r w:rsidR="00D55292" w:rsidRPr="00A14048">
        <w:rPr>
          <w:i/>
          <w:noProof/>
        </w:rPr>
        <w:noBreakHyphen/>
        <w:t>3</w:t>
      </w:r>
      <w:r w:rsidR="00774568" w:rsidRPr="003221B3">
        <w:rPr>
          <w:i/>
          <w:lang w:val="en-GB"/>
        </w:rPr>
        <w:fldChar w:fldCharType="end"/>
      </w:r>
      <w:r w:rsidR="00774568" w:rsidRPr="003221B3">
        <w:rPr>
          <w:i/>
          <w:lang w:val="en-GB"/>
        </w:rPr>
        <w:t xml:space="preserve">, </w:t>
      </w:r>
      <w:r w:rsidR="00774568" w:rsidRPr="003221B3">
        <w:rPr>
          <w:i/>
          <w:lang w:val="en-GB"/>
        </w:rPr>
        <w:fldChar w:fldCharType="begin"/>
      </w:r>
      <w:r w:rsidR="00774568" w:rsidRPr="003221B3">
        <w:rPr>
          <w:i/>
          <w:lang w:val="en-GB"/>
        </w:rPr>
        <w:instrText xml:space="preserve"> REF _Ref66113058 \h  \* MERGEFORMAT </w:instrText>
      </w:r>
      <w:r w:rsidR="00774568" w:rsidRPr="003221B3">
        <w:rPr>
          <w:i/>
          <w:lang w:val="en-GB"/>
        </w:rPr>
      </w:r>
      <w:r w:rsidR="00774568" w:rsidRPr="003221B3">
        <w:rPr>
          <w:i/>
          <w:lang w:val="en-GB"/>
        </w:rPr>
        <w:fldChar w:fldCharType="separate"/>
      </w:r>
      <w:r w:rsidR="00D55292" w:rsidRPr="00A14048">
        <w:rPr>
          <w:i/>
        </w:rPr>
        <w:t xml:space="preserve">Table </w:t>
      </w:r>
      <w:r w:rsidR="00D55292" w:rsidRPr="00A14048">
        <w:rPr>
          <w:i/>
          <w:noProof/>
        </w:rPr>
        <w:t>9</w:t>
      </w:r>
      <w:r w:rsidR="00D55292" w:rsidRPr="00A14048">
        <w:rPr>
          <w:i/>
          <w:noProof/>
        </w:rPr>
        <w:noBreakHyphen/>
        <w:t>4</w:t>
      </w:r>
      <w:r w:rsidR="00774568" w:rsidRPr="003221B3">
        <w:rPr>
          <w:i/>
          <w:lang w:val="en-GB"/>
        </w:rPr>
        <w:fldChar w:fldCharType="end"/>
      </w:r>
      <w:r w:rsidR="00774568" w:rsidRPr="003221B3">
        <w:rPr>
          <w:i/>
          <w:lang w:val="en-GB"/>
        </w:rPr>
        <w:t xml:space="preserve">, and </w:t>
      </w:r>
      <w:r w:rsidR="00774568" w:rsidRPr="003221B3">
        <w:rPr>
          <w:i/>
          <w:lang w:val="en-GB"/>
        </w:rPr>
        <w:fldChar w:fldCharType="begin"/>
      </w:r>
      <w:r w:rsidR="00774568" w:rsidRPr="003221B3">
        <w:rPr>
          <w:i/>
          <w:lang w:val="en-GB"/>
        </w:rPr>
        <w:instrText xml:space="preserve"> REF _Ref66113070 \h  \* MERGEFORMAT </w:instrText>
      </w:r>
      <w:r w:rsidR="00774568" w:rsidRPr="003221B3">
        <w:rPr>
          <w:i/>
          <w:lang w:val="en-GB"/>
        </w:rPr>
      </w:r>
      <w:r w:rsidR="00774568" w:rsidRPr="003221B3">
        <w:rPr>
          <w:i/>
          <w:lang w:val="en-GB"/>
        </w:rPr>
        <w:fldChar w:fldCharType="separate"/>
      </w:r>
      <w:r w:rsidR="00D55292" w:rsidRPr="00A14048">
        <w:rPr>
          <w:i/>
        </w:rPr>
        <w:t xml:space="preserve">Table </w:t>
      </w:r>
      <w:r w:rsidR="00D55292" w:rsidRPr="00A14048">
        <w:rPr>
          <w:i/>
          <w:noProof/>
        </w:rPr>
        <w:t>9</w:t>
      </w:r>
      <w:r w:rsidR="00D55292" w:rsidRPr="00A14048">
        <w:rPr>
          <w:i/>
          <w:noProof/>
        </w:rPr>
        <w:noBreakHyphen/>
        <w:t>5</w:t>
      </w:r>
      <w:r w:rsidR="00774568" w:rsidRPr="003221B3">
        <w:rPr>
          <w:i/>
          <w:lang w:val="en-GB"/>
        </w:rPr>
        <w:fldChar w:fldCharType="end"/>
      </w:r>
      <w:r w:rsidR="00774568">
        <w:rPr>
          <w:i/>
          <w:lang w:val="en-GB"/>
        </w:rPr>
        <w:t xml:space="preserve"> </w:t>
      </w:r>
      <w:r w:rsidRPr="008C7844">
        <w:rPr>
          <w:i/>
          <w:lang w:val="en-GB"/>
        </w:rPr>
        <w:t xml:space="preserve">are specified in CIE x, y, L co-ordinates. </w:t>
      </w:r>
    </w:p>
    <w:p w14:paraId="64A70275" w14:textId="2C80CB37" w:rsidR="00774568" w:rsidRPr="0089289B" w:rsidRDefault="00774568" w:rsidP="0089289B">
      <w:pPr>
        <w:pStyle w:val="Caption"/>
        <w:keepNext/>
        <w:spacing w:before="120" w:after="120"/>
        <w:jc w:val="center"/>
        <w:rPr>
          <w:bCs/>
          <w:i w:val="0"/>
          <w:color w:val="auto"/>
          <w:sz w:val="20"/>
          <w:szCs w:val="20"/>
        </w:rPr>
      </w:pPr>
      <w:bookmarkStart w:id="762" w:name="_Ref66113045"/>
      <w:r w:rsidRPr="0089289B">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9</w:t>
      </w:r>
      <w:r w:rsidR="00872C97">
        <w:rPr>
          <w:bCs/>
          <w:i w:val="0"/>
          <w:color w:val="auto"/>
          <w:sz w:val="20"/>
          <w:szCs w:val="20"/>
        </w:rPr>
        <w:fldChar w:fldCharType="end"/>
      </w:r>
      <w:del w:id="763" w:author="Daniel Rohde" w:date="2022-12-20T00:06:00Z">
        <w:r w:rsidR="00914B0A" w:rsidRPr="0089289B">
          <w:rPr>
            <w:bCs/>
            <w:i w:val="0"/>
            <w:color w:val="auto"/>
            <w:sz w:val="20"/>
            <w:szCs w:val="20"/>
          </w:rPr>
          <w:noBreakHyphen/>
        </w:r>
      </w:del>
      <w:ins w:id="764"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3</w:t>
      </w:r>
      <w:r w:rsidR="00872C97">
        <w:rPr>
          <w:bCs/>
          <w:i w:val="0"/>
          <w:color w:val="auto"/>
          <w:sz w:val="20"/>
          <w:szCs w:val="20"/>
        </w:rPr>
        <w:fldChar w:fldCharType="end"/>
      </w:r>
      <w:bookmarkEnd w:id="762"/>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Day</w:t>
      </w:r>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14756635"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lastRenderedPageBreak/>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w:t>
            </w:r>
            <w:proofErr w:type="gramStart"/>
            <w:r w:rsidRPr="002B2AC3">
              <w:rPr>
                <w:rFonts w:ascii="Calibri" w:eastAsia="Calibri" w:hAnsi="Calibri" w:cs="Calibri"/>
                <w:sz w:val="18"/>
                <w:lang w:val="en-GB"/>
              </w:rPr>
              <w:t>zero metre</w:t>
            </w:r>
            <w:proofErr w:type="gramEnd"/>
            <w:r w:rsidRPr="002B2AC3">
              <w:rPr>
                <w:rFonts w:ascii="Calibri" w:eastAsia="Calibri" w:hAnsi="Calibri" w:cs="Calibri"/>
                <w:sz w:val="18"/>
                <w:lang w:val="en-GB"/>
              </w:rPr>
              <w:t xml:space="preserv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086A8A5B" w14:textId="6400B660" w:rsidR="00774568" w:rsidRPr="0089289B" w:rsidRDefault="00774568" w:rsidP="0089289B">
      <w:pPr>
        <w:pStyle w:val="Caption"/>
        <w:keepNext/>
        <w:spacing w:before="120" w:after="120"/>
        <w:jc w:val="center"/>
        <w:rPr>
          <w:bCs/>
          <w:i w:val="0"/>
          <w:color w:val="auto"/>
          <w:sz w:val="20"/>
          <w:szCs w:val="20"/>
        </w:rPr>
      </w:pPr>
      <w:bookmarkStart w:id="765" w:name="_Ref66113058"/>
      <w:r w:rsidRPr="0089289B">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9</w:t>
      </w:r>
      <w:r w:rsidR="00872C97">
        <w:rPr>
          <w:bCs/>
          <w:i w:val="0"/>
          <w:color w:val="auto"/>
          <w:sz w:val="20"/>
          <w:szCs w:val="20"/>
        </w:rPr>
        <w:fldChar w:fldCharType="end"/>
      </w:r>
      <w:del w:id="766" w:author="Daniel Rohde" w:date="2022-12-20T00:06:00Z">
        <w:r w:rsidR="00914B0A" w:rsidRPr="0089289B">
          <w:rPr>
            <w:bCs/>
            <w:i w:val="0"/>
            <w:color w:val="auto"/>
            <w:sz w:val="20"/>
            <w:szCs w:val="20"/>
          </w:rPr>
          <w:noBreakHyphen/>
        </w:r>
      </w:del>
      <w:ins w:id="767"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4</w:t>
      </w:r>
      <w:r w:rsidR="00872C97">
        <w:rPr>
          <w:bCs/>
          <w:i w:val="0"/>
          <w:color w:val="auto"/>
          <w:sz w:val="20"/>
          <w:szCs w:val="20"/>
        </w:rPr>
        <w:fldChar w:fldCharType="end"/>
      </w:r>
      <w:bookmarkEnd w:id="765"/>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Dusk</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56281C82" w:rsidR="009D512D" w:rsidRPr="002B2AC3" w:rsidRDefault="00AC251D" w:rsidP="002B2AC3">
            <w:pPr>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0A57C58B" w:rsidR="009D512D" w:rsidRPr="008C7844" w:rsidRDefault="00695424" w:rsidP="008F04C4">
      <w:pPr>
        <w:spacing w:after="0"/>
        <w:ind w:left="11"/>
        <w:jc w:val="left"/>
        <w:rPr>
          <w:lang w:val="en-GB"/>
        </w:rPr>
      </w:pPr>
      <w:r>
        <w:rPr>
          <w:rFonts w:eastAsia="Calibri"/>
          <w:lang w:val="en-GB"/>
        </w:rPr>
        <w:t xml:space="preserve"> </w:t>
      </w:r>
    </w:p>
    <w:p w14:paraId="2FF52686" w14:textId="0A615FF6" w:rsidR="00774568" w:rsidRPr="0089289B" w:rsidRDefault="00774568" w:rsidP="0089289B">
      <w:pPr>
        <w:pStyle w:val="Caption"/>
        <w:keepNext/>
        <w:spacing w:before="120" w:after="120"/>
        <w:jc w:val="center"/>
        <w:rPr>
          <w:bCs/>
          <w:i w:val="0"/>
          <w:color w:val="auto"/>
          <w:sz w:val="20"/>
          <w:szCs w:val="20"/>
        </w:rPr>
      </w:pPr>
      <w:bookmarkStart w:id="768" w:name="_Ref66113070"/>
      <w:r w:rsidRPr="0089289B">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9</w:t>
      </w:r>
      <w:r w:rsidR="00872C97">
        <w:rPr>
          <w:bCs/>
          <w:i w:val="0"/>
          <w:color w:val="auto"/>
          <w:sz w:val="20"/>
          <w:szCs w:val="20"/>
        </w:rPr>
        <w:fldChar w:fldCharType="end"/>
      </w:r>
      <w:del w:id="769" w:author="Daniel Rohde" w:date="2022-12-20T00:06:00Z">
        <w:r w:rsidR="00914B0A" w:rsidRPr="0089289B">
          <w:rPr>
            <w:bCs/>
            <w:i w:val="0"/>
            <w:color w:val="auto"/>
            <w:sz w:val="20"/>
            <w:szCs w:val="20"/>
          </w:rPr>
          <w:noBreakHyphen/>
        </w:r>
      </w:del>
      <w:ins w:id="770"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5</w:t>
      </w:r>
      <w:r w:rsidR="00872C97">
        <w:rPr>
          <w:bCs/>
          <w:i w:val="0"/>
          <w:color w:val="auto"/>
          <w:sz w:val="20"/>
          <w:szCs w:val="20"/>
        </w:rPr>
        <w:fldChar w:fldCharType="end"/>
      </w:r>
      <w:bookmarkEnd w:id="768"/>
      <w:r w:rsidRPr="0089289B">
        <w:rPr>
          <w:bCs/>
          <w:i w:val="0"/>
          <w:color w:val="auto"/>
          <w:sz w:val="20"/>
          <w:szCs w:val="20"/>
        </w:rPr>
        <w:t xml:space="preserve"> </w:t>
      </w:r>
      <w:r w:rsidR="0089289B">
        <w:rPr>
          <w:bCs/>
          <w:i w:val="0"/>
          <w:color w:val="auto"/>
          <w:sz w:val="20"/>
          <w:szCs w:val="20"/>
        </w:rPr>
        <w:t>–</w:t>
      </w:r>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Night</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Change w:id="771">
          <w:tblGrid>
            <w:gridCol w:w="2552"/>
            <w:gridCol w:w="2835"/>
            <w:gridCol w:w="1276"/>
            <w:gridCol w:w="567"/>
            <w:gridCol w:w="567"/>
            <w:gridCol w:w="567"/>
          </w:tblGrid>
        </w:tblGridChange>
      </w:tblGrid>
      <w:tr w:rsidR="00A14048" w:rsidRPr="008C7844" w14:paraId="54E59D5C" w14:textId="77777777" w:rsidTr="00A14048">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0A9238BC"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6A67C4C1" w14:textId="5B38ED81" w:rsidR="000366AC" w:rsidRPr="00713CF7" w:rsidRDefault="00713CF7" w:rsidP="00713CF7">
      <w:pPr>
        <w:spacing w:before="120" w:after="120"/>
        <w:ind w:right="-11"/>
        <w:jc w:val="center"/>
        <w:rPr>
          <w:b/>
          <w:lang w:val="en-GB"/>
        </w:rPr>
      </w:pPr>
      <w:bookmarkStart w:id="772" w:name="_Ref66113088"/>
      <w:r w:rsidRPr="00713CF7">
        <w:rPr>
          <w:b/>
          <w:bCs/>
          <w:color w:val="auto"/>
        </w:rPr>
        <w:t xml:space="preserve">Figure </w:t>
      </w:r>
      <w:r w:rsidRPr="00713CF7">
        <w:rPr>
          <w:b/>
          <w:bCs/>
          <w:color w:val="auto"/>
        </w:rPr>
        <w:fldChar w:fldCharType="begin"/>
      </w:r>
      <w:r w:rsidRPr="00713CF7">
        <w:rPr>
          <w:b/>
          <w:bCs/>
          <w:color w:val="auto"/>
        </w:rPr>
        <w:instrText xml:space="preserve"> STYLEREF 1 \s </w:instrText>
      </w:r>
      <w:r w:rsidRPr="00713CF7">
        <w:rPr>
          <w:b/>
          <w:bCs/>
          <w:color w:val="auto"/>
        </w:rPr>
        <w:fldChar w:fldCharType="separate"/>
      </w:r>
      <w:r w:rsidR="00D55292">
        <w:rPr>
          <w:b/>
          <w:bCs/>
          <w:noProof/>
          <w:color w:val="auto"/>
        </w:rPr>
        <w:t>9</w:t>
      </w:r>
      <w:r w:rsidRPr="00713CF7">
        <w:rPr>
          <w:b/>
          <w:bCs/>
          <w:color w:val="auto"/>
        </w:rPr>
        <w:fldChar w:fldCharType="end"/>
      </w:r>
      <w:r w:rsidRPr="00713CF7">
        <w:rPr>
          <w:b/>
          <w:bCs/>
          <w:color w:val="auto"/>
        </w:rPr>
        <w:noBreakHyphen/>
      </w:r>
      <w:r w:rsidRPr="00713CF7">
        <w:rPr>
          <w:b/>
          <w:bCs/>
          <w:color w:val="auto"/>
        </w:rPr>
        <w:fldChar w:fldCharType="begin"/>
      </w:r>
      <w:r w:rsidRPr="00713CF7">
        <w:rPr>
          <w:b/>
          <w:bCs/>
          <w:color w:val="auto"/>
        </w:rPr>
        <w:instrText xml:space="preserve"> SEQ Figure \* ARABIC \s 1 </w:instrText>
      </w:r>
      <w:r w:rsidRPr="00713CF7">
        <w:rPr>
          <w:b/>
          <w:bCs/>
          <w:color w:val="auto"/>
        </w:rPr>
        <w:fldChar w:fldCharType="separate"/>
      </w:r>
      <w:r w:rsidR="00D55292">
        <w:rPr>
          <w:b/>
          <w:bCs/>
          <w:noProof/>
          <w:color w:val="auto"/>
        </w:rPr>
        <w:t>2</w:t>
      </w:r>
      <w:r w:rsidRPr="00713CF7">
        <w:rPr>
          <w:b/>
          <w:bCs/>
          <w:color w:val="auto"/>
        </w:rPr>
        <w:fldChar w:fldCharType="end"/>
      </w:r>
      <w:bookmarkEnd w:id="772"/>
      <w:r w:rsidRPr="00713CF7">
        <w:rPr>
          <w:b/>
          <w:bCs/>
          <w:color w:val="auto"/>
        </w:rPr>
        <w:t xml:space="preserve"> </w:t>
      </w:r>
      <w:r>
        <w:rPr>
          <w:b/>
          <w:bCs/>
          <w:color w:val="auto"/>
        </w:rPr>
        <w:t>–</w:t>
      </w:r>
      <w:r w:rsidRPr="00713CF7">
        <w:rPr>
          <w:b/>
          <w:bCs/>
          <w:color w:val="auto"/>
        </w:rPr>
        <w:t xml:space="preserve"> S-52, Edition 6.1(.1) Depth Zone </w:t>
      </w:r>
      <w:proofErr w:type="spellStart"/>
      <w:r w:rsidRPr="00713CF7">
        <w:rPr>
          <w:b/>
          <w:bCs/>
          <w:color w:val="auto"/>
        </w:rPr>
        <w:t>Colouring</w:t>
      </w:r>
      <w:proofErr w:type="spellEnd"/>
      <w:r w:rsidRPr="00713CF7">
        <w:rPr>
          <w:b/>
          <w:bCs/>
          <w:color w:val="auto"/>
        </w:rPr>
        <w:t xml:space="preserve"> for Day</w:t>
      </w:r>
      <w:r w:rsidRPr="00713CF7">
        <w:rPr>
          <w:b/>
          <w:noProof/>
          <w:color w:val="auto"/>
          <w:lang w:eastAsia="fr-FR"/>
        </w:rPr>
        <w:t xml:space="preserve"> </w:t>
      </w:r>
      <w:r w:rsidR="00A15663" w:rsidRPr="00713CF7">
        <w:rPr>
          <w:b/>
          <w:lang w:val="de-DE"/>
          <w:rPrChange w:id="773" w:author="Daniel Rohde" w:date="2022-12-20T00:06:00Z">
            <w:rPr>
              <w:b/>
              <w:lang w:val="fr-FR"/>
            </w:rPr>
          </w:rPrChange>
        </w:rPr>
        <mc:AlternateContent>
          <mc:Choice Requires="wpg">
            <w:drawing>
              <wp:anchor distT="0" distB="0" distL="114300" distR="114300" simplePos="0" relativeHeight="251647488" behindDoc="0" locked="0" layoutInCell="1" allowOverlap="1" wp14:anchorId="1F11DB4B" wp14:editId="2262842B">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8552B4" w:rsidRDefault="008552B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1DB4B" id="Group 250790" o:spid="_x0000_s1050" style="position:absolute;left:0;text-align:left;margin-left:0;margin-top:.3pt;width:527.55pt;height:299.9pt;z-index:251647488;mso-position-horizontal:center;mso-width-relative:margin;mso-height-relative:margin" coordsize="66979,3808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4XpGYziTAAA4kwAAFQAAAGRycy9tZWRpYS9pbWFnZTIu&#13;&#10;anBlZ//Y/+AAEEpGSUYAAQEBAGAAYAAA/9sAQwAIBgYHBgUIBwcHCQkICgwUDQwLCwwZEhMPFB0a&#13;&#10;Hx4dGhwcICQuJyAiLCMcHCg3KSwwMTQ0NB8nOT04MjwuMzQy/9sAQwEJCQkMCwwYDQ0YMiEcITIy&#13;&#10;MjIyMjIyMjIyMjIyMjIyMjIyMjIyMjIyMjIyMjIyMjIyMjIyMjIyMjIyMjIyMjIy/8AAEQgBZAKr&#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">
                <v:rect id="Rectangle 24208" o:spid="_x0000_s1051" style="position:absolute;width:467;height:1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" filled="f" stroked="f">
                  <v:textbox inset="0,0,0,0">
                    <w:txbxContent>
                      <w:p w14:paraId="42BDB873" w14:textId="77777777" w:rsidR="008552B4" w:rsidRDefault="008552B4">
                        <w:pPr>
                          <w:spacing w:after="160" w:line="259" w:lineRule="auto"/>
                          <w:jc w:val="left"/>
                        </w:pPr>
                        <w:r>
                          <w:t xml:space="preserve"> </w:t>
                        </w:r>
                      </w:p>
                    </w:txbxContent>
                  </v:textbox>
                </v:rect>
                <v:shape id="Picture 24248" o:spid="_x0000_s1052" type="#_x0000_t75" style="position:absolute;left:121;top:2311;width:66858;height:35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">
                  <v:imagedata r:id="rId54" o:title=""/>
                </v:shape>
                <v:shape id="Picture 24250" o:spid="_x0000_s1053" type="#_x0000_t75" style="position:absolute;left:762;top:2951;width:65029;height:33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">
                  <v:imagedata r:id="rId55" o:title=""/>
                </v:shape>
                <v:rect id="Shape 24251" o:spid="_x0000_s1054" style="position:absolute;left:571;top:2761;width:65410;height:3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" filled="f" strokeweight="3pt">
                  <v:stroke miterlimit="83231f" endcap="square"/>
                </v:rect>
                <w10:wrap type="topAndBottom"/>
              </v:group>
            </w:pict>
          </mc:Fallback>
        </mc:AlternateContent>
      </w:r>
    </w:p>
    <w:p w14:paraId="0851A745" w14:textId="77777777" w:rsidR="00713CF7" w:rsidRPr="00713CF7" w:rsidRDefault="00713CF7" w:rsidP="00713CF7">
      <w:pPr>
        <w:spacing w:after="120"/>
        <w:rPr>
          <w:szCs w:val="20"/>
        </w:rPr>
      </w:pPr>
    </w:p>
    <w:p w14:paraId="29F40412" w14:textId="77777777" w:rsidR="009D512D" w:rsidRPr="008C7844" w:rsidRDefault="00AC251D" w:rsidP="00713CF7">
      <w:pPr>
        <w:pStyle w:val="Heading1"/>
        <w:spacing w:before="120" w:after="200"/>
        <w:rPr>
          <w:lang w:val="en-GB"/>
        </w:rPr>
      </w:pPr>
      <w:bookmarkStart w:id="774" w:name="_Toc105509255"/>
      <w:r w:rsidRPr="008C7844">
        <w:rPr>
          <w:lang w:val="en-GB"/>
        </w:rPr>
        <w:lastRenderedPageBreak/>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774"/>
      <w:r w:rsidRPr="008C7844">
        <w:rPr>
          <w:lang w:val="en-GB"/>
        </w:rPr>
        <w:t xml:space="preserve"> </w:t>
      </w:r>
    </w:p>
    <w:p w14:paraId="114CE5DB" w14:textId="77777777" w:rsidR="009D512D" w:rsidRPr="008C7844" w:rsidRDefault="00AC251D" w:rsidP="00713CF7">
      <w:pPr>
        <w:pStyle w:val="Heading2"/>
        <w:spacing w:before="120" w:after="200"/>
        <w:rPr>
          <w:lang w:val="en-GB"/>
        </w:rPr>
      </w:pPr>
      <w:bookmarkStart w:id="775" w:name="_Toc105509256"/>
      <w:r w:rsidRPr="008C7844">
        <w:rPr>
          <w:lang w:val="en-GB"/>
        </w:rPr>
        <w:t>Introduction</w:t>
      </w:r>
      <w:bookmarkEnd w:id="775"/>
      <w:r w:rsidRPr="008C7844">
        <w:rPr>
          <w:lang w:val="en-GB"/>
        </w:rPr>
        <w:t xml:space="preserve"> </w:t>
      </w:r>
    </w:p>
    <w:p w14:paraId="4E1AC8B1" w14:textId="29A754F3" w:rsidR="009D512D" w:rsidRPr="008C7844" w:rsidRDefault="00AC251D" w:rsidP="00713CF7">
      <w:pPr>
        <w:spacing w:after="120"/>
        <w:rPr>
          <w:lang w:val="en-GB"/>
        </w:rPr>
      </w:pPr>
      <w:r w:rsidRPr="008C7844">
        <w:rPr>
          <w:lang w:val="en-GB"/>
        </w:rPr>
        <w:t>The S-102 data set must be encoded using the Hierarchical Data Format standard, Version 5 (HDF5).</w:t>
      </w:r>
      <w:r w:rsidR="00695424">
        <w:rPr>
          <w:lang w:val="en-GB"/>
        </w:rPr>
        <w:t xml:space="preserve"> </w:t>
      </w:r>
    </w:p>
    <w:p w14:paraId="749208BD" w14:textId="77777777" w:rsidR="00011193" w:rsidRPr="008C7844" w:rsidRDefault="00AC251D" w:rsidP="00713CF7">
      <w:pPr>
        <w:spacing w:after="120"/>
        <w:rPr>
          <w:lang w:val="en-GB"/>
        </w:rPr>
      </w:pPr>
      <w:r w:rsidRPr="00713CF7">
        <w:rPr>
          <w:b/>
          <w:sz w:val="22"/>
          <w:lang w:val="en-GB"/>
        </w:rPr>
        <w:t>Format Name:</w:t>
      </w:r>
      <w:r w:rsidRPr="008C7844">
        <w:rPr>
          <w:lang w:val="en-GB"/>
        </w:rPr>
        <w:t xml:space="preserve"> </w:t>
      </w:r>
      <w:r w:rsidRPr="008C7844">
        <w:rPr>
          <w:lang w:val="en-GB"/>
        </w:rPr>
        <w:tab/>
        <w:t xml:space="preserve"> HDF5 </w:t>
      </w:r>
    </w:p>
    <w:p w14:paraId="21661DB8" w14:textId="1B3B3B62" w:rsidR="00011193" w:rsidRPr="008C7844" w:rsidRDefault="00AC251D" w:rsidP="00713CF7">
      <w:pPr>
        <w:spacing w:after="120"/>
        <w:rPr>
          <w:lang w:val="en-GB"/>
        </w:rPr>
      </w:pPr>
      <w:r w:rsidRPr="00713CF7">
        <w:rPr>
          <w:b/>
          <w:sz w:val="22"/>
          <w:lang w:val="en-GB"/>
        </w:rPr>
        <w:t>Version:</w:t>
      </w:r>
      <w:r w:rsidRPr="008C7844">
        <w:rPr>
          <w:lang w:val="en-GB"/>
        </w:rPr>
        <w:t xml:space="preserve"> </w:t>
      </w:r>
      <w:r w:rsidRPr="008C7844">
        <w:rPr>
          <w:lang w:val="en-GB"/>
        </w:rPr>
        <w:tab/>
        <w:t xml:space="preserve"> </w:t>
      </w:r>
      <w:r w:rsidR="00713CF7">
        <w:rPr>
          <w:lang w:val="en-GB"/>
        </w:rPr>
        <w:tab/>
      </w:r>
      <w:r w:rsidRPr="008C7844">
        <w:rPr>
          <w:lang w:val="en-GB"/>
        </w:rPr>
        <w:t xml:space="preserve">1.8 </w:t>
      </w:r>
    </w:p>
    <w:p w14:paraId="658ED46A" w14:textId="77777777" w:rsidR="009D512D" w:rsidRPr="008C7844" w:rsidRDefault="00AC251D" w:rsidP="00713CF7">
      <w:pPr>
        <w:spacing w:after="120"/>
        <w:rPr>
          <w:lang w:val="en-GB"/>
        </w:rPr>
      </w:pPr>
      <w:r w:rsidRPr="00713CF7">
        <w:rPr>
          <w:b/>
          <w:sz w:val="22"/>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713CF7">
      <w:pPr>
        <w:spacing w:after="120"/>
        <w:rPr>
          <w:lang w:val="en-GB"/>
        </w:rPr>
      </w:pPr>
      <w:r w:rsidRPr="00713CF7">
        <w:rPr>
          <w:b/>
          <w:sz w:val="22"/>
          <w:lang w:val="en-GB"/>
        </w:rPr>
        <w:t>Specification:</w:t>
      </w:r>
      <w:r w:rsidRPr="008C7844">
        <w:rPr>
          <w:lang w:val="en-GB"/>
        </w:rPr>
        <w:t xml:space="preserve"> </w:t>
      </w:r>
      <w:r w:rsidRPr="008C7844">
        <w:rPr>
          <w:lang w:val="en-GB"/>
        </w:rPr>
        <w:tab/>
      </w:r>
      <w:hyperlink r:id="rId56">
        <w:r w:rsidRPr="008C7844">
          <w:rPr>
            <w:lang w:val="en-GB"/>
          </w:rPr>
          <w:t xml:space="preserve"> </w:t>
        </w:r>
      </w:hyperlink>
      <w:r w:rsidR="001B0BB7" w:rsidRPr="001B0BB7">
        <w:t xml:space="preserve"> </w:t>
      </w:r>
      <w:hyperlink r:id="rId57" w:history="1">
        <w:r w:rsidR="001B0BB7">
          <w:rPr>
            <w:rStyle w:val="Hyperlink"/>
          </w:rPr>
          <w:t>https://www.hdfgroup.org/</w:t>
        </w:r>
      </w:hyperlink>
      <w:r w:rsidR="001B0BB7" w:rsidDel="001B0BB7">
        <w:rPr>
          <w:color w:val="0000FF"/>
          <w:u w:val="single" w:color="0000FF"/>
          <w:lang w:val="en-GB"/>
        </w:rPr>
        <w:t xml:space="preserve"> </w:t>
      </w:r>
      <w:hyperlink r:id="rId58">
        <w:r w:rsidRPr="008C7844">
          <w:rPr>
            <w:color w:val="0000FF"/>
            <w:lang w:val="en-GB"/>
          </w:rPr>
          <w:t xml:space="preserve"> </w:t>
        </w:r>
      </w:hyperlink>
    </w:p>
    <w:p w14:paraId="14E6FED3" w14:textId="1F557140" w:rsidR="009D512D" w:rsidRPr="008C7844" w:rsidRDefault="00AC251D" w:rsidP="00713CF7">
      <w:pPr>
        <w:spacing w:after="120"/>
        <w:rPr>
          <w:lang w:val="en-GB"/>
        </w:rPr>
      </w:pPr>
      <w:r w:rsidRPr="008C7844">
        <w:rPr>
          <w:lang w:val="en-GB"/>
        </w:rPr>
        <w:t>The key idea behind the S-102 product structure is that each coverage is a feature.</w:t>
      </w:r>
      <w:r w:rsidR="00695424">
        <w:rPr>
          <w:lang w:val="en-GB"/>
        </w:rPr>
        <w:t xml:space="preserve"> </w:t>
      </w:r>
      <w:r w:rsidRPr="008C7844">
        <w:rPr>
          <w:lang w:val="en-GB"/>
        </w:rPr>
        <w:t>Each of these features is co-located with the others.</w:t>
      </w:r>
      <w:r w:rsidR="00695424">
        <w:rPr>
          <w:lang w:val="en-GB"/>
        </w:rPr>
        <w:t xml:space="preserve"> </w:t>
      </w:r>
      <w:r w:rsidRPr="008C7844">
        <w:rPr>
          <w:lang w:val="en-GB"/>
        </w:rPr>
        <w:t xml:space="preserve">Therefore, they share the same spatial </w:t>
      </w:r>
      <w:proofErr w:type="gramStart"/>
      <w:r w:rsidRPr="008C7844">
        <w:rPr>
          <w:lang w:val="en-GB"/>
        </w:rPr>
        <w:t>metadata</w:t>
      </w:r>
      <w:proofErr w:type="gramEnd"/>
      <w:r w:rsidRPr="008C7844">
        <w:rPr>
          <w:lang w:val="en-GB"/>
        </w:rPr>
        <w:t xml:space="preserve">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w:t>
      </w:r>
      <w:proofErr w:type="gramStart"/>
      <w:r w:rsidRPr="008C7844">
        <w:rPr>
          <w:lang w:val="en-GB"/>
        </w:rPr>
        <w:t>model;</w:t>
      </w:r>
      <w:proofErr w:type="gramEnd"/>
      <w:r w:rsidRPr="008C7844">
        <w:rPr>
          <w:lang w:val="en-GB"/>
        </w:rPr>
        <w:t xml:space="preserve"> </w:t>
      </w:r>
    </w:p>
    <w:p w14:paraId="39B7E1A2"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w:t>
      </w:r>
      <w:proofErr w:type="gramStart"/>
      <w:r w:rsidRPr="008C7844">
        <w:rPr>
          <w:lang w:val="en-GB"/>
        </w:rPr>
        <w:t>);</w:t>
      </w:r>
      <w:proofErr w:type="gramEnd"/>
      <w:r w:rsidRPr="008C7844">
        <w:rPr>
          <w:lang w:val="en-GB"/>
        </w:rPr>
        <w:t xml:space="preserve"> </w:t>
      </w:r>
    </w:p>
    <w:p w14:paraId="5E57D1A0" w14:textId="061868EE"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w:t>
      </w:r>
      <w:proofErr w:type="gramStart"/>
      <w:r w:rsidRPr="008C7844">
        <w:rPr>
          <w:lang w:val="en-GB"/>
        </w:rPr>
        <w:t>metadata;</w:t>
      </w:r>
      <w:proofErr w:type="gramEnd"/>
      <w:r w:rsidR="00695424">
        <w:rPr>
          <w:lang w:val="en-GB"/>
        </w:rPr>
        <w:t xml:space="preserve"> </w:t>
      </w:r>
    </w:p>
    <w:p w14:paraId="6A11D5C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w:t>
      </w:r>
      <w:proofErr w:type="gramStart"/>
      <w:r w:rsidRPr="008C7844">
        <w:rPr>
          <w:lang w:val="en-GB"/>
        </w:rPr>
        <w:t>array;</w:t>
      </w:r>
      <w:proofErr w:type="gramEnd"/>
      <w:r w:rsidRPr="008C7844">
        <w:rPr>
          <w:lang w:val="en-GB"/>
        </w:rPr>
        <w:t xml:space="preserve"> </w:t>
      </w:r>
    </w:p>
    <w:p w14:paraId="4943B173" w14:textId="31FC5CD5"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w:t>
      </w:r>
      <w:r w:rsidR="00E32947">
        <w:rPr>
          <w:lang w:val="en-GB"/>
        </w:rPr>
        <w:t xml:space="preserve">; </w:t>
      </w:r>
      <w:commentRangeStart w:id="776"/>
      <w:ins w:id="777" w:author="Daniel Rohde" w:date="2022-12-20T00:06:00Z">
        <w:r w:rsidR="00E32947">
          <w:rPr>
            <w:lang w:val="en-GB"/>
          </w:rPr>
          <w:t>(Enumerations are encoded with unsigned 8-bit or unsigned 16-bit indices, depending on the number of transported values.)</w:t>
        </w:r>
        <w:commentRangeEnd w:id="776"/>
        <w:r w:rsidR="00E32947">
          <w:rPr>
            <w:rStyle w:val="CommentReference"/>
          </w:rPr>
          <w:commentReference w:id="776"/>
        </w:r>
      </w:ins>
    </w:p>
    <w:p w14:paraId="44FB6769" w14:textId="54AB2719"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w:t>
      </w:r>
      <w:del w:id="778" w:author="Daniel Rohde" w:date="2022-12-20T00:06:00Z">
        <w:r w:rsidRPr="008C7844">
          <w:rPr>
            <w:lang w:val="en-GB"/>
          </w:rPr>
          <w:delText xml:space="preserve">; </w:delText>
        </w:r>
      </w:del>
      <w:ins w:id="779" w:author="Daniel Rohde" w:date="2022-12-20T00:06:00Z">
        <w:r w:rsidR="00E32947">
          <w:rPr>
            <w:lang w:val="en-GB"/>
          </w:rPr>
          <w:t xml:space="preserve"> and</w:t>
        </w:r>
        <w:r w:rsidRPr="008C7844">
          <w:rPr>
            <w:lang w:val="en-GB"/>
          </w:rPr>
          <w:t xml:space="preserve"> </w:t>
        </w:r>
        <w:r w:rsidR="00E32947">
          <w:rPr>
            <w:lang w:val="en-GB"/>
          </w:rPr>
          <w:t xml:space="preserve">stored as a </w:t>
        </w:r>
        <w:proofErr w:type="gramStart"/>
        <w:r w:rsidR="00E32947">
          <w:rPr>
            <w:lang w:val="en-GB"/>
          </w:rPr>
          <w:t>scalar;</w:t>
        </w:r>
      </w:ins>
      <w:proofErr w:type="gramEnd"/>
    </w:p>
    <w:p w14:paraId="7BBB10CA" w14:textId="77777777" w:rsidR="009D512D" w:rsidRPr="008C7844" w:rsidRDefault="00AC251D" w:rsidP="00713CF7">
      <w:pPr>
        <w:pStyle w:val="ListParagraph"/>
        <w:numPr>
          <w:ilvl w:val="0"/>
          <w:numId w:val="28"/>
        </w:numPr>
        <w:spacing w:after="120"/>
        <w:ind w:left="284" w:hanging="284"/>
        <w:rPr>
          <w:lang w:val="en-GB"/>
        </w:rPr>
      </w:pPr>
      <w:r w:rsidRPr="008C7844">
        <w:rPr>
          <w:i/>
          <w:lang w:val="en-GB"/>
        </w:rPr>
        <w:t>Property List</w:t>
      </w:r>
      <w:r w:rsidRPr="008C7844">
        <w:rPr>
          <w:lang w:val="en-GB"/>
        </w:rPr>
        <w:t xml:space="preserve"> - a collection of parameters (some</w:t>
      </w:r>
      <w:r w:rsidR="0044298F" w:rsidRPr="008C7844">
        <w:rPr>
          <w:lang w:val="en-GB"/>
        </w:rPr>
        <w:t xml:space="preserve"> permanent and some transient).</w:t>
      </w:r>
    </w:p>
    <w:p w14:paraId="528019EE" w14:textId="28E38D39" w:rsidR="009D512D" w:rsidRPr="008C7844" w:rsidRDefault="00AC251D" w:rsidP="00713CF7">
      <w:pPr>
        <w:spacing w:after="120"/>
        <w:rPr>
          <w:lang w:val="en-GB"/>
        </w:rPr>
      </w:pPr>
      <w:r w:rsidRPr="008C7844">
        <w:rPr>
          <w:lang w:val="en-GB"/>
        </w:rPr>
        <w:t>In addition, datasets may be a compound (a single record consisting of an array of simple value types) and have multiple dimensions.</w:t>
      </w:r>
      <w:r w:rsidR="00695424">
        <w:rPr>
          <w:lang w:val="en-GB"/>
        </w:rPr>
        <w:t xml:space="preserve"> </w:t>
      </w:r>
    </w:p>
    <w:p w14:paraId="176FA5BE" w14:textId="5A065FD7" w:rsidR="009D512D" w:rsidRPr="008C7844" w:rsidRDefault="00AC251D" w:rsidP="0044298F">
      <w:pPr>
        <w:pStyle w:val="Heading2"/>
        <w:rPr>
          <w:lang w:val="en-GB"/>
        </w:rPr>
      </w:pPr>
      <w:bookmarkStart w:id="780" w:name="_Ref66115209"/>
      <w:bookmarkStart w:id="781" w:name="_Toc105509257"/>
      <w:r w:rsidRPr="008C7844">
        <w:rPr>
          <w:lang w:val="en-GB"/>
        </w:rPr>
        <w:t xml:space="preserve">Product </w:t>
      </w:r>
      <w:r w:rsidR="008A19E8">
        <w:rPr>
          <w:lang w:val="en-GB"/>
        </w:rPr>
        <w:t>s</w:t>
      </w:r>
      <w:r w:rsidRPr="008C7844">
        <w:rPr>
          <w:lang w:val="en-GB"/>
        </w:rPr>
        <w:t>tructure</w:t>
      </w:r>
      <w:bookmarkEnd w:id="780"/>
      <w:bookmarkEnd w:id="781"/>
      <w:r w:rsidRPr="008C7844">
        <w:rPr>
          <w:lang w:val="en-GB"/>
        </w:rPr>
        <w:t xml:space="preserve"> </w:t>
      </w:r>
    </w:p>
    <w:p w14:paraId="31361B2D" w14:textId="4507D5E7" w:rsidR="009D512D" w:rsidRPr="008C7844" w:rsidRDefault="00AC251D" w:rsidP="0044298F">
      <w:pPr>
        <w:rPr>
          <w:lang w:val="en-GB"/>
        </w:rPr>
      </w:pPr>
      <w:r w:rsidRPr="008C7844">
        <w:rPr>
          <w:lang w:val="en-GB"/>
        </w:rPr>
        <w:t xml:space="preserve">The structure of the data product follows the form given in </w:t>
      </w:r>
      <w:commentRangeStart w:id="782"/>
      <w:r w:rsidRPr="008C7844">
        <w:rPr>
          <w:lang w:val="en-GB"/>
        </w:rPr>
        <w:t xml:space="preserve">S-100 </w:t>
      </w:r>
      <w:r w:rsidR="0044298F" w:rsidRPr="008C7844">
        <w:rPr>
          <w:lang w:val="en-GB"/>
        </w:rPr>
        <w:t xml:space="preserve">Part </w:t>
      </w:r>
      <w:del w:id="783" w:author="Daniel Rohde" w:date="2022-12-20T00:06:00Z">
        <w:r w:rsidRPr="008C7844">
          <w:rPr>
            <w:lang w:val="en-GB"/>
          </w:rPr>
          <w:delText xml:space="preserve">10C </w:delText>
        </w:r>
      </w:del>
      <w:ins w:id="784" w:author="Daniel Rohde" w:date="2022-12-20T00:06:00Z">
        <w:r w:rsidR="00233075" w:rsidRPr="008C7844">
          <w:rPr>
            <w:lang w:val="en-GB"/>
          </w:rPr>
          <w:t>10</w:t>
        </w:r>
        <w:r w:rsidR="00233075">
          <w:rPr>
            <w:lang w:val="en-GB"/>
          </w:rPr>
          <w:t>c</w:t>
        </w:r>
        <w:r w:rsidR="00233075" w:rsidRPr="008C7844">
          <w:rPr>
            <w:lang w:val="en-GB"/>
          </w:rPr>
          <w:t xml:space="preserve"> </w:t>
        </w:r>
        <w:commentRangeEnd w:id="782"/>
        <w:r w:rsidR="00233075">
          <w:rPr>
            <w:rStyle w:val="CommentReference"/>
          </w:rPr>
          <w:commentReference w:id="782"/>
        </w:r>
      </w:ins>
      <w:r w:rsidRPr="008C7844">
        <w:rPr>
          <w:lang w:val="en-GB"/>
        </w:rPr>
        <w:t xml:space="preserve">– HDF5 </w:t>
      </w:r>
      <w:r w:rsidR="0044298F" w:rsidRPr="008C7844">
        <w:rPr>
          <w:lang w:val="en-GB"/>
        </w:rPr>
        <w:t>Data Model and File Format</w:t>
      </w:r>
      <w:r w:rsidRPr="008C7844">
        <w:rPr>
          <w:lang w:val="en-GB"/>
        </w:rPr>
        <w:t xml:space="preserve">. The general structure, which was designed for several S-100 products is given in </w:t>
      </w:r>
      <w:r w:rsidR="0049487E" w:rsidRPr="003221B3">
        <w:rPr>
          <w:lang w:val="en-GB"/>
        </w:rPr>
        <w:fldChar w:fldCharType="begin"/>
      </w:r>
      <w:r w:rsidR="0049487E" w:rsidRPr="003221B3">
        <w:rPr>
          <w:lang w:val="en-GB"/>
        </w:rPr>
        <w:instrText xml:space="preserve"> REF _Ref66113245 \h </w:instrText>
      </w:r>
      <w:r w:rsidR="003221B3" w:rsidRPr="003221B3">
        <w:rPr>
          <w:lang w:val="en-GB"/>
        </w:rPr>
        <w:instrText xml:space="preserve"> \* MERGEFORMAT </w:instrText>
      </w:r>
      <w:r w:rsidR="0049487E" w:rsidRPr="003221B3">
        <w:rPr>
          <w:lang w:val="en-GB"/>
        </w:rPr>
      </w:r>
      <w:r w:rsidR="0049487E" w:rsidRPr="003221B3">
        <w:rPr>
          <w:lang w:val="en-GB"/>
        </w:rPr>
        <w:fldChar w:fldCharType="separate"/>
      </w:r>
      <w:r w:rsidR="00D55292" w:rsidRPr="00B06573">
        <w:rPr>
          <w:bCs/>
          <w:color w:val="auto"/>
          <w:szCs w:val="20"/>
        </w:rPr>
        <w:t xml:space="preserve">Figure </w:t>
      </w:r>
      <w:r w:rsidR="00D55292" w:rsidRPr="00A14048">
        <w:rPr>
          <w:bCs/>
          <w:noProof/>
          <w:color w:val="auto"/>
          <w:szCs w:val="20"/>
        </w:rPr>
        <w:t>10</w:t>
      </w:r>
      <w:r w:rsidR="00D55292" w:rsidRPr="00B06573">
        <w:rPr>
          <w:bCs/>
          <w:noProof/>
          <w:color w:val="auto"/>
          <w:szCs w:val="20"/>
        </w:rPr>
        <w:noBreakHyphen/>
      </w:r>
      <w:r w:rsidR="00D55292" w:rsidRPr="00A14048">
        <w:rPr>
          <w:bCs/>
          <w:noProof/>
          <w:color w:val="auto"/>
          <w:szCs w:val="20"/>
        </w:rPr>
        <w:t>1</w:t>
      </w:r>
      <w:r w:rsidR="0049487E" w:rsidRPr="003221B3">
        <w:rPr>
          <w:lang w:val="en-GB"/>
        </w:rPr>
        <w:fldChar w:fldCharType="end"/>
      </w:r>
      <w:r w:rsidRPr="008C7844">
        <w:rPr>
          <w:lang w:val="en-GB"/>
        </w:rPr>
        <w:t xml:space="preserve">. </w:t>
      </w:r>
    </w:p>
    <w:p w14:paraId="058CA4BE" w14:textId="77777777" w:rsidR="00774568" w:rsidRDefault="00A15663" w:rsidP="00B06573">
      <w:pPr>
        <w:keepNext/>
        <w:spacing w:after="130" w:line="259" w:lineRule="auto"/>
        <w:ind w:left="-426"/>
        <w:jc w:val="left"/>
      </w:pPr>
      <w:r>
        <w:rPr>
          <w:lang w:val="de-DE"/>
          <w:rPrChange w:id="785" w:author="Daniel Rohde" w:date="2022-12-20T00:06:00Z">
            <w:rPr>
              <w:lang w:val="fr-FR"/>
            </w:rPr>
          </w:rPrChange>
        </w:rPr>
        <w:lastRenderedPageBreak/>
        <mc:AlternateContent>
          <mc:Choice Requires="wpg">
            <w:drawing>
              <wp:anchor distT="0" distB="0" distL="114300" distR="114300" simplePos="0" relativeHeight="251695616" behindDoc="0" locked="0" layoutInCell="1" allowOverlap="1" wp14:anchorId="5F6708F8" wp14:editId="3A8283B6">
                <wp:simplePos x="0" y="0"/>
                <wp:positionH relativeFrom="column">
                  <wp:posOffset>-269875</wp:posOffset>
                </wp:positionH>
                <wp:positionV relativeFrom="paragraph">
                  <wp:posOffset>4445</wp:posOffset>
                </wp:positionV>
                <wp:extent cx="6469200" cy="4132800"/>
                <wp:effectExtent l="0" t="0" r="27305" b="1270"/>
                <wp:wrapTopAndBottom/>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200" cy="4132800"/>
                          <a:chOff x="0" y="0"/>
                          <a:chExt cx="6359652" cy="4900071"/>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8552B4" w:rsidRDefault="008552B4"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8552B4" w:rsidRDefault="008552B4"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8552B4" w:rsidRDefault="008552B4"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6708F8" id="Group 250754" o:spid="_x0000_s1055" style="position:absolute;left:0;text-align:left;margin-left:-21.25pt;margin-top:.35pt;width:509.4pt;height:325.4pt;z-index:251695616;mso-width-relative:margin;mso-height-relative:margin" coordsize="63596,4900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">
                <v:rect id="Rectangle 24394" o:spid="_x0000_s1056" style="position:absolute;left:31883;top:44900;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" filled="f" stroked="f">
                  <v:textbox inset="0,0,0,0">
                    <w:txbxContent>
                      <w:p w14:paraId="2D9E6552" w14:textId="77777777" w:rsidR="008552B4" w:rsidRDefault="008552B4" w:rsidP="00410C72">
                        <w:pPr>
                          <w:spacing w:after="160" w:line="259" w:lineRule="auto"/>
                          <w:jc w:val="left"/>
                        </w:pPr>
                      </w:p>
                    </w:txbxContent>
                  </v:textbox>
                </v:rect>
                <v:rect id="Rectangle 24397" o:spid="_x0000_s1057" style="position:absolute;left:23544;top:47124;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A2+ygAAAOM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" filled="f" stroked="f">
                  <v:textbox inset="0,0,0,0">
                    <w:txbxContent>
                      <w:p w14:paraId="22827313" w14:textId="77777777" w:rsidR="008552B4" w:rsidRDefault="008552B4" w:rsidP="00410C72">
                        <w:pPr>
                          <w:spacing w:after="160" w:line="259" w:lineRule="auto"/>
                          <w:jc w:val="left"/>
                        </w:pPr>
                        <w:r>
                          <w:rPr>
                            <w:b/>
                          </w:rPr>
                          <w:t xml:space="preserve"> </w:t>
                        </w:r>
                      </w:p>
                    </w:txbxContent>
                  </v:textbox>
                </v:rect>
                <v:rect id="Rectangle 24399" o:spid="_x0000_s1058" style="position:absolute;left:47980;top:47124;width:468;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" filled="f" stroked="f">
                  <v:textbox inset="0,0,0,0">
                    <w:txbxContent>
                      <w:p w14:paraId="74A2AD79" w14:textId="77777777" w:rsidR="008552B4" w:rsidRDefault="008552B4" w:rsidP="00410C72">
                        <w:pPr>
                          <w:spacing w:after="160" w:line="259" w:lineRule="auto"/>
                          <w:jc w:val="left"/>
                        </w:pPr>
                        <w:r>
                          <w:rPr>
                            <w:b/>
                          </w:rPr>
                          <w:t xml:space="preserve"> </w:t>
                        </w:r>
                      </w:p>
                    </w:txbxContent>
                  </v:textbox>
                </v:rect>
                <v:shape id="Picture 24402" o:spid="_x0000_s1059" type="#_x0000_t75" style="position:absolute;left:99;top:99;width:63398;height:44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">
                  <v:imagedata r:id="rId60" o:title=""/>
                </v:shape>
                <v:shape id="Shape 24403" o:spid="_x0000_s1060" style="position:absolute;width:63596;height:44729;visibility:visible;mso-wrap-style:square;v-text-anchor:top" coordsize="6359652,4472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" path="m,4472940r6359652,l6359652,,,,,4472940xe" filled="f" strokeweight="1.56pt">
                  <v:stroke miterlimit="83231f" joinstyle="miter" endcap="square"/>
                  <v:path arrowok="t" o:connecttype="custom" o:connectlocs="0,4472940;6359652,4472940;6359652,0;0,0;0,4472940" o:connectangles="0,0,0,0,0" textboxrect="0,0,6359652,4472940"/>
                </v:shape>
                <w10:wrap type="topAndBottom"/>
              </v:group>
            </w:pict>
          </mc:Fallback>
        </mc:AlternateContent>
      </w:r>
    </w:p>
    <w:p w14:paraId="03BD6D2F" w14:textId="2A07661D" w:rsidR="009D512D" w:rsidRPr="00B06573" w:rsidRDefault="00774568" w:rsidP="00B06573">
      <w:pPr>
        <w:pStyle w:val="Caption"/>
        <w:spacing w:before="120" w:after="120"/>
        <w:jc w:val="center"/>
        <w:rPr>
          <w:bCs/>
          <w:i w:val="0"/>
          <w:color w:val="auto"/>
          <w:sz w:val="20"/>
          <w:szCs w:val="20"/>
          <w:lang w:val="en-GB"/>
        </w:rPr>
      </w:pPr>
      <w:bookmarkStart w:id="786" w:name="_Ref66113245"/>
      <w:r w:rsidRPr="00B06573">
        <w:rPr>
          <w:bCs/>
          <w:i w:val="0"/>
          <w:color w:val="auto"/>
          <w:sz w:val="20"/>
          <w:szCs w:val="20"/>
        </w:rPr>
        <w:t xml:space="preserve">Figure </w:t>
      </w:r>
      <w:r w:rsidR="00556898" w:rsidRPr="00B06573">
        <w:rPr>
          <w:bCs/>
          <w:i w:val="0"/>
          <w:color w:val="auto"/>
          <w:sz w:val="20"/>
          <w:szCs w:val="20"/>
        </w:rPr>
        <w:fldChar w:fldCharType="begin"/>
      </w:r>
      <w:r w:rsidR="00556898" w:rsidRPr="00B06573">
        <w:rPr>
          <w:bCs/>
          <w:i w:val="0"/>
          <w:color w:val="auto"/>
          <w:sz w:val="20"/>
          <w:szCs w:val="20"/>
        </w:rPr>
        <w:instrText xml:space="preserve"> STYLEREF 1 \s </w:instrText>
      </w:r>
      <w:r w:rsidR="00556898" w:rsidRPr="00B06573">
        <w:rPr>
          <w:bCs/>
          <w:i w:val="0"/>
          <w:color w:val="auto"/>
          <w:sz w:val="20"/>
          <w:szCs w:val="20"/>
        </w:rPr>
        <w:fldChar w:fldCharType="separate"/>
      </w:r>
      <w:r w:rsidR="00D55292">
        <w:rPr>
          <w:bCs/>
          <w:i w:val="0"/>
          <w:noProof/>
          <w:color w:val="auto"/>
          <w:sz w:val="20"/>
          <w:szCs w:val="20"/>
        </w:rPr>
        <w:t>10</w:t>
      </w:r>
      <w:r w:rsidR="00556898" w:rsidRPr="00B06573">
        <w:rPr>
          <w:bCs/>
          <w:i w:val="0"/>
          <w:color w:val="auto"/>
          <w:sz w:val="20"/>
          <w:szCs w:val="20"/>
        </w:rPr>
        <w:fldChar w:fldCharType="end"/>
      </w:r>
      <w:r w:rsidR="00556898" w:rsidRPr="00B06573">
        <w:rPr>
          <w:bCs/>
          <w:i w:val="0"/>
          <w:color w:val="auto"/>
          <w:sz w:val="20"/>
          <w:szCs w:val="20"/>
        </w:rPr>
        <w:noBreakHyphen/>
      </w:r>
      <w:r w:rsidR="00556898" w:rsidRPr="00B06573">
        <w:rPr>
          <w:bCs/>
          <w:i w:val="0"/>
          <w:color w:val="auto"/>
          <w:sz w:val="20"/>
          <w:szCs w:val="20"/>
        </w:rPr>
        <w:fldChar w:fldCharType="begin"/>
      </w:r>
      <w:r w:rsidR="00556898" w:rsidRPr="00B06573">
        <w:rPr>
          <w:bCs/>
          <w:i w:val="0"/>
          <w:color w:val="auto"/>
          <w:sz w:val="20"/>
          <w:szCs w:val="20"/>
        </w:rPr>
        <w:instrText xml:space="preserve"> SEQ Figure \* ARABIC \s 1 </w:instrText>
      </w:r>
      <w:r w:rsidR="00556898" w:rsidRPr="00B06573">
        <w:rPr>
          <w:bCs/>
          <w:i w:val="0"/>
          <w:color w:val="auto"/>
          <w:sz w:val="20"/>
          <w:szCs w:val="20"/>
        </w:rPr>
        <w:fldChar w:fldCharType="separate"/>
      </w:r>
      <w:r w:rsidR="00D55292">
        <w:rPr>
          <w:bCs/>
          <w:i w:val="0"/>
          <w:noProof/>
          <w:color w:val="auto"/>
          <w:sz w:val="20"/>
          <w:szCs w:val="20"/>
        </w:rPr>
        <w:t>1</w:t>
      </w:r>
      <w:r w:rsidR="00556898" w:rsidRPr="00B06573">
        <w:rPr>
          <w:bCs/>
          <w:i w:val="0"/>
          <w:color w:val="auto"/>
          <w:sz w:val="20"/>
          <w:szCs w:val="20"/>
        </w:rPr>
        <w:fldChar w:fldCharType="end"/>
      </w:r>
      <w:bookmarkEnd w:id="786"/>
      <w:r w:rsidRPr="00B06573">
        <w:rPr>
          <w:bCs/>
          <w:i w:val="0"/>
          <w:color w:val="auto"/>
          <w:sz w:val="20"/>
          <w:szCs w:val="20"/>
        </w:rPr>
        <w:t xml:space="preserve"> </w:t>
      </w:r>
      <w:r w:rsidR="00B06573">
        <w:rPr>
          <w:bCs/>
          <w:i w:val="0"/>
          <w:color w:val="auto"/>
          <w:sz w:val="20"/>
          <w:szCs w:val="20"/>
        </w:rPr>
        <w:t>–</w:t>
      </w:r>
      <w:r w:rsidRPr="00B06573">
        <w:rPr>
          <w:bCs/>
          <w:i w:val="0"/>
          <w:color w:val="auto"/>
          <w:sz w:val="20"/>
          <w:szCs w:val="20"/>
        </w:rPr>
        <w:t xml:space="preserve"> Outline of the generic data file structure</w:t>
      </w:r>
    </w:p>
    <w:p w14:paraId="151263C4" w14:textId="4A1CDF9D" w:rsidR="009D512D" w:rsidRPr="008C7844" w:rsidRDefault="00774568" w:rsidP="00B06573">
      <w:pPr>
        <w:spacing w:after="120"/>
        <w:rPr>
          <w:lang w:val="en-GB"/>
        </w:rPr>
      </w:pPr>
      <w:r w:rsidRPr="00774568">
        <w:rPr>
          <w:lang w:val="en-GB"/>
        </w:rPr>
        <w:fldChar w:fldCharType="begin"/>
      </w:r>
      <w:r w:rsidRPr="00774568">
        <w:rPr>
          <w:lang w:val="en-GB"/>
        </w:rPr>
        <w:instrText xml:space="preserve"> REF _Ref66113245 \h </w:instrText>
      </w:r>
      <w:r w:rsidRPr="00B06573">
        <w:rPr>
          <w:lang w:val="en-GB"/>
        </w:rPr>
        <w:instrText xml:space="preserve"> \* MERGEFORMAT </w:instrText>
      </w:r>
      <w:r w:rsidRPr="00774568">
        <w:rPr>
          <w:lang w:val="en-GB"/>
        </w:rPr>
      </w:r>
      <w:r w:rsidRPr="00774568">
        <w:rPr>
          <w:lang w:val="en-GB"/>
        </w:rPr>
        <w:fldChar w:fldCharType="separate"/>
      </w:r>
      <w:r w:rsidR="00D55292" w:rsidRPr="00A14048">
        <w:t xml:space="preserve">Figure </w:t>
      </w:r>
      <w:r w:rsidR="00D55292" w:rsidRPr="00A14048">
        <w:rPr>
          <w:noProof/>
        </w:rPr>
        <w:t>10</w:t>
      </w:r>
      <w:r w:rsidR="00D55292" w:rsidRPr="00A14048">
        <w:rPr>
          <w:noProof/>
        </w:rPr>
        <w:noBreakHyphen/>
        <w:t>1</w:t>
      </w:r>
      <w:r w:rsidRPr="00774568">
        <w:rPr>
          <w:lang w:val="en-GB"/>
        </w:rPr>
        <w:fldChar w:fldCharType="end"/>
      </w:r>
      <w:r w:rsidR="00AC251D" w:rsidRPr="008C7844">
        <w:rPr>
          <w:lang w:val="en-GB"/>
        </w:rPr>
        <w:t xml:space="preserve"> shows the four levels de</w:t>
      </w:r>
      <w:r w:rsidR="00AD4E73" w:rsidRPr="008C7844">
        <w:rPr>
          <w:lang w:val="en-GB"/>
        </w:rPr>
        <w:t>fined within the HDF encoding</w:t>
      </w:r>
      <w:r w:rsidR="00431468">
        <w:rPr>
          <w:lang w:val="en-GB"/>
        </w:rPr>
        <w:t xml:space="preserve"> as defined in S-100 Part 10c</w:t>
      </w:r>
      <w:r w:rsidR="00AD4E73" w:rsidRPr="008C7844">
        <w:rPr>
          <w:lang w:val="en-GB"/>
        </w:rPr>
        <w:t xml:space="preserve">. </w:t>
      </w:r>
      <w:r w:rsidR="00AC251D" w:rsidRPr="008C7844">
        <w:rPr>
          <w:lang w:val="en-GB"/>
        </w:rPr>
        <w:t>Belo</w:t>
      </w:r>
      <w:r w:rsidR="008347A3" w:rsidRPr="008C7844">
        <w:rPr>
          <w:lang w:val="en-GB"/>
        </w:rPr>
        <w:t>w is a further definition of these</w:t>
      </w:r>
      <w:r w:rsidR="00AC251D" w:rsidRPr="008C7844">
        <w:rPr>
          <w:lang w:val="en-GB"/>
        </w:rPr>
        <w:t xml:space="preserve"> levels. </w:t>
      </w:r>
    </w:p>
    <w:p w14:paraId="7D8A18D0" w14:textId="77777777" w:rsidR="009D512D" w:rsidRPr="008C7844" w:rsidRDefault="00AC251D" w:rsidP="00B06573">
      <w:pPr>
        <w:spacing w:after="120"/>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2F236F08" w:rsidR="009D512D" w:rsidRPr="008C7844" w:rsidRDefault="00AC251D" w:rsidP="00B06573">
      <w:pPr>
        <w:spacing w:after="120"/>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proofErr w:type="spellStart"/>
      <w:proofErr w:type="gramStart"/>
      <w:r w:rsidR="00204641" w:rsidRPr="008B0157">
        <w:rPr>
          <w:b/>
          <w:lang w:val="en-GB"/>
        </w:rPr>
        <w:t>Bathymetry</w:t>
      </w:r>
      <w:r w:rsidR="00D6587F" w:rsidRPr="008B0157">
        <w:rPr>
          <w:b/>
          <w:lang w:val="en-GB"/>
        </w:rPr>
        <w:t>Coverage</w:t>
      </w:r>
      <w:proofErr w:type="spellEnd"/>
      <w:proofErr w:type="gramEnd"/>
      <w:r w:rsidR="008C7F39">
        <w:rPr>
          <w:b/>
          <w:lang w:val="en-GB"/>
        </w:rPr>
        <w:t xml:space="preserve"> </w:t>
      </w:r>
      <w:r w:rsidRPr="008C7844">
        <w:rPr>
          <w:lang w:val="en-GB"/>
        </w:rPr>
        <w:t>and the feature attribute codes.</w:t>
      </w:r>
      <w:r w:rsidR="00695424">
        <w:rPr>
          <w:lang w:val="en-GB"/>
        </w:rPr>
        <w:t xml:space="preserve"> </w:t>
      </w:r>
      <w:r w:rsidRPr="008C7844">
        <w:rPr>
          <w:lang w:val="en-GB"/>
        </w:rPr>
        <w:t>The Feature Container Group contains the Feature Metadata and one or more Feature Instance Groups.</w:t>
      </w:r>
      <w:r w:rsidR="00695424">
        <w:rPr>
          <w:lang w:val="en-GB"/>
        </w:rPr>
        <w:t xml:space="preserve"> </w:t>
      </w:r>
    </w:p>
    <w:p w14:paraId="72BD2A67" w14:textId="24DBADCE" w:rsidR="009D512D" w:rsidRPr="008C7844" w:rsidRDefault="00AC251D" w:rsidP="00B06573">
      <w:pPr>
        <w:spacing w:after="120"/>
        <w:rPr>
          <w:lang w:val="en-GB"/>
        </w:rPr>
      </w:pPr>
      <w:r w:rsidRPr="008C7844">
        <w:rPr>
          <w:b/>
          <w:lang w:val="en-GB"/>
        </w:rPr>
        <w:t>Level 3</w:t>
      </w:r>
      <w:r w:rsidR="00AD4E73" w:rsidRPr="008C7844">
        <w:rPr>
          <w:b/>
          <w:lang w:val="en-GB"/>
        </w:rPr>
        <w:t>:</w:t>
      </w:r>
      <w:r w:rsidRPr="008C7844">
        <w:rPr>
          <w:lang w:val="en-GB"/>
        </w:rPr>
        <w:t xml:space="preserve"> This contains </w:t>
      </w:r>
      <w:r w:rsidR="00431468">
        <w:rPr>
          <w:lang w:val="en-GB"/>
        </w:rPr>
        <w:t>a</w:t>
      </w:r>
      <w:r w:rsidRPr="008C7844">
        <w:rPr>
          <w:lang w:val="en-GB"/>
        </w:rPr>
        <w:t xml:space="preserve"> Feature Instance</w:t>
      </w:r>
      <w:r w:rsidR="00431468">
        <w:rPr>
          <w:lang w:val="en-GB"/>
        </w:rPr>
        <w:t xml:space="preserve"> group</w:t>
      </w:r>
      <w:r w:rsidRPr="008C7844">
        <w:rPr>
          <w:lang w:val="en-GB"/>
        </w:rPr>
        <w:t xml:space="preserve">. A feature instance is a bathymetric gridded data for a single region. </w:t>
      </w:r>
    </w:p>
    <w:p w14:paraId="5E10A4F5" w14:textId="2DF72525" w:rsidR="009D512D" w:rsidRPr="008C7844" w:rsidRDefault="00AC251D" w:rsidP="00B06573">
      <w:pPr>
        <w:spacing w:after="120"/>
        <w:rPr>
          <w:lang w:val="en-GB"/>
        </w:rPr>
      </w:pPr>
      <w:r w:rsidRPr="008C7844">
        <w:rPr>
          <w:b/>
          <w:lang w:val="en-GB"/>
        </w:rPr>
        <w:t>Level 4</w:t>
      </w:r>
      <w:r w:rsidR="00AD4E73" w:rsidRPr="008C7844">
        <w:rPr>
          <w:b/>
          <w:lang w:val="en-GB"/>
        </w:rPr>
        <w:t>:</w:t>
      </w:r>
      <w:r w:rsidRPr="008C7844">
        <w:rPr>
          <w:lang w:val="en-GB"/>
        </w:rPr>
        <w:t xml:space="preserve"> This contains the actual data for each feature.</w:t>
      </w:r>
      <w:r w:rsidR="00695424">
        <w:rPr>
          <w:lang w:val="en-GB"/>
        </w:rPr>
        <w:t xml:space="preserve"> </w:t>
      </w:r>
      <w:r w:rsidR="00431468">
        <w:rPr>
          <w:lang w:val="en-GB"/>
        </w:rPr>
        <w:t xml:space="preserve">In S-102 the </w:t>
      </w:r>
      <w:proofErr w:type="spellStart"/>
      <w:r w:rsidR="00431468">
        <w:rPr>
          <w:lang w:val="en-GB"/>
        </w:rPr>
        <w:t>BathymetryCoverage</w:t>
      </w:r>
      <w:proofErr w:type="spellEnd"/>
      <w:r w:rsidR="00431468">
        <w:rPr>
          <w:lang w:val="en-GB"/>
        </w:rPr>
        <w:t xml:space="preserve"> uses the </w:t>
      </w:r>
      <w:proofErr w:type="spellStart"/>
      <w:r w:rsidR="00431468">
        <w:rPr>
          <w:lang w:val="en-GB"/>
        </w:rPr>
        <w:t>ValuesGroup</w:t>
      </w:r>
      <w:proofErr w:type="spellEnd"/>
      <w:r w:rsidR="00431468">
        <w:rPr>
          <w:lang w:val="en-GB"/>
        </w:rPr>
        <w:t xml:space="preserve"> to define the content the other groups at this level are not used.</w:t>
      </w:r>
    </w:p>
    <w:p w14:paraId="3F952871" w14:textId="270CF214" w:rsidR="009D512D" w:rsidRPr="008C7844" w:rsidRDefault="00AC251D" w:rsidP="00B06573">
      <w:pPr>
        <w:spacing w:after="120"/>
        <w:rPr>
          <w:lang w:val="en-GB"/>
        </w:rPr>
      </w:pPr>
      <w:r w:rsidRPr="008C7844">
        <w:rPr>
          <w:lang w:val="en-GB"/>
        </w:rPr>
        <w:t xml:space="preserve">In </w:t>
      </w:r>
      <w:r w:rsidR="00774568" w:rsidRPr="00774568">
        <w:rPr>
          <w:lang w:val="en-GB"/>
        </w:rPr>
        <w:fldChar w:fldCharType="begin"/>
      </w:r>
      <w:r w:rsidR="00774568" w:rsidRPr="00774568">
        <w:rPr>
          <w:lang w:val="en-GB"/>
        </w:rPr>
        <w:instrText xml:space="preserve"> REF _Ref66113310 \h </w:instrText>
      </w:r>
      <w:r w:rsidR="00774568" w:rsidRPr="00B06573">
        <w:rPr>
          <w:lang w:val="en-GB"/>
        </w:rPr>
        <w:instrText xml:space="preserve"> \* MERGEFORMAT </w:instrText>
      </w:r>
      <w:r w:rsidR="00774568" w:rsidRPr="00774568">
        <w:rPr>
          <w:lang w:val="en-GB"/>
        </w:rPr>
      </w:r>
      <w:r w:rsidR="00774568" w:rsidRPr="00774568">
        <w:rPr>
          <w:lang w:val="en-GB"/>
        </w:rPr>
        <w:fldChar w:fldCharType="separate"/>
      </w:r>
      <w:r w:rsidR="00D55292" w:rsidRPr="00A14048">
        <w:t xml:space="preserve">Table </w:t>
      </w:r>
      <w:r w:rsidR="00D55292" w:rsidRPr="00A14048">
        <w:rPr>
          <w:noProof/>
        </w:rPr>
        <w:t>10</w:t>
      </w:r>
      <w:r w:rsidR="00D55292" w:rsidRPr="00A14048">
        <w:rPr>
          <w:noProof/>
        </w:rPr>
        <w:noBreakHyphen/>
        <w:t>1</w:t>
      </w:r>
      <w:r w:rsidR="00774568" w:rsidRPr="00774568">
        <w:rPr>
          <w:lang w:val="en-GB"/>
        </w:rPr>
        <w:fldChar w:fldCharType="end"/>
      </w:r>
      <w:r w:rsidR="00774568">
        <w:rPr>
          <w:lang w:val="en-GB"/>
        </w:rPr>
        <w:t xml:space="preserve"> </w:t>
      </w:r>
      <w:r w:rsidRPr="008C7844">
        <w:rPr>
          <w:lang w:val="en-GB"/>
        </w:rPr>
        <w:t>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494D9C8D" w14:textId="58A5E75E" w:rsidR="00774568" w:rsidRPr="00B06573" w:rsidRDefault="00774568" w:rsidP="00101916">
      <w:pPr>
        <w:pStyle w:val="Caption"/>
        <w:keepNext/>
        <w:spacing w:before="120" w:after="120"/>
        <w:jc w:val="center"/>
        <w:rPr>
          <w:bCs/>
          <w:i w:val="0"/>
          <w:color w:val="auto"/>
          <w:sz w:val="20"/>
          <w:szCs w:val="20"/>
        </w:rPr>
      </w:pPr>
      <w:bookmarkStart w:id="787" w:name="_Ref66113310"/>
      <w:r w:rsidRPr="00B06573">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10</w:t>
      </w:r>
      <w:r w:rsidR="00872C97">
        <w:rPr>
          <w:bCs/>
          <w:i w:val="0"/>
          <w:color w:val="auto"/>
          <w:sz w:val="20"/>
          <w:szCs w:val="20"/>
        </w:rPr>
        <w:fldChar w:fldCharType="end"/>
      </w:r>
      <w:del w:id="788" w:author="Daniel Rohde" w:date="2022-12-20T00:06:00Z">
        <w:r w:rsidR="00914B0A" w:rsidRPr="00B06573">
          <w:rPr>
            <w:bCs/>
            <w:i w:val="0"/>
            <w:color w:val="auto"/>
            <w:sz w:val="20"/>
            <w:szCs w:val="20"/>
          </w:rPr>
          <w:noBreakHyphen/>
        </w:r>
      </w:del>
      <w:ins w:id="789"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1</w:t>
      </w:r>
      <w:r w:rsidR="00872C97">
        <w:rPr>
          <w:bCs/>
          <w:i w:val="0"/>
          <w:color w:val="auto"/>
          <w:sz w:val="20"/>
          <w:szCs w:val="20"/>
        </w:rPr>
        <w:fldChar w:fldCharType="end"/>
      </w:r>
      <w:bookmarkEnd w:id="787"/>
      <w:r w:rsidRPr="00B06573">
        <w:rPr>
          <w:bCs/>
          <w:i w:val="0"/>
          <w:color w:val="auto"/>
          <w:sz w:val="20"/>
          <w:szCs w:val="20"/>
        </w:rPr>
        <w:t xml:space="preserve"> - Overview of S-102 Data Product</w:t>
      </w:r>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101916">
        <w:trPr>
          <w:cantSplit/>
        </w:trPr>
        <w:tc>
          <w:tcPr>
            <w:tcW w:w="22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Codes </w:t>
            </w:r>
          </w:p>
          <w:p w14:paraId="119E9278" w14:textId="77777777" w:rsidR="009D512D" w:rsidRPr="002B2AC3" w:rsidRDefault="00AC251D" w:rsidP="002B2AC3">
            <w:pPr>
              <w:spacing w:after="0"/>
              <w:jc w:val="left"/>
              <w:rPr>
                <w:sz w:val="22"/>
                <w:lang w:val="en-GB"/>
              </w:rPr>
            </w:pPr>
            <w:proofErr w:type="spellStart"/>
            <w:r w:rsidRPr="002B2AC3">
              <w:rPr>
                <w:rFonts w:ascii="Calibri" w:eastAsia="Calibri" w:hAnsi="Calibri" w:cs="Calibri"/>
                <w:sz w:val="18"/>
                <w:lang w:val="en-GB"/>
              </w:rPr>
              <w:t>Group_F</w:t>
            </w:r>
            <w:proofErr w:type="spellEnd"/>
            <w:r w:rsidRPr="002B2AC3">
              <w:rPr>
                <w:rFonts w:ascii="Calibri" w:eastAsia="Calibri" w:hAnsi="Calibri" w:cs="Calibri"/>
                <w:sz w:val="18"/>
                <w:lang w:val="en-GB"/>
              </w:rPr>
              <w:t xml:space="preserve">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proofErr w:type="spellStart"/>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roofErr w:type="spellEnd"/>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57CE5" w:rsidRPr="008C7844" w14:paraId="209C9BC0" w14:textId="77777777" w:rsidTr="002B2AC3">
        <w:trPr>
          <w:ins w:id="790" w:author="Daniel Rohde" w:date="2022-12-20T00:06: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930755A" w14:textId="77777777" w:rsidR="00957CE5" w:rsidRPr="002B2AC3" w:rsidRDefault="00957CE5" w:rsidP="00957CE5">
            <w:pPr>
              <w:spacing w:before="60" w:after="0"/>
              <w:jc w:val="left"/>
              <w:rPr>
                <w:ins w:id="791" w:author="Daniel Rohde" w:date="2022-12-20T00:06: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312FA86" w14:textId="6C0A4E38" w:rsidR="00957CE5" w:rsidRPr="002B2AC3" w:rsidRDefault="00957CE5" w:rsidP="00957CE5">
            <w:pPr>
              <w:spacing w:before="60" w:after="0"/>
              <w:jc w:val="left"/>
              <w:rPr>
                <w:ins w:id="792" w:author="Daniel Rohde" w:date="2022-12-20T00:06:00Z"/>
                <w:rFonts w:ascii="Calibri" w:eastAsia="Calibri" w:hAnsi="Calibri" w:cs="Calibri"/>
                <w:sz w:val="18"/>
                <w:lang w:val="en-GB"/>
              </w:rPr>
            </w:pPr>
            <w:proofErr w:type="spellStart"/>
            <w:ins w:id="793" w:author="Daniel Rohde" w:date="2022-12-20T00:06:00Z">
              <w:r>
                <w:rPr>
                  <w:rFonts w:ascii="Calibri" w:eastAsia="Calibri" w:hAnsi="Calibri" w:cs="Calibri"/>
                  <w:sz w:val="18"/>
                  <w:lang w:val="en-GB"/>
                </w:rPr>
                <w:t>QualityOfSurveyCoverage</w:t>
              </w:r>
              <w:proofErr w:type="spellEnd"/>
              <w:r>
                <w:rPr>
                  <w:rFonts w:ascii="Calibri" w:eastAsia="Calibri" w:hAnsi="Calibri" w:cs="Calibri"/>
                  <w:sz w:val="18"/>
                  <w:lang w:val="en-GB"/>
                </w:rPr>
                <w:t xml:space="preserve"> </w:t>
              </w:r>
              <w:r w:rsidRPr="000F0401">
                <w:rPr>
                  <w:rFonts w:ascii="Calibri" w:eastAsia="Calibri" w:hAnsi="Calibri" w:cs="Calibri"/>
                  <w:i/>
                  <w:iCs/>
                  <w:sz w:val="18"/>
                  <w:lang w:val="en-GB"/>
                </w:rPr>
                <w:t>(h5_dataset)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A21D833" w14:textId="77777777" w:rsidR="00957CE5" w:rsidRPr="002B2AC3" w:rsidRDefault="00957CE5" w:rsidP="00957CE5">
            <w:pPr>
              <w:spacing w:before="60" w:after="60"/>
              <w:jc w:val="left"/>
              <w:rPr>
                <w:ins w:id="794" w:author="Daniel Rohde" w:date="2022-12-20T00:06:00Z"/>
                <w:rFonts w:ascii="Calibri" w:eastAsia="Calibri" w:hAnsi="Calibri" w:cs="Calibri"/>
                <w:sz w:val="18"/>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F6FD720" w14:textId="77777777" w:rsidR="00957CE5" w:rsidRPr="002B2AC3" w:rsidRDefault="00957CE5" w:rsidP="00957CE5">
            <w:pPr>
              <w:spacing w:before="60" w:after="60"/>
              <w:ind w:left="2"/>
              <w:jc w:val="left"/>
              <w:rPr>
                <w:ins w:id="795" w:author="Daniel Rohde" w:date="2022-12-20T00:06:00Z"/>
                <w:rFonts w:ascii="Calibri" w:eastAsia="Calibri" w:hAnsi="Calibri" w:cs="Calibri"/>
                <w:sz w:val="18"/>
                <w:lang w:val="en-GB"/>
              </w:rPr>
            </w:pP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w:t>
            </w:r>
            <w:proofErr w:type="spellStart"/>
            <w:r w:rsidRPr="002B2AC3">
              <w:rPr>
                <w:rFonts w:ascii="Calibri" w:eastAsia="Calibri" w:hAnsi="Calibri" w:cs="Calibri"/>
                <w:sz w:val="18"/>
                <w:lang w:val="en-GB"/>
              </w:rPr>
              <w:t>featureCode</w:t>
            </w:r>
            <w:proofErr w:type="spellEnd"/>
            <w:r w:rsidRPr="002B2AC3">
              <w:rPr>
                <w:rFonts w:ascii="Calibri" w:eastAsia="Calibri" w:hAnsi="Calibri" w:cs="Calibri"/>
                <w:sz w:val="18"/>
                <w:lang w:val="en-GB"/>
              </w:rPr>
              <w:t xml:space="preserv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proofErr w:type="spellStart"/>
            <w:r w:rsidRPr="002B2AC3">
              <w:rPr>
                <w:rFonts w:ascii="Calibri" w:eastAsia="Calibri" w:hAnsi="Calibri" w:cs="Calibri"/>
                <w:sz w:val="18"/>
                <w:lang w:val="en-GB"/>
              </w:rPr>
              <w:t>BathymetryCoverage</w:t>
            </w:r>
            <w:proofErr w:type="spellEnd"/>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5C7C898D"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r w:rsidR="00D60BF6">
              <w:rPr>
                <w:rFonts w:ascii="Calibri" w:eastAsia="Calibri" w:hAnsi="Calibri" w:cs="Calibri"/>
                <w:sz w:val="18"/>
                <w:lang w:val="en-GB"/>
              </w:rPr>
              <w:t>_</w:t>
            </w:r>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proofErr w:type="spellStart"/>
            <w:r w:rsidRPr="002B2AC3">
              <w:rPr>
                <w:rFonts w:ascii="Calibri" w:eastAsia="Calibri" w:hAnsi="Calibri" w:cs="Calibri"/>
                <w:sz w:val="18"/>
              </w:rPr>
              <w:t>axisNames</w:t>
            </w:r>
            <w:proofErr w:type="spellEnd"/>
            <w:r w:rsidRPr="002B2AC3">
              <w:rPr>
                <w:rFonts w:ascii="Calibri" w:eastAsia="Calibri" w:hAnsi="Calibri" w:cs="Calibri"/>
                <w:sz w:val="18"/>
              </w:rPr>
              <w:t xml:space="preserve">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bl>
    <w:p w14:paraId="6FA9E2ED" w14:textId="77777777" w:rsidR="00410C72" w:rsidRDefault="00410C72" w:rsidP="00957647">
      <w:pPr>
        <w:spacing w:after="0"/>
        <w:rPr>
          <w:del w:id="796" w:author="Daniel Rohde" w:date="2022-12-20T00:06:00Z"/>
          <w:lang w:val="en-GB"/>
        </w:rPr>
      </w:pPr>
    </w:p>
    <w:p w14:paraId="63739FDF" w14:textId="77777777" w:rsidR="00D60BF6" w:rsidRDefault="00D60BF6" w:rsidP="00957647">
      <w:pPr>
        <w:rPr>
          <w:del w:id="797" w:author="Daniel Rohde" w:date="2022-12-20T00:06:00Z"/>
          <w:lang w:val="en-GB"/>
        </w:rPr>
      </w:pPr>
    </w:p>
    <w:p w14:paraId="65C91EED" w14:textId="77777777" w:rsidR="00774568" w:rsidRDefault="008C7F39" w:rsidP="00101916">
      <w:pPr>
        <w:keepNext/>
        <w:rPr>
          <w:del w:id="798" w:author="Daniel Rohde" w:date="2022-12-20T00:06:00Z"/>
        </w:rPr>
      </w:pPr>
      <w:del w:id="799" w:author="Daniel Rohde" w:date="2022-12-20T00:06:00Z">
        <w:r>
          <w:rPr>
            <w:noProof/>
            <w:lang w:val="fr-FR" w:eastAsia="fr-FR"/>
          </w:rPr>
          <w:drawing>
            <wp:inline distT="0" distB="0" distL="0" distR="0" wp14:anchorId="6FB46008" wp14:editId="75D50F5C">
              <wp:extent cx="5876925" cy="3609975"/>
              <wp:effectExtent l="12700" t="0" r="4127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del>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7E003F" w:rsidRPr="008C7844" w14:paraId="3B46D92E" w14:textId="77777777" w:rsidTr="002B2AC3">
        <w:trPr>
          <w:ins w:id="800" w:author="Daniel Rohde" w:date="2022-12-20T00:06: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5B3F85F" w14:textId="77777777" w:rsidR="007E003F" w:rsidRDefault="007E003F" w:rsidP="002B2AC3">
            <w:pPr>
              <w:spacing w:before="60" w:after="60"/>
              <w:ind w:left="2"/>
              <w:jc w:val="left"/>
              <w:rPr>
                <w:ins w:id="801" w:author="Daniel Rohde" w:date="2022-12-20T00:06:00Z"/>
                <w:rFonts w:ascii="Calibri" w:eastAsia="Calibri" w:hAnsi="Calibri" w:cs="Calibri"/>
                <w:sz w:val="18"/>
                <w:lang w:val="en-GB"/>
              </w:rPr>
            </w:pPr>
            <w:proofErr w:type="spellStart"/>
            <w:ins w:id="802" w:author="Daniel Rohde" w:date="2022-12-20T00:06:00Z">
              <w:r>
                <w:rPr>
                  <w:rFonts w:ascii="Calibri" w:eastAsia="Calibri" w:hAnsi="Calibri" w:cs="Calibri"/>
                  <w:sz w:val="18"/>
                  <w:lang w:val="en-GB"/>
                </w:rPr>
                <w:t>QualityOfSurveyCoverage</w:t>
              </w:r>
              <w:proofErr w:type="spellEnd"/>
            </w:ins>
          </w:p>
          <w:p w14:paraId="65342268" w14:textId="1CFFA39F" w:rsidR="00323F9F" w:rsidRPr="00B814A8" w:rsidRDefault="00323F9F" w:rsidP="002B2AC3">
            <w:pPr>
              <w:spacing w:before="60" w:after="60"/>
              <w:ind w:left="2"/>
              <w:jc w:val="left"/>
              <w:rPr>
                <w:ins w:id="803" w:author="Daniel Rohde" w:date="2022-12-20T00:06:00Z"/>
                <w:rFonts w:ascii="Calibri" w:eastAsia="Calibri" w:hAnsi="Calibri" w:cs="Calibri"/>
                <w:i/>
                <w:iCs/>
                <w:sz w:val="18"/>
                <w:lang w:val="en-GB"/>
              </w:rPr>
            </w:pPr>
            <w:ins w:id="804" w:author="Daniel Rohde" w:date="2022-12-20T00:06:00Z">
              <w:r w:rsidRPr="00B814A8">
                <w:rPr>
                  <w:rFonts w:ascii="Calibri" w:eastAsia="Calibri" w:hAnsi="Calibri" w:cs="Calibri"/>
                  <w:i/>
                  <w:iCs/>
                  <w:sz w:val="18"/>
                  <w:lang w:val="en-GB"/>
                </w:rPr>
                <w:t>(h5_group)</w:t>
              </w:r>
            </w:ins>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CFDA501" w14:textId="77777777" w:rsidR="001214CB" w:rsidRDefault="00012186" w:rsidP="002B2AC3">
            <w:pPr>
              <w:spacing w:before="60" w:after="0"/>
              <w:jc w:val="left"/>
              <w:rPr>
                <w:ins w:id="805" w:author="Daniel Rohde" w:date="2022-12-20T00:06:00Z"/>
                <w:rFonts w:ascii="Calibri" w:eastAsia="Calibri" w:hAnsi="Calibri" w:cs="Calibri"/>
                <w:sz w:val="18"/>
              </w:rPr>
            </w:pPr>
            <w:ins w:id="806" w:author="Daniel Rohde" w:date="2022-12-20T00:06:00Z">
              <w:r>
                <w:rPr>
                  <w:rFonts w:ascii="Calibri" w:eastAsia="Calibri" w:hAnsi="Calibri" w:cs="Calibri"/>
                  <w:sz w:val="18"/>
                </w:rPr>
                <w:t>Metadata</w:t>
              </w:r>
            </w:ins>
          </w:p>
          <w:p w14:paraId="0DD9BF94" w14:textId="6127553B" w:rsidR="007E003F" w:rsidRDefault="001214CB" w:rsidP="002B2AC3">
            <w:pPr>
              <w:spacing w:before="60" w:after="0"/>
              <w:jc w:val="left"/>
              <w:rPr>
                <w:ins w:id="807" w:author="Daniel Rohde" w:date="2022-12-20T00:06:00Z"/>
                <w:rFonts w:ascii="Calibri" w:eastAsia="Calibri" w:hAnsi="Calibri" w:cs="Calibri"/>
                <w:sz w:val="18"/>
              </w:rPr>
            </w:pPr>
            <w:ins w:id="808" w:author="Daniel Rohde" w:date="2022-12-20T00:06:00Z">
              <w:r w:rsidRPr="00B814A8">
                <w:rPr>
                  <w:rFonts w:ascii="Calibri" w:eastAsia="Calibri" w:hAnsi="Calibri" w:cs="Calibri"/>
                  <w:i/>
                  <w:iCs/>
                  <w:sz w:val="18"/>
                </w:rPr>
                <w:t>(h5_attribute)</w:t>
              </w:r>
            </w:ins>
          </w:p>
          <w:p w14:paraId="1C18CBA5" w14:textId="69AFF8C5" w:rsidR="00012186" w:rsidRPr="002B2AC3" w:rsidRDefault="00012186" w:rsidP="002B2AC3">
            <w:pPr>
              <w:spacing w:before="60" w:after="0"/>
              <w:jc w:val="left"/>
              <w:rPr>
                <w:ins w:id="809" w:author="Daniel Rohde" w:date="2022-12-20T00:06:00Z"/>
                <w:rFonts w:ascii="Calibri" w:eastAsia="Calibri" w:hAnsi="Calibri" w:cs="Calibri"/>
                <w:sz w:val="18"/>
              </w:rPr>
            </w:pPr>
            <w:ins w:id="810" w:author="Daniel Rohde" w:date="2022-12-20T00:06:00Z">
              <w:r>
                <w:rPr>
                  <w:rFonts w:ascii="Calibri" w:eastAsia="Calibri" w:hAnsi="Calibri" w:cs="Calibri"/>
                  <w:sz w:val="18"/>
                </w:rPr>
                <w:t>(</w:t>
              </w:r>
              <w:proofErr w:type="gramStart"/>
              <w:r>
                <w:rPr>
                  <w:rFonts w:ascii="Calibri" w:eastAsia="Calibri" w:hAnsi="Calibri" w:cs="Calibri"/>
                  <w:sz w:val="18"/>
                </w:rPr>
                <w:t>same</w:t>
              </w:r>
              <w:proofErr w:type="gramEnd"/>
              <w:r>
                <w:rPr>
                  <w:rFonts w:ascii="Calibri" w:eastAsia="Calibri" w:hAnsi="Calibri" w:cs="Calibri"/>
                  <w:sz w:val="18"/>
                </w:rPr>
                <w:t xml:space="preserve"> as </w:t>
              </w:r>
              <w:proofErr w:type="spellStart"/>
              <w:r>
                <w:rPr>
                  <w:rFonts w:ascii="Calibri" w:eastAsia="Calibri" w:hAnsi="Calibri" w:cs="Calibri"/>
                  <w:sz w:val="18"/>
                </w:rPr>
                <w:t>BathymetryCoverage</w:t>
              </w:r>
              <w:proofErr w:type="spellEnd"/>
              <w:r>
                <w:rPr>
                  <w:rFonts w:ascii="Calibri" w:eastAsia="Calibri" w:hAnsi="Calibri" w:cs="Calibri"/>
                  <w:sz w:val="18"/>
                </w:rPr>
                <w: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E4946F0" w14:textId="77777777" w:rsidR="007E003F" w:rsidRPr="002B2AC3" w:rsidRDefault="007E003F" w:rsidP="002B2AC3">
            <w:pPr>
              <w:spacing w:after="60"/>
              <w:jc w:val="left"/>
              <w:rPr>
                <w:ins w:id="811" w:author="Daniel Rohde" w:date="2022-12-20T00:06: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5C3368C3" w14:textId="77777777" w:rsidR="007E003F" w:rsidRPr="002B2AC3" w:rsidRDefault="007E003F" w:rsidP="002B2AC3">
            <w:pPr>
              <w:spacing w:before="60" w:after="60"/>
              <w:ind w:left="2"/>
              <w:jc w:val="left"/>
              <w:rPr>
                <w:ins w:id="812" w:author="Daniel Rohde" w:date="2022-12-20T00:06:00Z"/>
                <w:rFonts w:ascii="Calibri" w:eastAsia="Calibri" w:hAnsi="Calibri" w:cs="Calibri"/>
                <w:sz w:val="18"/>
              </w:rPr>
            </w:pPr>
          </w:p>
        </w:tc>
      </w:tr>
      <w:tr w:rsidR="007E003F" w:rsidRPr="008C7844" w14:paraId="1BCE9C11" w14:textId="77777777" w:rsidTr="002B2AC3">
        <w:trPr>
          <w:ins w:id="813" w:author="Daniel Rohde" w:date="2022-12-20T00:06: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AABCA6F" w14:textId="77777777" w:rsidR="007E003F" w:rsidRDefault="007E003F" w:rsidP="002B2AC3">
            <w:pPr>
              <w:spacing w:before="60" w:after="60"/>
              <w:ind w:left="2"/>
              <w:jc w:val="left"/>
              <w:rPr>
                <w:ins w:id="814" w:author="Daniel Rohde" w:date="2022-12-20T00:06: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B81D5D9" w14:textId="019C8FE4" w:rsidR="007E003F" w:rsidRPr="002B2AC3" w:rsidRDefault="007E003F" w:rsidP="002B2AC3">
            <w:pPr>
              <w:spacing w:before="60" w:after="0"/>
              <w:jc w:val="left"/>
              <w:rPr>
                <w:ins w:id="815" w:author="Daniel Rohde" w:date="2022-12-20T00:06:00Z"/>
                <w:rFonts w:ascii="Calibri" w:eastAsia="Calibri" w:hAnsi="Calibri" w:cs="Calibri"/>
                <w:sz w:val="18"/>
              </w:rPr>
            </w:pPr>
            <w:ins w:id="816" w:author="Daniel Rohde" w:date="2022-12-20T00:06:00Z">
              <w:r>
                <w:rPr>
                  <w:rFonts w:ascii="Calibri" w:eastAsia="Calibri" w:hAnsi="Calibri" w:cs="Calibri"/>
                  <w:sz w:val="18"/>
                </w:rPr>
                <w:t xml:space="preserve">QualityOfSurveyCoverage.01 </w:t>
              </w:r>
              <w:r w:rsidRPr="00B814A8">
                <w:rPr>
                  <w:rFonts w:ascii="Calibri" w:eastAsia="Calibri" w:hAnsi="Calibri" w:cs="Calibri"/>
                  <w:i/>
                  <w:iCs/>
                  <w:sz w:val="18"/>
                </w:rPr>
                <w:t>(h5_group)</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6565B572" w14:textId="77777777" w:rsidR="007E003F" w:rsidRPr="00B814A8" w:rsidRDefault="007E003F" w:rsidP="002B2AC3">
            <w:pPr>
              <w:spacing w:after="60"/>
              <w:jc w:val="left"/>
              <w:rPr>
                <w:ins w:id="817" w:author="Daniel Rohde" w:date="2022-12-20T00:06:00Z"/>
                <w:rFonts w:asciiTheme="minorHAnsi" w:hAnsiTheme="minorHAnsi"/>
                <w:sz w:val="18"/>
                <w:szCs w:val="18"/>
                <w:lang w:val="en-GB"/>
              </w:rPr>
            </w:pPr>
            <w:ins w:id="818" w:author="Daniel Rohde" w:date="2022-12-20T00:06:00Z">
              <w:r w:rsidRPr="00B814A8">
                <w:rPr>
                  <w:rFonts w:asciiTheme="minorHAnsi" w:hAnsiTheme="minorHAnsi"/>
                  <w:sz w:val="18"/>
                  <w:szCs w:val="18"/>
                  <w:lang w:val="en-GB"/>
                </w:rPr>
                <w:t>Group_001</w:t>
              </w:r>
            </w:ins>
          </w:p>
          <w:p w14:paraId="7EF5B148" w14:textId="26CDE868" w:rsidR="007E003F" w:rsidRPr="00B814A8" w:rsidRDefault="007E003F" w:rsidP="002B2AC3">
            <w:pPr>
              <w:spacing w:after="60"/>
              <w:jc w:val="left"/>
              <w:rPr>
                <w:ins w:id="819" w:author="Daniel Rohde" w:date="2022-12-20T00:06:00Z"/>
                <w:i/>
                <w:iCs/>
                <w:sz w:val="22"/>
                <w:lang w:val="en-GB"/>
              </w:rPr>
            </w:pPr>
            <w:ins w:id="820" w:author="Daniel Rohde" w:date="2022-12-20T00:06:00Z">
              <w:r w:rsidRPr="00B814A8">
                <w:rPr>
                  <w:rFonts w:asciiTheme="minorHAnsi" w:hAnsiTheme="minorHAnsi"/>
                  <w:i/>
                  <w:iCs/>
                  <w:sz w:val="18"/>
                  <w:szCs w:val="18"/>
                  <w:lang w:val="en-GB"/>
                </w:rPr>
                <w:t>(h5_group)</w:t>
              </w:r>
            </w:ins>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8CA3F39" w14:textId="77777777" w:rsidR="00B814A8" w:rsidRDefault="00B814A8" w:rsidP="00B814A8">
            <w:pPr>
              <w:spacing w:before="60" w:after="0"/>
              <w:jc w:val="left"/>
              <w:rPr>
                <w:ins w:id="821" w:author="Daniel Rohde" w:date="2022-12-20T00:06:00Z"/>
                <w:rFonts w:ascii="Calibri" w:eastAsia="Calibri" w:hAnsi="Calibri" w:cs="Calibri"/>
                <w:sz w:val="18"/>
              </w:rPr>
            </w:pPr>
            <w:ins w:id="822" w:author="Daniel Rohde" w:date="2022-12-20T00:06:00Z">
              <w:r>
                <w:rPr>
                  <w:rFonts w:ascii="Calibri" w:eastAsia="Calibri" w:hAnsi="Calibri" w:cs="Calibri"/>
                  <w:sz w:val="18"/>
                </w:rPr>
                <w:t>Group Metadata</w:t>
              </w:r>
            </w:ins>
          </w:p>
          <w:p w14:paraId="7ABB840A" w14:textId="5FF6593C" w:rsidR="00B814A8" w:rsidRPr="002B2AC3" w:rsidRDefault="00B814A8" w:rsidP="00B814A8">
            <w:pPr>
              <w:spacing w:after="0"/>
              <w:jc w:val="left"/>
              <w:rPr>
                <w:ins w:id="823" w:author="Daniel Rohde" w:date="2022-12-20T00:06:00Z"/>
                <w:rFonts w:ascii="Calibri" w:eastAsia="Calibri" w:hAnsi="Calibri" w:cs="Calibri"/>
                <w:sz w:val="18"/>
              </w:rPr>
            </w:pPr>
            <w:ins w:id="824" w:author="Daniel Rohde" w:date="2022-12-20T00:06:00Z">
              <w:r w:rsidRPr="002B2AC3">
                <w:rPr>
                  <w:rFonts w:ascii="Calibri" w:eastAsia="Calibri" w:hAnsi="Calibri" w:cs="Calibri"/>
                  <w:sz w:val="18"/>
                </w:rPr>
                <w:t>(metadata)</w:t>
              </w:r>
            </w:ins>
          </w:p>
          <w:p w14:paraId="329F13FD" w14:textId="06C55BDD" w:rsidR="00B814A8" w:rsidRPr="002B2AC3" w:rsidRDefault="00B814A8" w:rsidP="00B814A8">
            <w:pPr>
              <w:spacing w:after="60"/>
              <w:ind w:left="2"/>
              <w:jc w:val="left"/>
              <w:rPr>
                <w:ins w:id="825" w:author="Daniel Rohde" w:date="2022-12-20T00:06:00Z"/>
                <w:rFonts w:ascii="Calibri" w:eastAsia="Calibri" w:hAnsi="Calibri" w:cs="Calibri"/>
                <w:sz w:val="18"/>
              </w:rPr>
            </w:pPr>
            <w:ins w:id="826" w:author="Daniel Rohde" w:date="2022-12-20T00:06:00Z">
              <w:r w:rsidRPr="002B2AC3">
                <w:rPr>
                  <w:rFonts w:ascii="Calibri" w:eastAsia="Calibri" w:hAnsi="Calibri" w:cs="Calibri"/>
                  <w:i/>
                  <w:sz w:val="18"/>
                </w:rPr>
                <w:t>(h5_attribute)</w:t>
              </w:r>
            </w:ins>
          </w:p>
        </w:tc>
      </w:tr>
      <w:tr w:rsidR="007E003F" w:rsidRPr="008C7844" w14:paraId="62D9ADCD" w14:textId="77777777" w:rsidTr="002B2AC3">
        <w:trPr>
          <w:ins w:id="827" w:author="Daniel Rohde" w:date="2022-12-20T00:06: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608A92A" w14:textId="77777777" w:rsidR="007E003F" w:rsidRDefault="007E003F" w:rsidP="002B2AC3">
            <w:pPr>
              <w:spacing w:before="60" w:after="60"/>
              <w:ind w:left="2"/>
              <w:jc w:val="left"/>
              <w:rPr>
                <w:ins w:id="828" w:author="Daniel Rohde" w:date="2022-12-20T00:06: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54E9B08" w14:textId="77777777" w:rsidR="007E003F" w:rsidRDefault="007E003F" w:rsidP="002B2AC3">
            <w:pPr>
              <w:spacing w:before="60" w:after="0"/>
              <w:jc w:val="left"/>
              <w:rPr>
                <w:ins w:id="829" w:author="Daniel Rohde" w:date="2022-12-20T00:06:00Z"/>
                <w:rFonts w:ascii="Calibri" w:eastAsia="Calibri" w:hAnsi="Calibri" w:cs="Calibri"/>
                <w:sz w:val="18"/>
              </w:rPr>
            </w:pP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39E5599" w14:textId="77777777" w:rsidR="007E003F" w:rsidRDefault="007E003F" w:rsidP="002B2AC3">
            <w:pPr>
              <w:spacing w:after="60"/>
              <w:jc w:val="left"/>
              <w:rPr>
                <w:ins w:id="830" w:author="Daniel Rohde" w:date="2022-12-20T00:06: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C46CAAA" w14:textId="33A5FD4A" w:rsidR="007E003F" w:rsidRPr="002B2AC3" w:rsidRDefault="001539C2" w:rsidP="002B2AC3">
            <w:pPr>
              <w:spacing w:before="60" w:after="60"/>
              <w:ind w:left="2"/>
              <w:jc w:val="left"/>
              <w:rPr>
                <w:ins w:id="831" w:author="Daniel Rohde" w:date="2022-12-20T00:06:00Z"/>
                <w:rFonts w:ascii="Calibri" w:eastAsia="Calibri" w:hAnsi="Calibri" w:cs="Calibri"/>
                <w:sz w:val="18"/>
              </w:rPr>
            </w:pPr>
            <w:ins w:id="832" w:author="Daniel Rohde" w:date="2022-12-20T00:06:00Z">
              <w:r>
                <w:rPr>
                  <w:rFonts w:ascii="Calibri" w:eastAsia="Calibri" w:hAnsi="Calibri" w:cs="Calibri"/>
                  <w:sz w:val="18"/>
                </w:rPr>
                <w:t>Quality of Survey</w:t>
              </w:r>
              <w:r w:rsidRPr="002B2AC3">
                <w:rPr>
                  <w:rFonts w:ascii="Calibri" w:eastAsia="Calibri" w:hAnsi="Calibri" w:cs="Calibri"/>
                  <w:sz w:val="18"/>
                </w:rPr>
                <w:t xml:space="preserve"> Data Array values </w:t>
              </w:r>
              <w:r w:rsidRPr="002B2AC3">
                <w:rPr>
                  <w:rFonts w:ascii="Calibri" w:eastAsia="Calibri" w:hAnsi="Calibri" w:cs="Calibri"/>
                  <w:i/>
                  <w:sz w:val="18"/>
                </w:rPr>
                <w:t>(h5_dataset)</w:t>
              </w:r>
            </w:ins>
          </w:p>
        </w:tc>
      </w:tr>
      <w:tr w:rsidR="001539C2" w:rsidRPr="008C7844" w14:paraId="16F6908D" w14:textId="77777777" w:rsidTr="002B2AC3">
        <w:trPr>
          <w:ins w:id="833" w:author="Daniel Rohde" w:date="2022-12-20T00:06: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67C27729" w14:textId="77777777" w:rsidR="001539C2" w:rsidRDefault="001539C2" w:rsidP="002B2AC3">
            <w:pPr>
              <w:spacing w:before="60" w:after="60"/>
              <w:ind w:left="2"/>
              <w:jc w:val="left"/>
              <w:rPr>
                <w:ins w:id="834" w:author="Daniel Rohde" w:date="2022-12-20T00:06: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A62413A" w14:textId="1FB8D2ED" w:rsidR="001539C2" w:rsidRDefault="001539C2" w:rsidP="002B2AC3">
            <w:pPr>
              <w:spacing w:before="60" w:after="0"/>
              <w:jc w:val="left"/>
              <w:rPr>
                <w:ins w:id="835" w:author="Daniel Rohde" w:date="2022-12-20T00:06:00Z"/>
                <w:rFonts w:ascii="Calibri" w:eastAsia="Calibri" w:hAnsi="Calibri" w:cs="Calibri"/>
                <w:sz w:val="18"/>
              </w:rPr>
            </w:pPr>
            <w:ins w:id="836" w:author="Daniel Rohde" w:date="2022-12-20T00:06:00Z">
              <w:r>
                <w:rPr>
                  <w:rFonts w:ascii="Calibri" w:eastAsia="Calibri" w:hAnsi="Calibri" w:cs="Calibri"/>
                  <w:sz w:val="18"/>
                </w:rPr>
                <w:t xml:space="preserve">Feature Attribute Table </w:t>
              </w:r>
              <w:r w:rsidRPr="00B814A8">
                <w:rPr>
                  <w:rFonts w:ascii="Calibri" w:eastAsia="Calibri" w:hAnsi="Calibri" w:cs="Calibri"/>
                  <w:i/>
                  <w:iCs/>
                  <w:sz w:val="18"/>
                </w:rPr>
                <w:t>(h5_dataset)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66D260A" w14:textId="77777777" w:rsidR="001539C2" w:rsidRDefault="001539C2" w:rsidP="002B2AC3">
            <w:pPr>
              <w:spacing w:after="60"/>
              <w:jc w:val="left"/>
              <w:rPr>
                <w:ins w:id="837" w:author="Daniel Rohde" w:date="2022-12-20T00:06: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74590A8C" w14:textId="77777777" w:rsidR="001539C2" w:rsidRDefault="001539C2" w:rsidP="002B2AC3">
            <w:pPr>
              <w:spacing w:before="60" w:after="60"/>
              <w:ind w:left="2"/>
              <w:jc w:val="left"/>
              <w:rPr>
                <w:ins w:id="838" w:author="Daniel Rohde" w:date="2022-12-20T00:06:00Z"/>
                <w:rFonts w:ascii="Calibri" w:eastAsia="Calibri" w:hAnsi="Calibri" w:cs="Calibri"/>
                <w:sz w:val="18"/>
              </w:rPr>
            </w:pPr>
          </w:p>
        </w:tc>
      </w:tr>
    </w:tbl>
    <w:p w14:paraId="468FD8FC" w14:textId="77777777" w:rsidR="00410C72" w:rsidRDefault="00410C72" w:rsidP="00957647">
      <w:pPr>
        <w:spacing w:after="0"/>
        <w:rPr>
          <w:ins w:id="839" w:author="Daniel Rohde" w:date="2022-12-20T00:06:00Z"/>
          <w:lang w:val="en-GB"/>
        </w:rPr>
      </w:pPr>
    </w:p>
    <w:p w14:paraId="7D61FB7A" w14:textId="77777777" w:rsidR="00D60BF6" w:rsidRDefault="00D60BF6" w:rsidP="00957647">
      <w:pPr>
        <w:rPr>
          <w:ins w:id="840" w:author="Daniel Rohde" w:date="2022-12-20T00:06:00Z"/>
          <w:lang w:val="en-GB"/>
        </w:rPr>
      </w:pPr>
    </w:p>
    <w:p w14:paraId="756796C9" w14:textId="77777777" w:rsidR="00774568" w:rsidRDefault="008C7F39" w:rsidP="00101916">
      <w:pPr>
        <w:keepNext/>
        <w:rPr>
          <w:ins w:id="841" w:author="Daniel Rohde" w:date="2022-12-20T00:06:00Z"/>
        </w:rPr>
      </w:pPr>
      <w:ins w:id="842" w:author="Daniel Rohde" w:date="2022-12-20T00:06:00Z">
        <w:r>
          <w:rPr>
            <w:noProof/>
            <w:lang w:val="de-DE" w:eastAsia="de-DE"/>
          </w:rPr>
          <w:lastRenderedPageBreak/>
          <w:drawing>
            <wp:inline distT="0" distB="0" distL="0" distR="0" wp14:anchorId="23C38F5E" wp14:editId="020F78ED">
              <wp:extent cx="5876925" cy="3609975"/>
              <wp:effectExtent l="0" t="0" r="3175" b="0"/>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ins>
    </w:p>
    <w:p w14:paraId="32F97846" w14:textId="3432D4DF" w:rsidR="00D734DF" w:rsidRDefault="00774568" w:rsidP="00101916">
      <w:pPr>
        <w:pStyle w:val="Caption"/>
        <w:spacing w:before="120" w:after="120"/>
        <w:jc w:val="center"/>
        <w:rPr>
          <w:i w:val="0"/>
          <w:color w:val="auto"/>
          <w:sz w:val="20"/>
          <w:rPrChange w:id="843" w:author="Daniel Rohde" w:date="2022-12-20T00:06:00Z">
            <w:rPr>
              <w:i w:val="0"/>
              <w:color w:val="auto"/>
              <w:sz w:val="20"/>
              <w:lang w:val="en-GB"/>
            </w:rPr>
          </w:rPrChange>
        </w:rPr>
      </w:pPr>
      <w:r w:rsidRPr="00101916">
        <w:rPr>
          <w:bCs/>
          <w:i w:val="0"/>
          <w:color w:val="auto"/>
          <w:sz w:val="20"/>
          <w:szCs w:val="20"/>
        </w:rPr>
        <w:t xml:space="preserve">Figure </w:t>
      </w:r>
      <w:r w:rsidR="00556898" w:rsidRPr="00101916">
        <w:rPr>
          <w:bCs/>
          <w:i w:val="0"/>
          <w:color w:val="auto"/>
          <w:sz w:val="20"/>
          <w:szCs w:val="20"/>
        </w:rPr>
        <w:fldChar w:fldCharType="begin"/>
      </w:r>
      <w:r w:rsidR="00556898" w:rsidRPr="00101916">
        <w:rPr>
          <w:bCs/>
          <w:i w:val="0"/>
          <w:color w:val="auto"/>
          <w:sz w:val="20"/>
          <w:szCs w:val="20"/>
        </w:rPr>
        <w:instrText xml:space="preserve"> STYLEREF 1 \s </w:instrText>
      </w:r>
      <w:r w:rsidR="00556898" w:rsidRPr="00101916">
        <w:rPr>
          <w:bCs/>
          <w:i w:val="0"/>
          <w:color w:val="auto"/>
          <w:sz w:val="20"/>
          <w:szCs w:val="20"/>
        </w:rPr>
        <w:fldChar w:fldCharType="separate"/>
      </w:r>
      <w:r w:rsidR="00D55292">
        <w:rPr>
          <w:bCs/>
          <w:i w:val="0"/>
          <w:noProof/>
          <w:color w:val="auto"/>
          <w:sz w:val="20"/>
          <w:szCs w:val="20"/>
        </w:rPr>
        <w:t>10</w:t>
      </w:r>
      <w:r w:rsidR="00556898" w:rsidRPr="00101916">
        <w:rPr>
          <w:bCs/>
          <w:i w:val="0"/>
          <w:color w:val="auto"/>
          <w:sz w:val="20"/>
          <w:szCs w:val="20"/>
        </w:rPr>
        <w:fldChar w:fldCharType="end"/>
      </w:r>
      <w:r w:rsidR="00556898" w:rsidRPr="00101916">
        <w:rPr>
          <w:bCs/>
          <w:i w:val="0"/>
          <w:color w:val="auto"/>
          <w:sz w:val="20"/>
          <w:szCs w:val="20"/>
        </w:rPr>
        <w:noBreakHyphen/>
      </w:r>
      <w:r w:rsidR="00556898" w:rsidRPr="00101916">
        <w:rPr>
          <w:bCs/>
          <w:i w:val="0"/>
          <w:color w:val="auto"/>
          <w:sz w:val="20"/>
          <w:szCs w:val="20"/>
        </w:rPr>
        <w:fldChar w:fldCharType="begin"/>
      </w:r>
      <w:r w:rsidR="00556898" w:rsidRPr="00101916">
        <w:rPr>
          <w:bCs/>
          <w:i w:val="0"/>
          <w:color w:val="auto"/>
          <w:sz w:val="20"/>
          <w:szCs w:val="20"/>
        </w:rPr>
        <w:instrText xml:space="preserve"> SEQ Figure \* ARABIC \s 1 </w:instrText>
      </w:r>
      <w:r w:rsidR="00556898" w:rsidRPr="00101916">
        <w:rPr>
          <w:bCs/>
          <w:i w:val="0"/>
          <w:color w:val="auto"/>
          <w:sz w:val="20"/>
          <w:szCs w:val="20"/>
        </w:rPr>
        <w:fldChar w:fldCharType="separate"/>
      </w:r>
      <w:r w:rsidR="00D55292">
        <w:rPr>
          <w:bCs/>
          <w:i w:val="0"/>
          <w:noProof/>
          <w:color w:val="auto"/>
          <w:sz w:val="20"/>
          <w:szCs w:val="20"/>
        </w:rPr>
        <w:t>2</w:t>
      </w:r>
      <w:r w:rsidR="00556898" w:rsidRPr="00101916">
        <w:rPr>
          <w:bCs/>
          <w:i w:val="0"/>
          <w:color w:val="auto"/>
          <w:sz w:val="20"/>
          <w:szCs w:val="20"/>
        </w:rPr>
        <w:fldChar w:fldCharType="end"/>
      </w:r>
      <w:r w:rsidRPr="00101916">
        <w:rPr>
          <w:bCs/>
          <w:i w:val="0"/>
          <w:color w:val="auto"/>
          <w:sz w:val="20"/>
          <w:szCs w:val="20"/>
        </w:rPr>
        <w:t xml:space="preserve"> - Hierarchy of S-102 Data Product</w:t>
      </w:r>
    </w:p>
    <w:p w14:paraId="1D1D2D21" w14:textId="281A4001" w:rsidR="001C27EB" w:rsidRPr="00A14048" w:rsidRDefault="001C27EB" w:rsidP="00A14048">
      <w:pPr>
        <w:rPr>
          <w:ins w:id="844" w:author="Daniel Rohde" w:date="2022-12-20T00:06:00Z"/>
          <w:i/>
        </w:rPr>
      </w:pPr>
    </w:p>
    <w:p w14:paraId="0E73C03F" w14:textId="09BB3163" w:rsidR="00853363" w:rsidRPr="00101916" w:rsidRDefault="00853363" w:rsidP="00101916">
      <w:pPr>
        <w:pStyle w:val="Caption"/>
        <w:keepNext/>
        <w:spacing w:before="120" w:after="120"/>
        <w:jc w:val="center"/>
        <w:rPr>
          <w:bCs/>
          <w:i w:val="0"/>
          <w:color w:val="auto"/>
          <w:sz w:val="20"/>
          <w:szCs w:val="20"/>
        </w:rPr>
      </w:pPr>
      <w:r w:rsidRPr="00101916">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10</w:t>
      </w:r>
      <w:r w:rsidR="00872C97">
        <w:rPr>
          <w:bCs/>
          <w:i w:val="0"/>
          <w:color w:val="auto"/>
          <w:sz w:val="20"/>
          <w:szCs w:val="20"/>
        </w:rPr>
        <w:fldChar w:fldCharType="end"/>
      </w:r>
      <w:del w:id="845" w:author="Daniel Rohde" w:date="2022-12-20T00:06:00Z">
        <w:r w:rsidR="00914B0A" w:rsidRPr="00101916">
          <w:rPr>
            <w:bCs/>
            <w:i w:val="0"/>
            <w:color w:val="auto"/>
            <w:sz w:val="20"/>
            <w:szCs w:val="20"/>
          </w:rPr>
          <w:noBreakHyphen/>
        </w:r>
      </w:del>
      <w:ins w:id="846"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2</w:t>
      </w:r>
      <w:r w:rsidR="00872C97">
        <w:rPr>
          <w:bCs/>
          <w:i w:val="0"/>
          <w:color w:val="auto"/>
          <w:sz w:val="20"/>
          <w:szCs w:val="20"/>
        </w:rPr>
        <w:fldChar w:fldCharType="end"/>
      </w:r>
      <w:r w:rsidRPr="00101916">
        <w:rPr>
          <w:bCs/>
          <w:i w:val="0"/>
          <w:color w:val="auto"/>
          <w:sz w:val="20"/>
          <w:szCs w:val="20"/>
        </w:rPr>
        <w:t xml:space="preserve"> - Root group attributes</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72"/>
        <w:gridCol w:w="1517"/>
        <w:gridCol w:w="2911"/>
        <w:gridCol w:w="615"/>
        <w:gridCol w:w="2118"/>
        <w:gridCol w:w="2645"/>
        <w:tblGridChange w:id="847">
          <w:tblGrid>
            <w:gridCol w:w="572"/>
            <w:gridCol w:w="1517"/>
            <w:gridCol w:w="2911"/>
            <w:gridCol w:w="615"/>
            <w:gridCol w:w="2118"/>
            <w:gridCol w:w="2645"/>
          </w:tblGrid>
        </w:tblGridChange>
      </w:tblGrid>
      <w:tr w:rsidR="00A14048" w:rsidRPr="005A7E8F" w14:paraId="4D1A23A8" w14:textId="77777777" w:rsidTr="00A14048">
        <w:trPr>
          <w:cantSplit/>
          <w:jc w:val="center"/>
        </w:trPr>
        <w:tc>
          <w:tcPr>
            <w:tcW w:w="515"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1520CD23"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No</w:t>
            </w:r>
          </w:p>
        </w:tc>
        <w:tc>
          <w:tcPr>
            <w:tcW w:w="1556"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266A86FE"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Name</w:t>
            </w:r>
          </w:p>
        </w:tc>
        <w:tc>
          <w:tcPr>
            <w:tcW w:w="2832"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5FC9787E"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Camel Case</w:t>
            </w:r>
          </w:p>
        </w:tc>
        <w:tc>
          <w:tcPr>
            <w:tcW w:w="621"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4F2058C8" w14:textId="77777777" w:rsidR="00D60BF6" w:rsidRPr="0012608E" w:rsidRDefault="00D60BF6" w:rsidP="0012608E">
            <w:pPr>
              <w:pStyle w:val="Default"/>
              <w:spacing w:before="60" w:after="60"/>
              <w:jc w:val="center"/>
              <w:rPr>
                <w:rFonts w:ascii="Arial" w:eastAsia="Calibri" w:hAnsi="Arial" w:cs="Arial"/>
                <w:b/>
                <w:bCs/>
                <w:color w:val="auto"/>
                <w:sz w:val="16"/>
                <w:szCs w:val="16"/>
              </w:rPr>
            </w:pPr>
            <w:proofErr w:type="spellStart"/>
            <w:r w:rsidRPr="0012608E">
              <w:rPr>
                <w:rFonts w:ascii="Arial" w:eastAsia="Calibri" w:hAnsi="Arial" w:cs="Arial"/>
                <w:b/>
                <w:bCs/>
                <w:color w:val="auto"/>
                <w:sz w:val="16"/>
                <w:szCs w:val="16"/>
              </w:rPr>
              <w:t>Mult</w:t>
            </w:r>
            <w:proofErr w:type="spellEnd"/>
          </w:p>
        </w:tc>
        <w:tc>
          <w:tcPr>
            <w:tcW w:w="2209"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26FAD6C9"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Data Type</w:t>
            </w:r>
          </w:p>
        </w:tc>
        <w:tc>
          <w:tcPr>
            <w:tcW w:w="2645"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p w14:paraId="000EA69A"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Remarks</w:t>
            </w:r>
          </w:p>
        </w:tc>
      </w:tr>
      <w:tr w:rsidR="00A14048" w:rsidRPr="005A7E8F" w14:paraId="522AC9F3" w14:textId="77777777" w:rsidTr="00A14048">
        <w:trPr>
          <w:cantSplit/>
          <w:jc w:val="center"/>
        </w:trPr>
        <w:tc>
          <w:tcPr>
            <w:tcW w:w="515" w:type="dxa"/>
            <w:tcBorders>
              <w:top w:val="single" w:sz="4" w:space="0" w:color="auto"/>
              <w:left w:val="single" w:sz="4" w:space="0" w:color="999999"/>
              <w:bottom w:val="single" w:sz="4" w:space="0" w:color="999999"/>
              <w:right w:val="single" w:sz="4" w:space="0" w:color="999999"/>
            </w:tcBorders>
            <w:shd w:val="clear" w:color="auto" w:fill="auto"/>
            <w:hideMark/>
          </w:tcPr>
          <w:p w14:paraId="7ED6C955"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1</w:t>
            </w:r>
          </w:p>
        </w:tc>
        <w:tc>
          <w:tcPr>
            <w:tcW w:w="1556" w:type="dxa"/>
            <w:tcBorders>
              <w:top w:val="single" w:sz="4" w:space="0" w:color="auto"/>
              <w:left w:val="single" w:sz="4" w:space="0" w:color="999999"/>
              <w:bottom w:val="single" w:sz="4" w:space="0" w:color="999999"/>
              <w:right w:val="single" w:sz="4" w:space="0" w:color="999999"/>
            </w:tcBorders>
            <w:shd w:val="clear" w:color="auto" w:fill="auto"/>
            <w:hideMark/>
          </w:tcPr>
          <w:p w14:paraId="10F6BF89"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Product specification number and version</w:t>
            </w:r>
          </w:p>
        </w:tc>
        <w:tc>
          <w:tcPr>
            <w:tcW w:w="2832" w:type="dxa"/>
            <w:tcBorders>
              <w:top w:val="single" w:sz="4" w:space="0" w:color="auto"/>
              <w:left w:val="single" w:sz="4" w:space="0" w:color="999999"/>
              <w:bottom w:val="single" w:sz="4" w:space="0" w:color="999999"/>
              <w:right w:val="single" w:sz="4" w:space="0" w:color="999999"/>
            </w:tcBorders>
            <w:shd w:val="clear" w:color="auto" w:fill="auto"/>
            <w:hideMark/>
          </w:tcPr>
          <w:p w14:paraId="651EB5C5" w14:textId="77777777" w:rsidR="00D60BF6" w:rsidRPr="0012608E" w:rsidRDefault="00D60BF6" w:rsidP="00101916">
            <w:pPr>
              <w:pStyle w:val="Default"/>
              <w:spacing w:before="60" w:after="60"/>
              <w:rPr>
                <w:rFonts w:ascii="Arial" w:eastAsia="Calibri" w:hAnsi="Arial" w:cs="Arial"/>
                <w:bCs/>
                <w:color w:val="auto"/>
                <w:sz w:val="16"/>
                <w:szCs w:val="16"/>
              </w:rPr>
            </w:pPr>
            <w:proofErr w:type="spellStart"/>
            <w:r w:rsidRPr="0012608E">
              <w:rPr>
                <w:rFonts w:ascii="Arial" w:eastAsia="Calibri" w:hAnsi="Arial" w:cs="Arial"/>
                <w:bCs/>
                <w:color w:val="auto"/>
                <w:sz w:val="16"/>
                <w:szCs w:val="16"/>
              </w:rPr>
              <w:t>productSpecification</w:t>
            </w:r>
            <w:proofErr w:type="spellEnd"/>
          </w:p>
        </w:tc>
        <w:tc>
          <w:tcPr>
            <w:tcW w:w="621" w:type="dxa"/>
            <w:tcBorders>
              <w:top w:val="single" w:sz="4" w:space="0" w:color="auto"/>
              <w:left w:val="single" w:sz="4" w:space="0" w:color="999999"/>
              <w:bottom w:val="single" w:sz="4" w:space="0" w:color="999999"/>
              <w:right w:val="single" w:sz="4" w:space="0" w:color="999999"/>
            </w:tcBorders>
            <w:shd w:val="clear" w:color="auto" w:fill="auto"/>
            <w:hideMark/>
          </w:tcPr>
          <w:p w14:paraId="66303FF3" w14:textId="77777777" w:rsidR="00D60BF6" w:rsidRPr="0012608E" w:rsidRDefault="00D60BF6" w:rsidP="0012608E">
            <w:pPr>
              <w:pStyle w:val="Default"/>
              <w:spacing w:before="60" w:after="60"/>
              <w:jc w:val="center"/>
              <w:rPr>
                <w:rFonts w:ascii="Arial" w:eastAsia="Calibri" w:hAnsi="Arial" w:cs="Arial"/>
                <w:bCs/>
                <w:color w:val="auto"/>
                <w:sz w:val="16"/>
                <w:szCs w:val="16"/>
              </w:rPr>
            </w:pPr>
            <w:r w:rsidRPr="0012608E">
              <w:rPr>
                <w:rFonts w:ascii="Arial" w:eastAsia="Calibri" w:hAnsi="Arial" w:cs="Arial"/>
                <w:bCs/>
                <w:color w:val="auto"/>
                <w:sz w:val="16"/>
                <w:szCs w:val="16"/>
              </w:rPr>
              <w:t>1</w:t>
            </w:r>
          </w:p>
        </w:tc>
        <w:tc>
          <w:tcPr>
            <w:tcW w:w="2209" w:type="dxa"/>
            <w:tcBorders>
              <w:top w:val="single" w:sz="4" w:space="0" w:color="auto"/>
              <w:left w:val="single" w:sz="4" w:space="0" w:color="999999"/>
              <w:bottom w:val="single" w:sz="4" w:space="0" w:color="999999"/>
              <w:right w:val="single" w:sz="4" w:space="0" w:color="999999"/>
            </w:tcBorders>
            <w:shd w:val="clear" w:color="auto" w:fill="auto"/>
            <w:hideMark/>
          </w:tcPr>
          <w:p w14:paraId="64123101"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String</w:t>
            </w:r>
          </w:p>
        </w:tc>
        <w:tc>
          <w:tcPr>
            <w:tcW w:w="2645" w:type="dxa"/>
            <w:tcBorders>
              <w:top w:val="single" w:sz="4" w:space="0" w:color="auto"/>
              <w:left w:val="single" w:sz="4" w:space="0" w:color="999999"/>
              <w:bottom w:val="single" w:sz="4" w:space="0" w:color="999999"/>
              <w:right w:val="single" w:sz="4" w:space="0" w:color="999999"/>
            </w:tcBorders>
            <w:shd w:val="clear" w:color="auto" w:fill="auto"/>
            <w:hideMark/>
          </w:tcPr>
          <w:p w14:paraId="28EEEA80" w14:textId="6D626B45" w:rsidR="00D60BF6" w:rsidRPr="0012608E" w:rsidRDefault="005529FA"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 xml:space="preserve">Table 10c-6 of S-100 Edition </w:t>
            </w:r>
            <w:del w:id="848" w:author="Daniel Rohde" w:date="2022-12-20T00:06:00Z">
              <w:r w:rsidRPr="0012608E">
                <w:rPr>
                  <w:rFonts w:ascii="Arial" w:eastAsia="Calibri" w:hAnsi="Arial" w:cs="Arial"/>
                  <w:bCs/>
                  <w:color w:val="auto"/>
                  <w:sz w:val="16"/>
                  <w:szCs w:val="16"/>
                </w:rPr>
                <w:delText>4</w:delText>
              </w:r>
            </w:del>
            <w:ins w:id="849" w:author="Daniel Rohde" w:date="2022-12-20T00:06:00Z">
              <w:r w:rsidR="006B5F9A">
                <w:rPr>
                  <w:rFonts w:ascii="Arial" w:eastAsia="Calibri" w:hAnsi="Arial" w:cs="Arial"/>
                  <w:bCs/>
                  <w:color w:val="auto"/>
                  <w:sz w:val="16"/>
                  <w:szCs w:val="16"/>
                </w:rPr>
                <w:t>5</w:t>
              </w:r>
            </w:ins>
            <w:r w:rsidRPr="0012608E">
              <w:rPr>
                <w:rFonts w:ascii="Arial" w:eastAsia="Calibri" w:hAnsi="Arial" w:cs="Arial"/>
                <w:bCs/>
                <w:color w:val="auto"/>
                <w:sz w:val="16"/>
                <w:szCs w:val="16"/>
              </w:rPr>
              <w:t>.0.0</w:t>
            </w:r>
          </w:p>
          <w:p w14:paraId="70A702FE" w14:textId="77777777" w:rsidR="00110A51" w:rsidRPr="0012608E" w:rsidRDefault="00110A51"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Example: INT.IHO.S-102.2.1</w:t>
            </w:r>
          </w:p>
        </w:tc>
      </w:tr>
      <w:tr w:rsidR="00A14048" w:rsidRPr="005A7E8F" w14:paraId="0580B51B"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4E925CE6" w14:textId="77777777" w:rsidR="00D60BF6" w:rsidRPr="0012608E" w:rsidRDefault="00D60BF6" w:rsidP="00101916">
            <w:pPr>
              <w:pStyle w:val="Default"/>
              <w:spacing w:before="60" w:after="60"/>
              <w:rPr>
                <w:rFonts w:ascii="Arial" w:eastAsia="Calibri" w:hAnsi="Arial" w:cs="Arial"/>
                <w:b/>
                <w:bCs/>
                <w:color w:val="auto"/>
                <w:sz w:val="16"/>
                <w:szCs w:val="16"/>
              </w:rPr>
            </w:pPr>
            <w:r w:rsidRPr="0012608E">
              <w:rPr>
                <w:rFonts w:ascii="Arial" w:eastAsia="Calibri" w:hAnsi="Arial" w:cs="Arial"/>
                <w:b/>
                <w:bCs/>
                <w:color w:val="auto"/>
                <w:sz w:val="16"/>
                <w:szCs w:val="16"/>
              </w:rPr>
              <w:t>2</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6002B36D"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Time of data product issue</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62AA4E90" w14:textId="77777777" w:rsidR="00D60BF6" w:rsidRPr="0012608E" w:rsidRDefault="00D60BF6" w:rsidP="00101916">
            <w:pPr>
              <w:pStyle w:val="Default"/>
              <w:spacing w:before="60" w:after="60"/>
              <w:rPr>
                <w:rFonts w:ascii="Arial" w:eastAsia="Calibri" w:hAnsi="Arial" w:cs="Arial"/>
                <w:bCs/>
                <w:color w:val="auto"/>
                <w:sz w:val="16"/>
                <w:szCs w:val="16"/>
              </w:rPr>
            </w:pPr>
            <w:proofErr w:type="spellStart"/>
            <w:r w:rsidRPr="0012608E">
              <w:rPr>
                <w:rFonts w:ascii="Arial" w:eastAsia="Calibri" w:hAnsi="Arial" w:cs="Arial"/>
                <w:bCs/>
                <w:color w:val="auto"/>
                <w:sz w:val="16"/>
                <w:szCs w:val="16"/>
              </w:rPr>
              <w:t>issueTime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3A94CEB8" w14:textId="77777777" w:rsidR="00D60BF6" w:rsidRPr="0012608E" w:rsidRDefault="00D60BF6" w:rsidP="0012608E">
            <w:pPr>
              <w:pStyle w:val="Default"/>
              <w:spacing w:before="60" w:after="60"/>
              <w:jc w:val="center"/>
              <w:rPr>
                <w:rFonts w:ascii="Arial" w:eastAsia="Calibri" w:hAnsi="Arial" w:cs="Arial"/>
                <w:bCs/>
                <w:color w:val="auto"/>
                <w:sz w:val="16"/>
                <w:szCs w:val="16"/>
              </w:rPr>
            </w:pPr>
            <w:r w:rsidRPr="0012608E">
              <w:rPr>
                <w:rFonts w:ascii="Arial" w:eastAsia="Calibri" w:hAnsi="Arial" w:cs="Arial"/>
                <w:bCs/>
                <w:color w:val="auto"/>
                <w:sz w:val="16"/>
                <w:szCs w:val="16"/>
              </w:rPr>
              <w:t>0..1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79CB2B9A" w14:textId="77777777" w:rsidR="00D60BF6" w:rsidRPr="0012608E" w:rsidRDefault="00D60BF6" w:rsidP="00101916">
            <w:pPr>
              <w:pStyle w:val="Default"/>
              <w:spacing w:before="60" w:after="60"/>
              <w:rPr>
                <w:rFonts w:ascii="Arial" w:eastAsia="Calibri" w:hAnsi="Arial" w:cs="Arial"/>
                <w:bCs/>
                <w:color w:val="auto"/>
                <w:sz w:val="16"/>
                <w:szCs w:val="16"/>
              </w:rPr>
            </w:pPr>
            <w:r w:rsidRPr="0012608E">
              <w:rPr>
                <w:rFonts w:ascii="Arial" w:eastAsia="Calibri" w:hAnsi="Arial" w:cs="Arial"/>
                <w:bCs/>
                <w:color w:val="auto"/>
                <w:sz w:val="16"/>
                <w:szCs w:val="16"/>
              </w:rPr>
              <w:t>String (Time Format)</w:t>
            </w:r>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0254AD15" w14:textId="77777777" w:rsidR="00D60BF6" w:rsidRPr="0012608E" w:rsidRDefault="00D60BF6" w:rsidP="00101916">
            <w:pPr>
              <w:pStyle w:val="Default"/>
              <w:spacing w:before="60" w:after="60"/>
              <w:rPr>
                <w:rFonts w:ascii="Arial" w:eastAsia="Calibri" w:hAnsi="Arial" w:cs="Arial"/>
                <w:bCs/>
                <w:color w:val="auto"/>
                <w:sz w:val="16"/>
                <w:szCs w:val="16"/>
              </w:rPr>
            </w:pPr>
          </w:p>
        </w:tc>
      </w:tr>
      <w:tr w:rsidR="00A14048" w:rsidRPr="005A7E8F" w14:paraId="26842691"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35B08250"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3</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4F83F5B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Issue date</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14757287" w14:textId="77777777" w:rsidR="00D60BF6" w:rsidRPr="00886C94" w:rsidRDefault="00D60BF6" w:rsidP="00101916">
            <w:pPr>
              <w:pStyle w:val="Default"/>
              <w:spacing w:before="60" w:after="60"/>
              <w:rPr>
                <w:rFonts w:ascii="Arial" w:eastAsia="Calibri" w:hAnsi="Arial" w:cs="Arial"/>
                <w:bCs/>
                <w:color w:val="auto"/>
                <w:sz w:val="16"/>
                <w:szCs w:val="16"/>
              </w:rPr>
            </w:pPr>
            <w:proofErr w:type="spellStart"/>
            <w:r w:rsidRPr="00886C94">
              <w:rPr>
                <w:rFonts w:ascii="Arial" w:eastAsia="Calibri" w:hAnsi="Arial" w:cs="Arial"/>
                <w:bCs/>
                <w:color w:val="auto"/>
                <w:sz w:val="16"/>
                <w:szCs w:val="16"/>
              </w:rPr>
              <w:t>issueDate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78B755BE"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2C615CC6" w14:textId="73BA1AC4" w:rsidR="00D60BF6" w:rsidRPr="00886C94" w:rsidRDefault="00D60BF6" w:rsidP="00507771">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 (</w:t>
            </w:r>
            <w:del w:id="850" w:author="Daniel Rohde" w:date="2022-12-20T00:06:00Z">
              <w:r w:rsidRPr="00886C94">
                <w:rPr>
                  <w:rFonts w:ascii="Arial" w:eastAsia="Calibri" w:hAnsi="Arial" w:cs="Arial"/>
                  <w:bCs/>
                  <w:color w:val="auto"/>
                  <w:sz w:val="16"/>
                  <w:szCs w:val="16"/>
                </w:rPr>
                <w:delText>Time</w:delText>
              </w:r>
            </w:del>
            <w:ins w:id="851" w:author="Daniel Rohde" w:date="2022-12-20T00:06:00Z">
              <w:r w:rsidR="00507771">
                <w:rPr>
                  <w:rFonts w:ascii="Arial" w:eastAsia="Calibri" w:hAnsi="Arial" w:cs="Arial"/>
                  <w:bCs/>
                  <w:color w:val="auto"/>
                  <w:sz w:val="16"/>
                  <w:szCs w:val="16"/>
                </w:rPr>
                <w:t>Date</w:t>
              </w:r>
            </w:ins>
            <w:r w:rsidRPr="00886C94">
              <w:rPr>
                <w:rFonts w:ascii="Arial" w:eastAsia="Calibri" w:hAnsi="Arial" w:cs="Arial"/>
                <w:bCs/>
                <w:color w:val="auto"/>
                <w:sz w:val="16"/>
                <w:szCs w:val="16"/>
              </w:rPr>
              <w:t xml:space="preserve"> Format)</w:t>
            </w:r>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2E30F06C" w14:textId="77777777" w:rsidR="00D60BF6" w:rsidRPr="00886C94" w:rsidRDefault="00D60BF6" w:rsidP="00101916">
            <w:pPr>
              <w:pStyle w:val="Default"/>
              <w:spacing w:before="60" w:after="60"/>
              <w:rPr>
                <w:rFonts w:ascii="Arial" w:eastAsia="Calibri" w:hAnsi="Arial" w:cs="Arial"/>
                <w:bCs/>
                <w:color w:val="auto"/>
                <w:sz w:val="16"/>
                <w:szCs w:val="16"/>
              </w:rPr>
            </w:pPr>
          </w:p>
        </w:tc>
      </w:tr>
      <w:tr w:rsidR="00A14048" w:rsidRPr="005A7E8F" w14:paraId="78C5E0F4"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36C85F85" w14:textId="77777777" w:rsidR="00D60BF6" w:rsidRPr="00A14048" w:rsidRDefault="00D60BF6" w:rsidP="00101916">
            <w:pPr>
              <w:pStyle w:val="Default"/>
              <w:spacing w:before="60" w:after="60"/>
              <w:rPr>
                <w:rFonts w:ascii="Arial" w:hAnsi="Arial"/>
                <w:b/>
                <w:strike/>
                <w:color w:val="auto"/>
                <w:sz w:val="16"/>
                <w:rPrChange w:id="852" w:author="Daniel Rohde" w:date="2022-12-20T00:06:00Z">
                  <w:rPr>
                    <w:rFonts w:ascii="Arial" w:hAnsi="Arial"/>
                    <w:b/>
                    <w:color w:val="auto"/>
                    <w:sz w:val="16"/>
                  </w:rPr>
                </w:rPrChange>
              </w:rPr>
            </w:pPr>
            <w:r w:rsidRPr="00A14048">
              <w:rPr>
                <w:rFonts w:ascii="Arial" w:hAnsi="Arial"/>
                <w:b/>
                <w:strike/>
                <w:color w:val="auto"/>
                <w:sz w:val="16"/>
                <w:rPrChange w:id="853" w:author="Daniel Rohde" w:date="2022-12-20T00:06:00Z">
                  <w:rPr>
                    <w:rFonts w:ascii="Arial" w:hAnsi="Arial"/>
                    <w:b/>
                    <w:color w:val="auto"/>
                    <w:sz w:val="16"/>
                  </w:rPr>
                </w:rPrChange>
              </w:rPr>
              <w:t>4</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400538CC" w14:textId="77777777" w:rsidR="00D60BF6" w:rsidRPr="00A14048" w:rsidRDefault="00D60BF6" w:rsidP="00101916">
            <w:pPr>
              <w:pStyle w:val="Default"/>
              <w:spacing w:before="60" w:after="60"/>
              <w:rPr>
                <w:rFonts w:ascii="Arial" w:hAnsi="Arial"/>
                <w:strike/>
                <w:color w:val="auto"/>
                <w:sz w:val="16"/>
                <w:rPrChange w:id="854" w:author="Daniel Rohde" w:date="2022-12-20T00:06:00Z">
                  <w:rPr>
                    <w:rFonts w:ascii="Arial" w:hAnsi="Arial"/>
                    <w:color w:val="auto"/>
                    <w:sz w:val="16"/>
                  </w:rPr>
                </w:rPrChange>
              </w:rPr>
            </w:pPr>
            <w:r w:rsidRPr="00A14048">
              <w:rPr>
                <w:rFonts w:ascii="Arial" w:hAnsi="Arial"/>
                <w:strike/>
                <w:color w:val="auto"/>
                <w:sz w:val="16"/>
                <w:rPrChange w:id="855" w:author="Daniel Rohde" w:date="2022-12-20T00:06:00Z">
                  <w:rPr>
                    <w:rFonts w:ascii="Arial" w:hAnsi="Arial"/>
                    <w:color w:val="auto"/>
                    <w:sz w:val="16"/>
                  </w:rPr>
                </w:rPrChange>
              </w:rPr>
              <w:t>Horizontal datum</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2360CEE4" w14:textId="77777777" w:rsidR="00D60BF6" w:rsidRPr="00A14048" w:rsidRDefault="00D60BF6" w:rsidP="00101916">
            <w:pPr>
              <w:pStyle w:val="Default"/>
              <w:spacing w:before="60" w:after="60"/>
              <w:rPr>
                <w:rFonts w:ascii="Arial" w:hAnsi="Arial"/>
                <w:strike/>
                <w:color w:val="auto"/>
                <w:sz w:val="16"/>
                <w:rPrChange w:id="856" w:author="Daniel Rohde" w:date="2022-12-20T00:06:00Z">
                  <w:rPr>
                    <w:rFonts w:ascii="Arial" w:hAnsi="Arial"/>
                    <w:color w:val="auto"/>
                    <w:sz w:val="16"/>
                  </w:rPr>
                </w:rPrChange>
              </w:rPr>
            </w:pPr>
            <w:proofErr w:type="spellStart"/>
            <w:r w:rsidRPr="00A14048">
              <w:rPr>
                <w:rFonts w:ascii="Arial" w:hAnsi="Arial"/>
                <w:strike/>
                <w:color w:val="auto"/>
                <w:sz w:val="16"/>
                <w:rPrChange w:id="857" w:author="Daniel Rohde" w:date="2022-12-20T00:06:00Z">
                  <w:rPr>
                    <w:rFonts w:ascii="Arial" w:hAnsi="Arial"/>
                    <w:color w:val="auto"/>
                    <w:sz w:val="16"/>
                  </w:rPr>
                </w:rPrChange>
              </w:rPr>
              <w:t>horizontalDatumReference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53EDC011" w14:textId="77777777" w:rsidR="00D60BF6" w:rsidRPr="00A14048" w:rsidRDefault="00D60BF6" w:rsidP="0012608E">
            <w:pPr>
              <w:pStyle w:val="Default"/>
              <w:spacing w:before="60" w:after="60"/>
              <w:jc w:val="center"/>
              <w:rPr>
                <w:rFonts w:ascii="Arial" w:hAnsi="Arial"/>
                <w:strike/>
                <w:color w:val="auto"/>
                <w:sz w:val="16"/>
                <w:rPrChange w:id="858" w:author="Daniel Rohde" w:date="2022-12-20T00:06:00Z">
                  <w:rPr>
                    <w:rFonts w:ascii="Arial" w:hAnsi="Arial"/>
                    <w:color w:val="auto"/>
                    <w:sz w:val="16"/>
                  </w:rPr>
                </w:rPrChange>
              </w:rPr>
            </w:pPr>
            <w:r w:rsidRPr="00A14048">
              <w:rPr>
                <w:rFonts w:ascii="Arial" w:hAnsi="Arial"/>
                <w:strike/>
                <w:color w:val="auto"/>
                <w:sz w:val="16"/>
                <w:rPrChange w:id="859" w:author="Daniel Rohde" w:date="2022-12-20T00:06:00Z">
                  <w:rPr>
                    <w:rFonts w:ascii="Arial" w:hAnsi="Arial"/>
                    <w:color w:val="auto"/>
                    <w:sz w:val="16"/>
                  </w:rPr>
                </w:rPrChange>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62EE31B4" w14:textId="77777777" w:rsidR="00D60BF6" w:rsidRPr="00A14048" w:rsidRDefault="00D60BF6" w:rsidP="00101916">
            <w:pPr>
              <w:pStyle w:val="Default"/>
              <w:spacing w:before="60" w:after="60"/>
              <w:rPr>
                <w:rFonts w:ascii="Arial" w:hAnsi="Arial"/>
                <w:strike/>
                <w:color w:val="auto"/>
                <w:sz w:val="16"/>
                <w:rPrChange w:id="860" w:author="Daniel Rohde" w:date="2022-12-20T00:06:00Z">
                  <w:rPr>
                    <w:rFonts w:ascii="Arial" w:hAnsi="Arial"/>
                    <w:color w:val="auto"/>
                    <w:sz w:val="16"/>
                  </w:rPr>
                </w:rPrChange>
              </w:rPr>
            </w:pPr>
            <w:r w:rsidRPr="00A14048">
              <w:rPr>
                <w:rFonts w:ascii="Arial" w:hAnsi="Arial"/>
                <w:strike/>
                <w:color w:val="auto"/>
                <w:sz w:val="16"/>
                <w:rPrChange w:id="861" w:author="Daniel Rohde" w:date="2022-12-20T00:06:00Z">
                  <w:rPr>
                    <w:rFonts w:ascii="Arial" w:hAnsi="Arial"/>
                    <w:color w:val="auto"/>
                    <w:sz w:val="16"/>
                  </w:rPr>
                </w:rPrChange>
              </w:rPr>
              <w:t>String</w:t>
            </w:r>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
          <w:p w14:paraId="66F5A4F3" w14:textId="77777777" w:rsidR="00D60BF6" w:rsidRPr="00A14048" w:rsidRDefault="00D60BF6" w:rsidP="00101916">
            <w:pPr>
              <w:pStyle w:val="Default"/>
              <w:spacing w:before="60" w:after="60"/>
              <w:rPr>
                <w:rFonts w:ascii="Arial" w:hAnsi="Arial"/>
                <w:strike/>
                <w:color w:val="auto"/>
                <w:sz w:val="16"/>
                <w:rPrChange w:id="862" w:author="Daniel Rohde" w:date="2022-12-20T00:06:00Z">
                  <w:rPr>
                    <w:rFonts w:ascii="Arial" w:hAnsi="Arial"/>
                    <w:color w:val="auto"/>
                    <w:sz w:val="16"/>
                  </w:rPr>
                </w:rPrChange>
              </w:rPr>
            </w:pPr>
            <w:r w:rsidRPr="00A14048">
              <w:rPr>
                <w:rFonts w:ascii="Arial" w:hAnsi="Arial"/>
                <w:strike/>
                <w:color w:val="auto"/>
                <w:sz w:val="16"/>
                <w:rPrChange w:id="863" w:author="Daniel Rohde" w:date="2022-12-20T00:06:00Z">
                  <w:rPr>
                    <w:rFonts w:ascii="Arial" w:hAnsi="Arial"/>
                    <w:color w:val="auto"/>
                    <w:sz w:val="16"/>
                  </w:rPr>
                </w:rPrChange>
              </w:rPr>
              <w:t>Value: EPSG</w:t>
            </w:r>
          </w:p>
        </w:tc>
      </w:tr>
      <w:tr w:rsidR="00A14048" w:rsidRPr="005A7E8F" w14:paraId="4615DECB"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5A53F94F"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5</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62903186" w14:textId="45A1D633"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 xml:space="preserve">Horizontal </w:t>
            </w:r>
            <w:del w:id="864" w:author="Daniel Rohde" w:date="2022-12-20T00:06:00Z">
              <w:r w:rsidRPr="00886C94">
                <w:rPr>
                  <w:rFonts w:ascii="Arial" w:eastAsia="Calibri" w:hAnsi="Arial" w:cs="Arial"/>
                  <w:bCs/>
                  <w:color w:val="auto"/>
                  <w:sz w:val="16"/>
                  <w:szCs w:val="16"/>
                </w:rPr>
                <w:delText>datum number</w:delText>
              </w:r>
            </w:del>
            <w:ins w:id="865" w:author="Daniel Rohde" w:date="2022-12-20T00:06:00Z">
              <w:r w:rsidR="00417B6D">
                <w:rPr>
                  <w:rFonts w:ascii="Arial" w:eastAsia="Calibri" w:hAnsi="Arial" w:cs="Arial"/>
                  <w:bCs/>
                  <w:color w:val="auto"/>
                  <w:sz w:val="16"/>
                  <w:szCs w:val="16"/>
                </w:rPr>
                <w:t>CRS</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50C8DC1D" w14:textId="6CA34C40" w:rsidR="00D60BF6" w:rsidRPr="00886C94" w:rsidRDefault="00D60BF6" w:rsidP="00101916">
            <w:pPr>
              <w:pStyle w:val="Default"/>
              <w:spacing w:before="60" w:after="60"/>
              <w:rPr>
                <w:rFonts w:ascii="Arial" w:eastAsia="Calibri" w:hAnsi="Arial" w:cs="Arial"/>
                <w:bCs/>
                <w:color w:val="auto"/>
                <w:sz w:val="16"/>
                <w:szCs w:val="16"/>
              </w:rPr>
            </w:pPr>
            <w:del w:id="866" w:author="Daniel Rohde" w:date="2022-12-20T00:06:00Z">
              <w:r w:rsidRPr="00886C94">
                <w:rPr>
                  <w:rFonts w:ascii="Arial" w:eastAsia="Calibri" w:hAnsi="Arial" w:cs="Arial"/>
                  <w:bCs/>
                  <w:color w:val="auto"/>
                  <w:sz w:val="16"/>
                  <w:szCs w:val="16"/>
                </w:rPr>
                <w:delText>horizontalDatumValue</w:delText>
              </w:r>
            </w:del>
            <w:proofErr w:type="spellStart"/>
            <w:ins w:id="867" w:author="Daniel Rohde" w:date="2022-12-20T00:06:00Z">
              <w:r w:rsidR="00417B6D" w:rsidRPr="00417B6D">
                <w:rPr>
                  <w:rFonts w:ascii="Arial" w:eastAsia="Calibri" w:hAnsi="Arial" w:cs="Arial"/>
                  <w:bCs/>
                  <w:color w:val="auto"/>
                  <w:sz w:val="16"/>
                  <w:szCs w:val="16"/>
                </w:rPr>
                <w:t>horizontalCRS</w:t>
              </w:r>
            </w:ins>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44B116BB"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58C1E7BD" w14:textId="5EE13CB2"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Integer</w:t>
            </w:r>
            <w:ins w:id="868" w:author="Daniel Rohde" w:date="2022-12-20T00:06:00Z">
              <w:r w:rsidR="00507771">
                <w:rPr>
                  <w:rFonts w:ascii="Arial" w:eastAsia="Calibri" w:hAnsi="Arial" w:cs="Arial"/>
                  <w:bCs/>
                  <w:color w:val="auto"/>
                  <w:sz w:val="16"/>
                  <w:szCs w:val="16"/>
                </w:rPr>
                <w:t xml:space="preserve"> 32-bit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
          <w:p w14:paraId="21E41567" w14:textId="5E4B247F" w:rsidR="00D60BF6" w:rsidRPr="00886C94" w:rsidRDefault="008F1C18"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The identifier (EPSG code) of the horizontal CRS as defined in Section 5.2 (see Note *)</w:t>
            </w:r>
          </w:p>
        </w:tc>
      </w:tr>
      <w:tr w:rsidR="00A14048" w:rsidRPr="005A7E8F" w14:paraId="33A86996"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5010EB6F"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6</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3424EB6C"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Epoch of realization</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07686FDF"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epoch</w:t>
            </w:r>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4C986520"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0..1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0D6C4F6D"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w:t>
            </w:r>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0F2FB110" w14:textId="77777777" w:rsidR="00D60BF6" w:rsidRPr="00886C94" w:rsidRDefault="00D60BF6" w:rsidP="00101916">
            <w:pPr>
              <w:pStyle w:val="Default"/>
              <w:spacing w:before="60" w:after="60"/>
              <w:rPr>
                <w:rFonts w:ascii="Arial" w:eastAsia="Calibri" w:hAnsi="Arial" w:cs="Arial"/>
                <w:bCs/>
                <w:color w:val="auto"/>
                <w:sz w:val="16"/>
                <w:szCs w:val="16"/>
              </w:rPr>
            </w:pPr>
          </w:p>
        </w:tc>
      </w:tr>
      <w:tr w:rsidR="00A14048" w:rsidRPr="005A7E8F" w14:paraId="74032017"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5EE770DD"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7a</w:t>
            </w:r>
          </w:p>
        </w:tc>
        <w:tc>
          <w:tcPr>
            <w:tcW w:w="1556"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6FE1B229"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Bounding box</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407CD3F8" w14:textId="77777777" w:rsidR="00D60BF6" w:rsidRPr="00886C94" w:rsidRDefault="00D60BF6" w:rsidP="00101916">
            <w:pPr>
              <w:pStyle w:val="Default"/>
              <w:spacing w:before="60" w:after="60"/>
              <w:rPr>
                <w:rFonts w:ascii="Arial" w:eastAsia="Calibri" w:hAnsi="Arial" w:cs="Arial"/>
                <w:bCs/>
                <w:color w:val="auto"/>
                <w:sz w:val="16"/>
                <w:szCs w:val="16"/>
              </w:rPr>
            </w:pPr>
            <w:proofErr w:type="spellStart"/>
            <w:r w:rsidRPr="00886C94">
              <w:rPr>
                <w:rFonts w:ascii="Arial" w:eastAsia="Calibri" w:hAnsi="Arial" w:cs="Arial"/>
                <w:bCs/>
                <w:color w:val="auto"/>
                <w:sz w:val="16"/>
                <w:szCs w:val="16"/>
              </w:rPr>
              <w:t>westBoundLongitude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0FDC9B5A"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1D407F66" w14:textId="5F12CC78"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ins w:id="869" w:author="Daniel Rohde" w:date="2022-12-20T00:06:00Z">
              <w:r w:rsidR="0017161A">
                <w:rPr>
                  <w:rFonts w:ascii="Arial" w:eastAsia="Calibri" w:hAnsi="Arial" w:cs="Arial"/>
                  <w:bCs/>
                  <w:color w:val="auto"/>
                  <w:sz w:val="16"/>
                  <w:szCs w:val="16"/>
                </w:rPr>
                <w:t xml:space="preserve"> 32-bit</w:t>
              </w:r>
            </w:ins>
          </w:p>
        </w:tc>
        <w:tc>
          <w:tcPr>
            <w:tcW w:w="2645"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4E642C45" w14:textId="08B05E9E" w:rsidR="00D60BF6" w:rsidRPr="00886C94" w:rsidRDefault="008F1C18"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 xml:space="preserve">The values are in decimal degrees. If a projected CRS is used for the dataset, these values refer to those of the </w:t>
            </w:r>
            <w:proofErr w:type="spellStart"/>
            <w:r w:rsidRPr="00886C94">
              <w:rPr>
                <w:rFonts w:ascii="Arial" w:eastAsia="Calibri" w:hAnsi="Arial" w:cs="Arial"/>
                <w:bCs/>
                <w:color w:val="auto"/>
                <w:sz w:val="16"/>
                <w:szCs w:val="16"/>
              </w:rPr>
              <w:t>baseCRS</w:t>
            </w:r>
            <w:proofErr w:type="spellEnd"/>
            <w:r w:rsidRPr="00886C94">
              <w:rPr>
                <w:rFonts w:ascii="Arial" w:eastAsia="Calibri" w:hAnsi="Arial" w:cs="Arial"/>
                <w:bCs/>
                <w:color w:val="auto"/>
                <w:sz w:val="16"/>
                <w:szCs w:val="16"/>
              </w:rPr>
              <w:t xml:space="preserve"> underlying the projected CRS (see Note **)</w:t>
            </w:r>
          </w:p>
        </w:tc>
      </w:tr>
      <w:tr w:rsidR="00A14048" w:rsidRPr="005A7E8F" w14:paraId="19FC357F"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36F30812"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7b</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4895BCE" w14:textId="77777777" w:rsidR="00D60BF6" w:rsidRPr="0012608E" w:rsidRDefault="00D60BF6" w:rsidP="00101916">
            <w:pPr>
              <w:spacing w:before="60" w:after="60"/>
              <w:rPr>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4493A954" w14:textId="77777777" w:rsidR="00D60BF6" w:rsidRPr="00886C94" w:rsidRDefault="00D60BF6" w:rsidP="00101916">
            <w:pPr>
              <w:pStyle w:val="Default"/>
              <w:spacing w:before="60" w:after="60"/>
              <w:rPr>
                <w:rFonts w:ascii="Arial" w:eastAsia="Calibri" w:hAnsi="Arial" w:cs="Arial"/>
                <w:bCs/>
                <w:color w:val="auto"/>
                <w:sz w:val="16"/>
                <w:szCs w:val="16"/>
              </w:rPr>
            </w:pPr>
            <w:proofErr w:type="spellStart"/>
            <w:r w:rsidRPr="00886C94">
              <w:rPr>
                <w:rFonts w:ascii="Arial" w:eastAsia="Calibri" w:hAnsi="Arial" w:cs="Arial"/>
                <w:bCs/>
                <w:color w:val="auto"/>
                <w:sz w:val="16"/>
                <w:szCs w:val="16"/>
              </w:rPr>
              <w:t>eastBoundLongitude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6FD3DDE5"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2DF486FD" w14:textId="28058193"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ins w:id="870" w:author="Daniel Rohde" w:date="2022-12-20T00:06: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18EB67DD" w14:textId="77777777" w:rsidR="00D60BF6" w:rsidRPr="0012608E" w:rsidRDefault="00D60BF6" w:rsidP="00101916">
            <w:pPr>
              <w:spacing w:before="60" w:after="60"/>
              <w:rPr>
                <w:bCs/>
                <w:sz w:val="16"/>
                <w:szCs w:val="16"/>
              </w:rPr>
            </w:pPr>
          </w:p>
        </w:tc>
      </w:tr>
      <w:tr w:rsidR="00A14048" w:rsidRPr="005A7E8F" w14:paraId="7DF0D0DC"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7B9D030E"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7c</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18B1996" w14:textId="77777777" w:rsidR="00D60BF6" w:rsidRPr="0012608E" w:rsidRDefault="00D60BF6" w:rsidP="00101916">
            <w:pPr>
              <w:spacing w:before="60" w:after="60"/>
              <w:rPr>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60615FBD" w14:textId="77777777" w:rsidR="00D60BF6" w:rsidRPr="00886C94" w:rsidRDefault="00D60BF6" w:rsidP="00101916">
            <w:pPr>
              <w:pStyle w:val="Default"/>
              <w:spacing w:before="60" w:after="60"/>
              <w:rPr>
                <w:rFonts w:ascii="Arial" w:eastAsia="Calibri" w:hAnsi="Arial" w:cs="Arial"/>
                <w:bCs/>
                <w:color w:val="auto"/>
                <w:sz w:val="16"/>
                <w:szCs w:val="16"/>
              </w:rPr>
            </w:pPr>
            <w:proofErr w:type="spellStart"/>
            <w:r w:rsidRPr="00886C94">
              <w:rPr>
                <w:rFonts w:ascii="Arial" w:eastAsia="Calibri" w:hAnsi="Arial" w:cs="Arial"/>
                <w:bCs/>
                <w:color w:val="auto"/>
                <w:sz w:val="16"/>
                <w:szCs w:val="16"/>
              </w:rPr>
              <w:t>southBoundLatitude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12A2C41C"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094A0F9C" w14:textId="201C25A2"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ins w:id="871" w:author="Daniel Rohde" w:date="2022-12-20T00:06: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7945984E" w14:textId="77777777" w:rsidR="00D60BF6" w:rsidRPr="0012608E" w:rsidRDefault="00D60BF6" w:rsidP="00101916">
            <w:pPr>
              <w:spacing w:before="60" w:after="60"/>
              <w:rPr>
                <w:bCs/>
                <w:sz w:val="16"/>
                <w:szCs w:val="16"/>
              </w:rPr>
            </w:pPr>
          </w:p>
        </w:tc>
      </w:tr>
      <w:tr w:rsidR="00A14048" w:rsidRPr="005A7E8F" w14:paraId="6FDDCFF9"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1A8970C0"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7d</w:t>
            </w:r>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5B72DB9" w14:textId="77777777" w:rsidR="00D60BF6" w:rsidRPr="0012608E" w:rsidRDefault="00D60BF6" w:rsidP="00101916">
            <w:pPr>
              <w:spacing w:before="60" w:after="60"/>
              <w:rPr>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7F61DFFB" w14:textId="77777777" w:rsidR="00D60BF6" w:rsidRPr="00886C94" w:rsidRDefault="00D60BF6" w:rsidP="00101916">
            <w:pPr>
              <w:pStyle w:val="Default"/>
              <w:spacing w:before="60" w:after="60"/>
              <w:rPr>
                <w:rFonts w:ascii="Arial" w:eastAsia="Calibri" w:hAnsi="Arial" w:cs="Arial"/>
                <w:bCs/>
                <w:color w:val="auto"/>
                <w:sz w:val="16"/>
                <w:szCs w:val="16"/>
              </w:rPr>
            </w:pPr>
            <w:proofErr w:type="spellStart"/>
            <w:r w:rsidRPr="00886C94">
              <w:rPr>
                <w:rFonts w:ascii="Arial" w:eastAsia="Calibri" w:hAnsi="Arial" w:cs="Arial"/>
                <w:bCs/>
                <w:color w:val="auto"/>
                <w:sz w:val="16"/>
                <w:szCs w:val="16"/>
              </w:rPr>
              <w:t>northBoundLatitude</w:t>
            </w:r>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68DA8EDA"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23A725FA" w14:textId="58F5874A"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Float</w:t>
            </w:r>
            <w:ins w:id="872" w:author="Daniel Rohde" w:date="2022-12-20T00:06: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E68A70F" w14:textId="77777777" w:rsidR="00D60BF6" w:rsidRPr="0012608E" w:rsidRDefault="00D60BF6" w:rsidP="00101916">
            <w:pPr>
              <w:spacing w:before="60" w:after="60"/>
              <w:rPr>
                <w:bCs/>
                <w:sz w:val="16"/>
                <w:szCs w:val="16"/>
              </w:rPr>
            </w:pPr>
          </w:p>
        </w:tc>
      </w:tr>
      <w:tr w:rsidR="00A14048" w:rsidRPr="005A7E8F" w14:paraId="75E2DE78"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2B808862" w14:textId="77777777" w:rsidR="00D60BF6" w:rsidRPr="00886C94" w:rsidRDefault="00D60BF6" w:rsidP="00101916">
            <w:pPr>
              <w:pStyle w:val="Default"/>
              <w:spacing w:before="60" w:after="60"/>
              <w:rPr>
                <w:rFonts w:ascii="Arial" w:eastAsia="Calibri" w:hAnsi="Arial" w:cs="Arial"/>
                <w:b/>
                <w:bCs/>
                <w:color w:val="auto"/>
                <w:sz w:val="16"/>
                <w:szCs w:val="16"/>
              </w:rPr>
            </w:pPr>
            <w:r w:rsidRPr="00886C94">
              <w:rPr>
                <w:rFonts w:ascii="Arial" w:eastAsia="Calibri" w:hAnsi="Arial" w:cs="Arial"/>
                <w:b/>
                <w:bCs/>
                <w:color w:val="auto"/>
                <w:sz w:val="16"/>
                <w:szCs w:val="16"/>
              </w:rPr>
              <w:t>9</w:t>
            </w:r>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7CFCD41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Metadata</w:t>
            </w: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0A60806C" w14:textId="0F301984" w:rsidR="00D60BF6" w:rsidRPr="00886C94" w:rsidRDefault="00FC5205"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w:t>
            </w:r>
            <w:r w:rsidR="00D60BF6" w:rsidRPr="00886C94">
              <w:rPr>
                <w:rFonts w:ascii="Arial" w:eastAsia="Calibri" w:hAnsi="Arial" w:cs="Arial"/>
                <w:bCs/>
                <w:color w:val="auto"/>
                <w:sz w:val="16"/>
                <w:szCs w:val="16"/>
              </w:rPr>
              <w:t>etadata</w:t>
            </w:r>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332B669C" w14:textId="77777777" w:rsidR="00D60BF6" w:rsidRPr="00886C94" w:rsidRDefault="00D60BF6" w:rsidP="0012608E">
            <w:pPr>
              <w:pStyle w:val="Default"/>
              <w:spacing w:before="60" w:after="60"/>
              <w:jc w:val="center"/>
              <w:rPr>
                <w:rFonts w:ascii="Arial" w:eastAsia="Calibri" w:hAnsi="Arial" w:cs="Arial"/>
                <w:bCs/>
                <w:color w:val="auto"/>
                <w:sz w:val="16"/>
                <w:szCs w:val="16"/>
              </w:rPr>
            </w:pPr>
            <w:r w:rsidRPr="00886C94">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230C2B11"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String</w:t>
            </w:r>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
          <w:p w14:paraId="24DCEE17" w14:textId="77777777" w:rsidR="00D60BF6" w:rsidRPr="00886C94" w:rsidRDefault="00D60BF6"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Name of metadata file</w:t>
            </w:r>
          </w:p>
          <w:p w14:paraId="4AA6A3B3" w14:textId="4FB11867" w:rsidR="00875F81" w:rsidRPr="00886C94" w:rsidRDefault="00875F81" w:rsidP="00101916">
            <w:pPr>
              <w:pStyle w:val="Default"/>
              <w:spacing w:before="60" w:after="60"/>
              <w:rPr>
                <w:rFonts w:ascii="Arial" w:eastAsia="Calibri" w:hAnsi="Arial" w:cs="Arial"/>
                <w:bCs/>
                <w:color w:val="auto"/>
                <w:sz w:val="16"/>
                <w:szCs w:val="16"/>
              </w:rPr>
            </w:pPr>
            <w:r w:rsidRPr="00886C94">
              <w:rPr>
                <w:rFonts w:ascii="Arial" w:eastAsia="Calibri" w:hAnsi="Arial" w:cs="Arial"/>
                <w:bCs/>
                <w:color w:val="auto"/>
                <w:sz w:val="16"/>
                <w:szCs w:val="16"/>
              </w:rPr>
              <w:t>MD_&lt;HDF5 data file base name&gt;.XML (or .xml) ISO metadata</w:t>
            </w:r>
            <w:r w:rsidR="004B01AC" w:rsidRPr="0012608E">
              <w:rPr>
                <w:rFonts w:ascii="Arial" w:eastAsia="Calibri" w:hAnsi="Arial" w:cs="Arial"/>
                <w:bCs/>
                <w:color w:val="auto"/>
                <w:sz w:val="16"/>
                <w:szCs w:val="16"/>
              </w:rPr>
              <w:t xml:space="preserve"> (per S-100 Ed. </w:t>
            </w:r>
            <w:del w:id="873" w:author="Daniel Rohde" w:date="2022-12-20T00:06:00Z">
              <w:r w:rsidR="004B01AC" w:rsidRPr="0012608E">
                <w:rPr>
                  <w:rFonts w:ascii="Arial" w:eastAsia="Calibri" w:hAnsi="Arial" w:cs="Arial"/>
                  <w:bCs/>
                  <w:color w:val="auto"/>
                  <w:sz w:val="16"/>
                  <w:szCs w:val="16"/>
                </w:rPr>
                <w:delText>4</w:delText>
              </w:r>
            </w:del>
            <w:ins w:id="874" w:author="Daniel Rohde" w:date="2022-12-20T00:06:00Z">
              <w:r w:rsidR="00BB5852">
                <w:rPr>
                  <w:rFonts w:ascii="Arial" w:eastAsia="Calibri" w:hAnsi="Arial" w:cs="Arial"/>
                  <w:bCs/>
                  <w:color w:val="auto"/>
                  <w:sz w:val="16"/>
                  <w:szCs w:val="16"/>
                </w:rPr>
                <w:t>5</w:t>
              </w:r>
            </w:ins>
            <w:r w:rsidR="004B01AC" w:rsidRPr="0012608E">
              <w:rPr>
                <w:rFonts w:ascii="Arial" w:eastAsia="Calibri" w:hAnsi="Arial" w:cs="Arial"/>
                <w:bCs/>
                <w:color w:val="auto"/>
                <w:sz w:val="16"/>
                <w:szCs w:val="16"/>
              </w:rPr>
              <w:t>, part 10c-12)</w:t>
            </w:r>
          </w:p>
        </w:tc>
      </w:tr>
      <w:tr w:rsidR="00000000" w:rsidRPr="005A7E8F" w14:paraId="72C5A787" w14:textId="77777777" w:rsidTr="00A14048">
        <w:trPr>
          <w:cantSplit/>
          <w:jc w:val="center"/>
          <w:ins w:id="875" w:author="Daniel Rohde" w:date="2022-12-20T00:06:00Z"/>
        </w:trPr>
        <w:tc>
          <w:tcPr>
            <w:tcW w:w="515" w:type="dxa"/>
            <w:tcBorders>
              <w:top w:val="single" w:sz="4" w:space="0" w:color="999999"/>
              <w:left w:val="single" w:sz="4" w:space="0" w:color="999999"/>
              <w:bottom w:val="single" w:sz="4" w:space="0" w:color="999999"/>
              <w:right w:val="single" w:sz="4" w:space="0" w:color="999999"/>
            </w:tcBorders>
            <w:shd w:val="clear" w:color="auto" w:fill="auto"/>
          </w:tcPr>
          <w:p w14:paraId="25895337" w14:textId="5CA47E93" w:rsidR="00E52561" w:rsidRPr="00886C94" w:rsidRDefault="00E52561" w:rsidP="00E52561">
            <w:pPr>
              <w:pStyle w:val="Default"/>
              <w:spacing w:before="60" w:after="60"/>
              <w:rPr>
                <w:ins w:id="876" w:author="Daniel Rohde" w:date="2022-12-20T00:06:00Z"/>
                <w:rFonts w:ascii="Arial" w:eastAsia="Calibri" w:hAnsi="Arial" w:cs="Arial"/>
                <w:b/>
                <w:bCs/>
                <w:color w:val="auto"/>
                <w:sz w:val="16"/>
                <w:szCs w:val="16"/>
              </w:rPr>
            </w:pPr>
            <w:ins w:id="877" w:author="Daniel Rohde" w:date="2022-12-20T00:06:00Z">
              <w:r>
                <w:rPr>
                  <w:rFonts w:ascii="Arial" w:eastAsia="Calibri" w:hAnsi="Arial" w:cs="Arial"/>
                  <w:b/>
                  <w:bCs/>
                  <w:color w:val="auto"/>
                  <w:sz w:val="16"/>
                  <w:szCs w:val="16"/>
                </w:rPr>
                <w:lastRenderedPageBreak/>
                <w:t>10</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
          <w:p w14:paraId="204A24E6" w14:textId="435F435D" w:rsidR="00E52561" w:rsidRPr="00886C94" w:rsidRDefault="00E52561" w:rsidP="00E52561">
            <w:pPr>
              <w:pStyle w:val="Default"/>
              <w:spacing w:before="60" w:after="60"/>
              <w:rPr>
                <w:ins w:id="878" w:author="Daniel Rohde" w:date="2022-12-20T00:06:00Z"/>
                <w:rFonts w:ascii="Arial" w:eastAsia="Calibri" w:hAnsi="Arial" w:cs="Arial"/>
                <w:bCs/>
                <w:color w:val="auto"/>
                <w:sz w:val="16"/>
                <w:szCs w:val="16"/>
              </w:rPr>
            </w:pPr>
            <w:ins w:id="879" w:author="Daniel Rohde" w:date="2022-12-20T00:06:00Z">
              <w:r>
                <w:rPr>
                  <w:rFonts w:ascii="Arial" w:eastAsia="Calibri" w:hAnsi="Arial" w:cs="Arial"/>
                  <w:bCs/>
                  <w:color w:val="auto"/>
                  <w:sz w:val="16"/>
                  <w:szCs w:val="16"/>
                </w:rPr>
                <w:t>Vertical coordinate system</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tcPr>
          <w:p w14:paraId="57763CB5" w14:textId="38A80E7E" w:rsidR="00E52561" w:rsidRPr="00886C94" w:rsidRDefault="00E52561" w:rsidP="00E52561">
            <w:pPr>
              <w:pStyle w:val="Default"/>
              <w:spacing w:before="60" w:after="60"/>
              <w:rPr>
                <w:ins w:id="880" w:author="Daniel Rohde" w:date="2022-12-20T00:06:00Z"/>
                <w:rFonts w:ascii="Arial" w:eastAsia="Calibri" w:hAnsi="Arial" w:cs="Arial"/>
                <w:bCs/>
                <w:color w:val="auto"/>
                <w:sz w:val="16"/>
                <w:szCs w:val="16"/>
              </w:rPr>
            </w:pPr>
            <w:proofErr w:type="spellStart"/>
            <w:ins w:id="881" w:author="Daniel Rohde" w:date="2022-12-20T00:06:00Z">
              <w:r>
                <w:rPr>
                  <w:rFonts w:ascii="Arial" w:eastAsia="Calibri" w:hAnsi="Arial" w:cs="Arial"/>
                  <w:bCs/>
                  <w:color w:val="auto"/>
                  <w:sz w:val="16"/>
                  <w:szCs w:val="16"/>
                </w:rPr>
                <w:t>verticalCS</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tcPr>
          <w:p w14:paraId="6E03CB96" w14:textId="2240CB19" w:rsidR="00E52561" w:rsidRPr="00886C94" w:rsidRDefault="00E52561" w:rsidP="00E52561">
            <w:pPr>
              <w:pStyle w:val="Default"/>
              <w:spacing w:before="60" w:after="60"/>
              <w:jc w:val="center"/>
              <w:rPr>
                <w:ins w:id="882" w:author="Daniel Rohde" w:date="2022-12-20T00:06:00Z"/>
                <w:rFonts w:ascii="Arial" w:eastAsia="Calibri" w:hAnsi="Arial" w:cs="Arial"/>
                <w:bCs/>
                <w:color w:val="auto"/>
                <w:sz w:val="16"/>
                <w:szCs w:val="16"/>
              </w:rPr>
            </w:pPr>
            <w:ins w:id="883" w:author="Daniel Rohde" w:date="2022-12-20T00:06:00Z">
              <w:r>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tcPr>
          <w:p w14:paraId="22A61F8C" w14:textId="5762E9DF" w:rsidR="00E52561" w:rsidRPr="00886C94" w:rsidRDefault="00E52561" w:rsidP="00E52561">
            <w:pPr>
              <w:pStyle w:val="Default"/>
              <w:spacing w:before="60" w:after="60"/>
              <w:rPr>
                <w:ins w:id="884" w:author="Daniel Rohde" w:date="2022-12-20T00:06:00Z"/>
                <w:rFonts w:ascii="Arial" w:eastAsia="Calibri" w:hAnsi="Arial" w:cs="Arial"/>
                <w:bCs/>
                <w:color w:val="auto"/>
                <w:sz w:val="16"/>
                <w:szCs w:val="16"/>
              </w:rPr>
            </w:pPr>
            <w:ins w:id="885" w:author="Daniel Rohde" w:date="2022-12-20T00:06:00Z">
              <w:r>
                <w:rPr>
                  <w:rFonts w:ascii="Arial" w:eastAsia="Calibri" w:hAnsi="Arial" w:cs="Arial"/>
                  <w:bCs/>
                  <w:color w:val="auto"/>
                  <w:sz w:val="16"/>
                  <w:szCs w:val="16"/>
                </w:rPr>
                <w:t>Integer</w:t>
              </w:r>
              <w:r w:rsidR="00507771">
                <w:rPr>
                  <w:rFonts w:ascii="Arial" w:eastAsia="Calibri" w:hAnsi="Arial" w:cs="Arial"/>
                  <w:bCs/>
                  <w:color w:val="auto"/>
                  <w:sz w:val="16"/>
                  <w:szCs w:val="16"/>
                </w:rPr>
                <w:t xml:space="preserve"> 32-bit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10AF0DA9" w14:textId="77777777" w:rsidR="00E52561" w:rsidRDefault="00E52561" w:rsidP="00E52561">
            <w:pPr>
              <w:pStyle w:val="Default"/>
              <w:spacing w:before="60" w:after="60"/>
              <w:rPr>
                <w:ins w:id="886" w:author="Daniel Rohde" w:date="2022-12-20T00:06:00Z"/>
                <w:rFonts w:ascii="Arial" w:eastAsia="Calibri" w:hAnsi="Arial" w:cs="Arial"/>
                <w:bCs/>
                <w:color w:val="auto"/>
                <w:sz w:val="16"/>
                <w:szCs w:val="16"/>
              </w:rPr>
            </w:pPr>
            <w:ins w:id="887" w:author="Daniel Rohde" w:date="2022-12-20T00:06:00Z">
              <w:r>
                <w:rPr>
                  <w:rFonts w:ascii="Arial" w:eastAsia="Calibri" w:hAnsi="Arial" w:cs="Arial"/>
                  <w:bCs/>
                  <w:color w:val="auto"/>
                  <w:sz w:val="16"/>
                  <w:szCs w:val="16"/>
                </w:rPr>
                <w:t>Mandatory in S-102.</w:t>
              </w:r>
            </w:ins>
          </w:p>
          <w:p w14:paraId="26ABBA07" w14:textId="77777777" w:rsidR="00E52561" w:rsidRPr="00B60E1E" w:rsidRDefault="00E52561" w:rsidP="00E52561">
            <w:pPr>
              <w:pStyle w:val="Default"/>
              <w:spacing w:before="60" w:after="60"/>
              <w:rPr>
                <w:ins w:id="888" w:author="Daniel Rohde" w:date="2022-12-20T00:06:00Z"/>
                <w:rFonts w:ascii="Arial" w:eastAsia="Calibri" w:hAnsi="Arial" w:cs="Arial"/>
                <w:bCs/>
                <w:color w:val="auto"/>
                <w:sz w:val="16"/>
                <w:szCs w:val="16"/>
              </w:rPr>
            </w:pPr>
            <w:ins w:id="889" w:author="Daniel Rohde" w:date="2022-12-20T00:06:00Z">
              <w:r w:rsidRPr="00B60E1E">
                <w:rPr>
                  <w:rFonts w:ascii="Arial" w:eastAsia="Calibri" w:hAnsi="Arial" w:cs="Arial"/>
                  <w:bCs/>
                  <w:color w:val="auto"/>
                  <w:sz w:val="16"/>
                  <w:szCs w:val="16"/>
                </w:rPr>
                <w:t>EPSG Code; Allowed Values</w:t>
              </w:r>
            </w:ins>
          </w:p>
          <w:p w14:paraId="250C69C6" w14:textId="77777777" w:rsidR="00E52561" w:rsidRPr="00B60E1E" w:rsidRDefault="00E52561" w:rsidP="00E52561">
            <w:pPr>
              <w:pStyle w:val="Default"/>
              <w:spacing w:before="60" w:after="60"/>
              <w:rPr>
                <w:ins w:id="890" w:author="Daniel Rohde" w:date="2022-12-20T00:06:00Z"/>
                <w:rFonts w:ascii="Arial" w:eastAsia="Calibri" w:hAnsi="Arial" w:cs="Arial"/>
                <w:bCs/>
                <w:color w:val="auto"/>
                <w:sz w:val="16"/>
                <w:szCs w:val="16"/>
              </w:rPr>
            </w:pPr>
            <w:ins w:id="891" w:author="Daniel Rohde" w:date="2022-12-20T00:06:00Z">
              <w:r w:rsidRPr="00B60E1E">
                <w:rPr>
                  <w:rFonts w:ascii="Arial" w:eastAsia="Calibri" w:hAnsi="Arial" w:cs="Arial"/>
                  <w:bCs/>
                  <w:color w:val="auto"/>
                  <w:sz w:val="16"/>
                  <w:szCs w:val="16"/>
                </w:rPr>
                <w:t xml:space="preserve">• 6498 (Depth– </w:t>
              </w:r>
              <w:proofErr w:type="spellStart"/>
              <w:r w:rsidRPr="00B60E1E">
                <w:rPr>
                  <w:rFonts w:ascii="Arial" w:eastAsia="Calibri" w:hAnsi="Arial" w:cs="Arial"/>
                  <w:bCs/>
                  <w:color w:val="auto"/>
                  <w:sz w:val="16"/>
                  <w:szCs w:val="16"/>
                </w:rPr>
                <w:t>Metres</w:t>
              </w:r>
              <w:proofErr w:type="spellEnd"/>
              <w:r w:rsidRPr="00B60E1E">
                <w:rPr>
                  <w:rFonts w:ascii="Arial" w:eastAsia="Calibri" w:hAnsi="Arial" w:cs="Arial"/>
                  <w:bCs/>
                  <w:color w:val="auto"/>
                  <w:sz w:val="16"/>
                  <w:szCs w:val="16"/>
                </w:rPr>
                <w:t xml:space="preserve">–Orientation Down) </w:t>
              </w:r>
            </w:ins>
          </w:p>
          <w:p w14:paraId="5A15009F" w14:textId="6842927D" w:rsidR="00E52561" w:rsidRPr="00886C94" w:rsidRDefault="00E52561" w:rsidP="00E52561">
            <w:pPr>
              <w:pStyle w:val="Default"/>
              <w:spacing w:before="60" w:after="60"/>
              <w:rPr>
                <w:ins w:id="892" w:author="Daniel Rohde" w:date="2022-12-20T00:06:00Z"/>
                <w:rFonts w:ascii="Arial" w:eastAsia="Calibri" w:hAnsi="Arial" w:cs="Arial"/>
                <w:bCs/>
                <w:color w:val="auto"/>
                <w:sz w:val="16"/>
                <w:szCs w:val="16"/>
              </w:rPr>
            </w:pPr>
            <w:ins w:id="893" w:author="Daniel Rohde" w:date="2022-12-20T00:06:00Z">
              <w:r w:rsidRPr="00B60E1E">
                <w:rPr>
                  <w:rFonts w:ascii="Arial" w:eastAsia="Calibri" w:hAnsi="Arial" w:cs="Arial"/>
                  <w:bCs/>
                  <w:color w:val="auto"/>
                  <w:sz w:val="16"/>
                  <w:szCs w:val="16"/>
                </w:rPr>
                <w:t xml:space="preserve">• 6499 (Height– </w:t>
              </w:r>
              <w:proofErr w:type="spellStart"/>
              <w:r w:rsidRPr="00B60E1E">
                <w:rPr>
                  <w:rFonts w:ascii="Arial" w:eastAsia="Calibri" w:hAnsi="Arial" w:cs="Arial"/>
                  <w:bCs/>
                  <w:color w:val="auto"/>
                  <w:sz w:val="16"/>
                  <w:szCs w:val="16"/>
                </w:rPr>
                <w:t>Metres</w:t>
              </w:r>
              <w:proofErr w:type="spellEnd"/>
              <w:r w:rsidRPr="00B60E1E">
                <w:rPr>
                  <w:rFonts w:ascii="Arial" w:eastAsia="Calibri" w:hAnsi="Arial" w:cs="Arial"/>
                  <w:bCs/>
                  <w:color w:val="auto"/>
                  <w:sz w:val="16"/>
                  <w:szCs w:val="16"/>
                </w:rPr>
                <w:t>–Orientation Up)</w:t>
              </w:r>
            </w:ins>
          </w:p>
        </w:tc>
      </w:tr>
      <w:tr w:rsidR="00000000" w:rsidRPr="005A7E8F" w14:paraId="56B3A4D7" w14:textId="77777777" w:rsidTr="00A14048">
        <w:trPr>
          <w:cantSplit/>
          <w:jc w:val="center"/>
          <w:ins w:id="894" w:author="Daniel Rohde" w:date="2022-12-20T00:06:00Z"/>
        </w:trPr>
        <w:tc>
          <w:tcPr>
            <w:tcW w:w="515" w:type="dxa"/>
            <w:tcBorders>
              <w:top w:val="single" w:sz="4" w:space="0" w:color="999999"/>
              <w:left w:val="single" w:sz="4" w:space="0" w:color="999999"/>
              <w:bottom w:val="single" w:sz="4" w:space="0" w:color="999999"/>
              <w:right w:val="single" w:sz="4" w:space="0" w:color="999999"/>
            </w:tcBorders>
            <w:shd w:val="clear" w:color="auto" w:fill="auto"/>
          </w:tcPr>
          <w:p w14:paraId="442A7D40" w14:textId="54D8A53C" w:rsidR="00E52561" w:rsidRPr="00886C94" w:rsidRDefault="00E52561" w:rsidP="00E52561">
            <w:pPr>
              <w:pStyle w:val="Default"/>
              <w:spacing w:before="60" w:after="60"/>
              <w:rPr>
                <w:ins w:id="895" w:author="Daniel Rohde" w:date="2022-12-20T00:06:00Z"/>
                <w:rFonts w:ascii="Arial" w:eastAsia="Calibri" w:hAnsi="Arial" w:cs="Arial"/>
                <w:b/>
                <w:bCs/>
                <w:color w:val="auto"/>
                <w:sz w:val="16"/>
                <w:szCs w:val="16"/>
              </w:rPr>
            </w:pPr>
            <w:ins w:id="896" w:author="Daniel Rohde" w:date="2022-12-20T00:06:00Z">
              <w:r>
                <w:rPr>
                  <w:rFonts w:ascii="Arial" w:eastAsia="Calibri" w:hAnsi="Arial" w:cs="Arial"/>
                  <w:b/>
                  <w:bCs/>
                  <w:color w:val="auto"/>
                  <w:sz w:val="16"/>
                  <w:szCs w:val="16"/>
                </w:rPr>
                <w:t>11</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
          <w:p w14:paraId="2D13CCC1" w14:textId="5CFAC323" w:rsidR="00E52561" w:rsidRPr="00886C94" w:rsidRDefault="00E52561" w:rsidP="00E52561">
            <w:pPr>
              <w:pStyle w:val="Default"/>
              <w:spacing w:before="60" w:after="60"/>
              <w:rPr>
                <w:ins w:id="897" w:author="Daniel Rohde" w:date="2022-12-20T00:06:00Z"/>
                <w:rFonts w:ascii="Arial" w:eastAsia="Calibri" w:hAnsi="Arial" w:cs="Arial"/>
                <w:bCs/>
                <w:color w:val="auto"/>
                <w:sz w:val="16"/>
                <w:szCs w:val="16"/>
              </w:rPr>
            </w:pPr>
            <w:ins w:id="898" w:author="Daniel Rohde" w:date="2022-12-20T00:06:00Z">
              <w:r>
                <w:rPr>
                  <w:rFonts w:ascii="Arial" w:eastAsia="Calibri" w:hAnsi="Arial" w:cs="Arial"/>
                  <w:bCs/>
                  <w:color w:val="auto"/>
                  <w:sz w:val="16"/>
                  <w:szCs w:val="16"/>
                </w:rPr>
                <w:t>Vertical coordinate base</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tcPr>
          <w:p w14:paraId="6BA2CD0C" w14:textId="1B1D0DFA" w:rsidR="00E52561" w:rsidRPr="00886C94" w:rsidRDefault="00E52561" w:rsidP="00E52561">
            <w:pPr>
              <w:pStyle w:val="Default"/>
              <w:spacing w:before="60" w:after="60"/>
              <w:rPr>
                <w:ins w:id="899" w:author="Daniel Rohde" w:date="2022-12-20T00:06:00Z"/>
                <w:rFonts w:ascii="Arial" w:eastAsia="Calibri" w:hAnsi="Arial" w:cs="Arial"/>
                <w:bCs/>
                <w:color w:val="auto"/>
                <w:sz w:val="16"/>
                <w:szCs w:val="16"/>
              </w:rPr>
            </w:pPr>
            <w:proofErr w:type="spellStart"/>
            <w:ins w:id="900" w:author="Daniel Rohde" w:date="2022-12-20T00:06:00Z">
              <w:r>
                <w:rPr>
                  <w:rFonts w:ascii="Arial" w:eastAsia="Calibri" w:hAnsi="Arial" w:cs="Arial"/>
                  <w:bCs/>
                  <w:color w:val="auto"/>
                  <w:sz w:val="16"/>
                  <w:szCs w:val="16"/>
                </w:rPr>
                <w:t>verticalCoordinateBase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tcPr>
          <w:p w14:paraId="5FA12365" w14:textId="44ADF7C0" w:rsidR="00E52561" w:rsidRPr="00886C94" w:rsidRDefault="00E52561" w:rsidP="00E52561">
            <w:pPr>
              <w:pStyle w:val="Default"/>
              <w:spacing w:before="60" w:after="60"/>
              <w:jc w:val="center"/>
              <w:rPr>
                <w:ins w:id="901" w:author="Daniel Rohde" w:date="2022-12-20T00:06:00Z"/>
                <w:rFonts w:ascii="Arial" w:eastAsia="Calibri" w:hAnsi="Arial" w:cs="Arial"/>
                <w:bCs/>
                <w:color w:val="auto"/>
                <w:sz w:val="16"/>
                <w:szCs w:val="16"/>
              </w:rPr>
            </w:pPr>
            <w:ins w:id="902" w:author="Daniel Rohde" w:date="2022-12-20T00:06:00Z">
              <w:r>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tcPr>
          <w:p w14:paraId="43D7B208" w14:textId="610668F9" w:rsidR="00E52561" w:rsidRPr="00886C94" w:rsidRDefault="00E52561" w:rsidP="00E52561">
            <w:pPr>
              <w:pStyle w:val="Default"/>
              <w:spacing w:before="60" w:after="60"/>
              <w:rPr>
                <w:ins w:id="903" w:author="Daniel Rohde" w:date="2022-12-20T00:06:00Z"/>
                <w:rFonts w:ascii="Arial" w:eastAsia="Calibri" w:hAnsi="Arial" w:cs="Arial"/>
                <w:bCs/>
                <w:color w:val="auto"/>
                <w:sz w:val="16"/>
                <w:szCs w:val="16"/>
              </w:rPr>
            </w:pPr>
            <w:commentRangeStart w:id="904"/>
            <w:ins w:id="905" w:author="Daniel Rohde" w:date="2022-12-20T00:06:00Z">
              <w:r>
                <w:rPr>
                  <w:rFonts w:ascii="Arial" w:eastAsia="Calibri" w:hAnsi="Arial" w:cs="Arial"/>
                  <w:bCs/>
                  <w:color w:val="auto"/>
                  <w:sz w:val="16"/>
                  <w:szCs w:val="16"/>
                </w:rPr>
                <w:t>Enumeration</w:t>
              </w:r>
              <w:commentRangeEnd w:id="904"/>
              <w:r w:rsidR="0017161A">
                <w:rPr>
                  <w:rStyle w:val="CommentReference"/>
                  <w:rFonts w:ascii="Arial" w:eastAsia="Arial" w:hAnsi="Arial" w:cs="Arial"/>
                </w:rPr>
                <w:commentReference w:id="904"/>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44D5BCAA" w14:textId="4DF60BB2" w:rsidR="00E52561" w:rsidRPr="00886C94" w:rsidRDefault="00E52561" w:rsidP="00E52561">
            <w:pPr>
              <w:pStyle w:val="Default"/>
              <w:spacing w:before="60" w:after="60"/>
              <w:rPr>
                <w:ins w:id="906" w:author="Daniel Rohde" w:date="2022-12-20T00:06:00Z"/>
                <w:rFonts w:ascii="Arial" w:eastAsia="Calibri" w:hAnsi="Arial" w:cs="Arial"/>
                <w:bCs/>
                <w:color w:val="auto"/>
                <w:sz w:val="16"/>
                <w:szCs w:val="16"/>
              </w:rPr>
            </w:pPr>
            <w:ins w:id="907" w:author="Daniel Rohde" w:date="2022-12-20T00:06:00Z">
              <w:r>
                <w:rPr>
                  <w:rFonts w:ascii="Arial" w:eastAsia="Calibri" w:hAnsi="Arial" w:cs="Arial"/>
                  <w:bCs/>
                  <w:color w:val="auto"/>
                  <w:sz w:val="16"/>
                  <w:szCs w:val="16"/>
                </w:rPr>
                <w:t xml:space="preserve">Mandatory in S-102. The only allowed value is 2: </w:t>
              </w:r>
              <w:proofErr w:type="spellStart"/>
              <w:r>
                <w:rPr>
                  <w:rFonts w:ascii="Arial" w:eastAsia="Calibri" w:hAnsi="Arial" w:cs="Arial"/>
                  <w:bCs/>
                  <w:color w:val="auto"/>
                  <w:sz w:val="16"/>
                  <w:szCs w:val="16"/>
                </w:rPr>
                <w:t>verticalDatum</w:t>
              </w:r>
              <w:proofErr w:type="spellEnd"/>
              <w:r>
                <w:rPr>
                  <w:rFonts w:ascii="Arial" w:eastAsia="Calibri" w:hAnsi="Arial" w:cs="Arial"/>
                  <w:bCs/>
                  <w:color w:val="auto"/>
                  <w:sz w:val="16"/>
                  <w:szCs w:val="16"/>
                </w:rPr>
                <w:t xml:space="preserve"> (see S-100 clause 10c-10.6 Vertical coordinate base).</w:t>
              </w:r>
            </w:ins>
          </w:p>
        </w:tc>
      </w:tr>
      <w:tr w:rsidR="00A14048" w:rsidRPr="005A7E8F" w14:paraId="7197FC07" w14:textId="77777777" w:rsidTr="00A14048">
        <w:trPr>
          <w:cantSplit/>
          <w:jc w:val="center"/>
        </w:trPr>
        <w:tc>
          <w:tcPr>
            <w:tcW w:w="515" w:type="dxa"/>
            <w:tcBorders>
              <w:top w:val="single" w:sz="4" w:space="0" w:color="999999"/>
              <w:left w:val="single" w:sz="4" w:space="0" w:color="999999"/>
              <w:bottom w:val="single" w:sz="4" w:space="0" w:color="999999"/>
              <w:right w:val="single" w:sz="4" w:space="0" w:color="999999"/>
            </w:tcBorders>
            <w:shd w:val="clear" w:color="auto" w:fill="auto"/>
          </w:tcPr>
          <w:p w14:paraId="26FC2E77" w14:textId="580209A6" w:rsidR="00E52561" w:rsidRPr="00886C94" w:rsidRDefault="00D60BF6" w:rsidP="00E52561">
            <w:pPr>
              <w:pStyle w:val="Default"/>
              <w:spacing w:before="60" w:after="60"/>
              <w:rPr>
                <w:rFonts w:ascii="Arial" w:eastAsia="Calibri" w:hAnsi="Arial" w:cs="Arial"/>
                <w:b/>
                <w:bCs/>
                <w:color w:val="auto"/>
                <w:sz w:val="16"/>
                <w:szCs w:val="16"/>
              </w:rPr>
            </w:pPr>
            <w:del w:id="908" w:author="Daniel Rohde" w:date="2022-12-20T00:06:00Z">
              <w:r w:rsidRPr="00886C94">
                <w:rPr>
                  <w:rFonts w:ascii="Arial" w:eastAsia="Calibri" w:hAnsi="Arial" w:cs="Arial"/>
                  <w:b/>
                  <w:bCs/>
                  <w:color w:val="auto"/>
                  <w:sz w:val="16"/>
                  <w:szCs w:val="16"/>
                </w:rPr>
                <w:delText>10</w:delText>
              </w:r>
            </w:del>
            <w:ins w:id="909" w:author="Daniel Rohde" w:date="2022-12-20T00:06:00Z">
              <w:r w:rsidR="00E52561">
                <w:rPr>
                  <w:rFonts w:ascii="Arial" w:eastAsia="Calibri" w:hAnsi="Arial" w:cs="Arial"/>
                  <w:b/>
                  <w:bCs/>
                  <w:color w:val="auto"/>
                  <w:sz w:val="16"/>
                  <w:szCs w:val="16"/>
                </w:rPr>
                <w:t>12</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
          <w:p w14:paraId="338F61B3" w14:textId="732B9370" w:rsidR="00E52561" w:rsidRPr="00886C94" w:rsidRDefault="00E52561" w:rsidP="00E52561">
            <w:pPr>
              <w:pStyle w:val="Default"/>
              <w:spacing w:before="60" w:after="60"/>
              <w:rPr>
                <w:rFonts w:ascii="Arial" w:eastAsia="Calibri" w:hAnsi="Arial" w:cs="Arial"/>
                <w:bCs/>
                <w:color w:val="auto"/>
                <w:sz w:val="16"/>
                <w:szCs w:val="16"/>
              </w:rPr>
            </w:pPr>
            <w:r w:rsidRPr="00B60E1E">
              <w:rPr>
                <w:rFonts w:ascii="Arial" w:eastAsia="Calibri" w:hAnsi="Arial" w:cs="Arial"/>
                <w:bCs/>
                <w:color w:val="auto"/>
                <w:sz w:val="16"/>
                <w:szCs w:val="16"/>
              </w:rPr>
              <w:t>Vertical datum reference</w:t>
            </w:r>
          </w:p>
        </w:tc>
        <w:tc>
          <w:tcPr>
            <w:tcW w:w="2832" w:type="dxa"/>
            <w:tcBorders>
              <w:top w:val="single" w:sz="4" w:space="0" w:color="999999"/>
              <w:left w:val="single" w:sz="4" w:space="0" w:color="999999"/>
              <w:bottom w:val="single" w:sz="4" w:space="0" w:color="999999"/>
              <w:right w:val="single" w:sz="4" w:space="0" w:color="999999"/>
            </w:tcBorders>
            <w:shd w:val="clear" w:color="auto" w:fill="auto"/>
          </w:tcPr>
          <w:p w14:paraId="1EA3DB08" w14:textId="6139042A" w:rsidR="00E52561" w:rsidRPr="00886C94" w:rsidRDefault="00D60BF6" w:rsidP="00E52561">
            <w:pPr>
              <w:pStyle w:val="Default"/>
              <w:spacing w:before="60" w:after="60"/>
              <w:rPr>
                <w:rFonts w:ascii="Arial" w:eastAsia="Calibri" w:hAnsi="Arial" w:cs="Arial"/>
                <w:bCs/>
                <w:color w:val="auto"/>
                <w:sz w:val="16"/>
                <w:szCs w:val="16"/>
              </w:rPr>
            </w:pPr>
            <w:del w:id="910" w:author="Daniel Rohde" w:date="2022-12-20T00:06:00Z">
              <w:r w:rsidRPr="00886C94">
                <w:rPr>
                  <w:rFonts w:ascii="Arial" w:eastAsia="Calibri" w:hAnsi="Arial" w:cs="Arial"/>
                  <w:bCs/>
                  <w:color w:val="auto"/>
                  <w:sz w:val="16"/>
                  <w:szCs w:val="16"/>
                </w:rPr>
                <w:delText>verticalDatum</w:delText>
              </w:r>
            </w:del>
            <w:proofErr w:type="spellStart"/>
            <w:ins w:id="911" w:author="Daniel Rohde" w:date="2022-12-20T00:06:00Z">
              <w:r w:rsidR="00E52561">
                <w:rPr>
                  <w:rFonts w:ascii="Arial" w:eastAsia="Calibri" w:hAnsi="Arial" w:cs="Arial"/>
                  <w:bCs/>
                  <w:color w:val="auto"/>
                  <w:sz w:val="16"/>
                  <w:szCs w:val="16"/>
                </w:rPr>
                <w:t>verticalDatumReference</w:t>
              </w:r>
            </w:ins>
            <w:proofErr w:type="spellEnd"/>
          </w:p>
        </w:tc>
        <w:tc>
          <w:tcPr>
            <w:tcW w:w="621" w:type="dxa"/>
            <w:tcBorders>
              <w:top w:val="single" w:sz="4" w:space="0" w:color="999999"/>
              <w:left w:val="single" w:sz="4" w:space="0" w:color="999999"/>
              <w:bottom w:val="single" w:sz="4" w:space="0" w:color="999999"/>
              <w:right w:val="single" w:sz="4" w:space="0" w:color="999999"/>
            </w:tcBorders>
            <w:shd w:val="clear" w:color="auto" w:fill="auto"/>
          </w:tcPr>
          <w:p w14:paraId="0F1694EE" w14:textId="23F88BD3" w:rsidR="00E52561" w:rsidRPr="00886C94" w:rsidRDefault="00E52561" w:rsidP="00E52561">
            <w:pPr>
              <w:pStyle w:val="Default"/>
              <w:spacing w:before="60" w:after="60"/>
              <w:jc w:val="center"/>
              <w:rPr>
                <w:rFonts w:ascii="Arial" w:eastAsia="Calibri" w:hAnsi="Arial" w:cs="Arial"/>
                <w:bCs/>
                <w:color w:val="auto"/>
                <w:sz w:val="16"/>
                <w:szCs w:val="16"/>
              </w:rPr>
            </w:pPr>
            <w:r>
              <w:rPr>
                <w:rFonts w:ascii="Arial" w:eastAsia="Calibri" w:hAnsi="Arial" w:cs="Arial"/>
                <w:bCs/>
                <w:color w:val="auto"/>
                <w:sz w:val="16"/>
                <w:szCs w:val="16"/>
              </w:rPr>
              <w:t>1</w:t>
            </w:r>
          </w:p>
        </w:tc>
        <w:tc>
          <w:tcPr>
            <w:tcW w:w="2209" w:type="dxa"/>
            <w:tcBorders>
              <w:top w:val="single" w:sz="4" w:space="0" w:color="999999"/>
              <w:left w:val="single" w:sz="4" w:space="0" w:color="999999"/>
              <w:bottom w:val="single" w:sz="4" w:space="0" w:color="999999"/>
              <w:right w:val="single" w:sz="4" w:space="0" w:color="999999"/>
            </w:tcBorders>
            <w:shd w:val="clear" w:color="auto" w:fill="auto"/>
          </w:tcPr>
          <w:p w14:paraId="705C2BD3" w14:textId="1118E4D6" w:rsidR="00E52561" w:rsidRPr="00886C94" w:rsidRDefault="00E52561" w:rsidP="00E52561">
            <w:pPr>
              <w:pStyle w:val="Default"/>
              <w:spacing w:before="60" w:after="60"/>
              <w:rPr>
                <w:rFonts w:ascii="Arial" w:eastAsia="Calibri" w:hAnsi="Arial" w:cs="Arial"/>
                <w:bCs/>
                <w:color w:val="auto"/>
                <w:sz w:val="16"/>
                <w:szCs w:val="16"/>
              </w:rPr>
            </w:pPr>
            <w:commentRangeStart w:id="912"/>
            <w:r>
              <w:rPr>
                <w:rFonts w:ascii="Arial" w:eastAsia="Calibri" w:hAnsi="Arial" w:cs="Arial"/>
                <w:bCs/>
                <w:color w:val="auto"/>
                <w:sz w:val="16"/>
                <w:szCs w:val="16"/>
              </w:rPr>
              <w:t>Enumeration</w:t>
            </w:r>
            <w:commentRangeEnd w:id="912"/>
            <w:r w:rsidR="0017161A">
              <w:rPr>
                <w:rStyle w:val="CommentReference"/>
                <w:rFonts w:ascii="Arial" w:eastAsia="Arial" w:hAnsi="Arial" w:cs="Arial"/>
              </w:rPr>
              <w:commentReference w:id="912"/>
            </w:r>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1B0A34CA" w14:textId="030FAEA7" w:rsidR="00E52561" w:rsidRPr="00886C94" w:rsidRDefault="00E52561" w:rsidP="00E52561">
            <w:pPr>
              <w:pStyle w:val="Default"/>
              <w:spacing w:before="60" w:after="60"/>
              <w:rPr>
                <w:rFonts w:ascii="Arial" w:eastAsia="Calibri" w:hAnsi="Arial" w:cs="Arial"/>
                <w:bCs/>
                <w:color w:val="auto"/>
                <w:sz w:val="16"/>
                <w:szCs w:val="16"/>
              </w:rPr>
            </w:pPr>
            <w:ins w:id="913" w:author="Daniel Rohde" w:date="2022-12-20T00:06:00Z">
              <w:r>
                <w:rPr>
                  <w:rFonts w:ascii="Arial" w:eastAsia="Calibri" w:hAnsi="Arial" w:cs="Arial"/>
                  <w:bCs/>
                  <w:color w:val="auto"/>
                  <w:sz w:val="16"/>
                  <w:szCs w:val="16"/>
                </w:rPr>
                <w:t xml:space="preserve">Mandatory in S-102. The only allowed value is 1: s100VerticalDatum (see S-100 clause 10c-10.7 Vertical datum reference)  </w:t>
              </w:r>
            </w:ins>
          </w:p>
        </w:tc>
      </w:tr>
      <w:tr w:rsidR="00000000" w:rsidRPr="005A7E8F" w14:paraId="7B4243F7" w14:textId="77777777" w:rsidTr="00A14048">
        <w:trPr>
          <w:cantSplit/>
          <w:jc w:val="center"/>
          <w:ins w:id="914" w:author="Daniel Rohde" w:date="2022-12-20T00:06:00Z"/>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
          <w:p w14:paraId="1B7D96A2" w14:textId="0FDD9DD9" w:rsidR="00D60BF6" w:rsidRPr="00886C94" w:rsidRDefault="00D60BF6" w:rsidP="00101916">
            <w:pPr>
              <w:pStyle w:val="Default"/>
              <w:spacing w:before="60" w:after="60"/>
              <w:rPr>
                <w:ins w:id="915" w:author="Daniel Rohde" w:date="2022-12-20T00:06:00Z"/>
                <w:rFonts w:ascii="Arial" w:eastAsia="Calibri" w:hAnsi="Arial" w:cs="Arial"/>
                <w:b/>
                <w:bCs/>
                <w:color w:val="auto"/>
                <w:sz w:val="16"/>
                <w:szCs w:val="16"/>
              </w:rPr>
            </w:pPr>
            <w:ins w:id="916" w:author="Daniel Rohde" w:date="2022-12-20T00:06:00Z">
              <w:r w:rsidRPr="00886C94">
                <w:rPr>
                  <w:rFonts w:ascii="Arial" w:eastAsia="Calibri" w:hAnsi="Arial" w:cs="Arial"/>
                  <w:b/>
                  <w:bCs/>
                  <w:color w:val="auto"/>
                  <w:sz w:val="16"/>
                  <w:szCs w:val="16"/>
                </w:rPr>
                <w:t>1</w:t>
              </w:r>
              <w:r w:rsidR="00E52561">
                <w:rPr>
                  <w:rFonts w:ascii="Arial" w:eastAsia="Calibri" w:hAnsi="Arial" w:cs="Arial"/>
                  <w:b/>
                  <w:bCs/>
                  <w:color w:val="auto"/>
                  <w:sz w:val="16"/>
                  <w:szCs w:val="16"/>
                </w:rPr>
                <w:t>3</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
          <w:p w14:paraId="3C089434" w14:textId="43FD3552" w:rsidR="00D60BF6" w:rsidRPr="00886C94" w:rsidRDefault="00D60BF6" w:rsidP="00101916">
            <w:pPr>
              <w:pStyle w:val="Default"/>
              <w:spacing w:before="60" w:after="60"/>
              <w:rPr>
                <w:ins w:id="917" w:author="Daniel Rohde" w:date="2022-12-20T00:06:00Z"/>
                <w:rFonts w:ascii="Arial" w:eastAsia="Calibri" w:hAnsi="Arial" w:cs="Arial"/>
                <w:bCs/>
                <w:color w:val="auto"/>
                <w:sz w:val="16"/>
                <w:szCs w:val="16"/>
              </w:rPr>
            </w:pPr>
            <w:ins w:id="918" w:author="Daniel Rohde" w:date="2022-12-20T00:06:00Z">
              <w:r w:rsidRPr="00886C94">
                <w:rPr>
                  <w:rFonts w:ascii="Arial" w:eastAsia="Calibri" w:hAnsi="Arial" w:cs="Arial"/>
                  <w:bCs/>
                  <w:color w:val="auto"/>
                  <w:sz w:val="16"/>
                  <w:szCs w:val="16"/>
                </w:rPr>
                <w:t>Vertical datum</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
          <w:p w14:paraId="302A5014" w14:textId="77777777" w:rsidR="00D60BF6" w:rsidRPr="00886C94" w:rsidRDefault="00D60BF6" w:rsidP="00101916">
            <w:pPr>
              <w:pStyle w:val="Default"/>
              <w:spacing w:before="60" w:after="60"/>
              <w:rPr>
                <w:ins w:id="919" w:author="Daniel Rohde" w:date="2022-12-20T00:06:00Z"/>
                <w:rFonts w:ascii="Arial" w:eastAsia="Calibri" w:hAnsi="Arial" w:cs="Arial"/>
                <w:bCs/>
                <w:color w:val="auto"/>
                <w:sz w:val="16"/>
                <w:szCs w:val="16"/>
              </w:rPr>
            </w:pPr>
            <w:proofErr w:type="spellStart"/>
            <w:ins w:id="920" w:author="Daniel Rohde" w:date="2022-12-20T00:06:00Z">
              <w:r w:rsidRPr="00886C94">
                <w:rPr>
                  <w:rFonts w:ascii="Arial" w:eastAsia="Calibri" w:hAnsi="Arial" w:cs="Arial"/>
                  <w:bCs/>
                  <w:color w:val="auto"/>
                  <w:sz w:val="16"/>
                  <w:szCs w:val="16"/>
                </w:rPr>
                <w:t>verticalDatum</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
          <w:p w14:paraId="624EEA27" w14:textId="73123120" w:rsidR="00D60BF6" w:rsidRPr="00886C94" w:rsidRDefault="00D60BF6" w:rsidP="0012608E">
            <w:pPr>
              <w:pStyle w:val="Default"/>
              <w:spacing w:before="60" w:after="60"/>
              <w:jc w:val="center"/>
              <w:rPr>
                <w:ins w:id="921" w:author="Daniel Rohde" w:date="2022-12-20T00:06:00Z"/>
                <w:rFonts w:ascii="Arial" w:eastAsia="Calibri" w:hAnsi="Arial" w:cs="Arial"/>
                <w:bCs/>
                <w:color w:val="auto"/>
                <w:sz w:val="16"/>
                <w:szCs w:val="16"/>
              </w:rPr>
            </w:pPr>
            <w:ins w:id="922" w:author="Daniel Rohde" w:date="2022-12-20T00:06: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
          <w:p w14:paraId="0879C0AC" w14:textId="09D2F866" w:rsidR="00D60BF6" w:rsidRPr="00886C94" w:rsidRDefault="00660EE6" w:rsidP="00507771">
            <w:pPr>
              <w:pStyle w:val="Default"/>
              <w:spacing w:before="60" w:after="60"/>
              <w:rPr>
                <w:ins w:id="923" w:author="Daniel Rohde" w:date="2022-12-20T00:06:00Z"/>
                <w:rFonts w:ascii="Arial" w:eastAsia="Calibri" w:hAnsi="Arial" w:cs="Arial"/>
                <w:bCs/>
                <w:color w:val="auto"/>
                <w:sz w:val="16"/>
                <w:szCs w:val="16"/>
              </w:rPr>
            </w:pPr>
            <w:ins w:id="924" w:author="Daniel Rohde" w:date="2022-12-20T00:06:00Z">
              <w:r>
                <w:rPr>
                  <w:rFonts w:ascii="Arial" w:eastAsia="Calibri" w:hAnsi="Arial" w:cs="Arial"/>
                  <w:bCs/>
                  <w:color w:val="auto"/>
                  <w:sz w:val="16"/>
                  <w:szCs w:val="16"/>
                </w:rPr>
                <w:t>Integer</w:t>
              </w:r>
              <w:r w:rsidR="00507771">
                <w:rPr>
                  <w:rFonts w:ascii="Arial" w:eastAsia="Calibri" w:hAnsi="Arial" w:cs="Arial"/>
                  <w:bCs/>
                  <w:color w:val="auto"/>
                  <w:sz w:val="16"/>
                  <w:szCs w:val="16"/>
                </w:rPr>
                <w:t xml:space="preserve"> unsigned 16-bit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
          <w:p w14:paraId="41E14C8B" w14:textId="35C30679" w:rsidR="00D60BF6" w:rsidRPr="00886C94" w:rsidRDefault="007174D3" w:rsidP="00101916">
            <w:pPr>
              <w:pStyle w:val="Default"/>
              <w:spacing w:before="60" w:after="60"/>
              <w:rPr>
                <w:ins w:id="925" w:author="Daniel Rohde" w:date="2022-12-20T00:06:00Z"/>
                <w:rFonts w:ascii="Arial" w:eastAsia="Calibri" w:hAnsi="Arial" w:cs="Arial"/>
                <w:bCs/>
                <w:color w:val="auto"/>
                <w:sz w:val="16"/>
                <w:szCs w:val="16"/>
              </w:rPr>
            </w:pPr>
            <w:ins w:id="926" w:author="Daniel Rohde" w:date="2022-12-20T00:06:00Z">
              <w:r>
                <w:rPr>
                  <w:rFonts w:ascii="Arial" w:eastAsia="Calibri" w:hAnsi="Arial" w:cs="Arial"/>
                  <w:bCs/>
                  <w:color w:val="auto"/>
                  <w:sz w:val="16"/>
                  <w:szCs w:val="16"/>
                </w:rPr>
                <w:t>Numeric code from S100_VerticalAndSoundingDatum except 47 (</w:t>
              </w:r>
              <w:proofErr w:type="spellStart"/>
              <w:r>
                <w:rPr>
                  <w:rFonts w:ascii="Arial" w:eastAsia="Calibri" w:hAnsi="Arial" w:cs="Arial"/>
                  <w:bCs/>
                  <w:color w:val="auto"/>
                  <w:sz w:val="16"/>
                  <w:szCs w:val="16"/>
                </w:rPr>
                <w:t>seaFloor</w:t>
              </w:r>
              <w:proofErr w:type="spellEnd"/>
              <w:r>
                <w:rPr>
                  <w:rFonts w:ascii="Arial" w:eastAsia="Calibri" w:hAnsi="Arial" w:cs="Arial"/>
                  <w:bCs/>
                  <w:color w:val="auto"/>
                  <w:sz w:val="16"/>
                  <w:szCs w:val="16"/>
                </w:rPr>
                <w:t>), 48 (</w:t>
              </w:r>
              <w:proofErr w:type="spellStart"/>
              <w:r>
                <w:rPr>
                  <w:rFonts w:ascii="Arial" w:eastAsia="Calibri" w:hAnsi="Arial" w:cs="Arial"/>
                  <w:bCs/>
                  <w:color w:val="auto"/>
                  <w:sz w:val="16"/>
                  <w:szCs w:val="16"/>
                </w:rPr>
                <w:t>seaSurface</w:t>
              </w:r>
              <w:proofErr w:type="spellEnd"/>
              <w:r>
                <w:rPr>
                  <w:rFonts w:ascii="Arial" w:eastAsia="Calibri" w:hAnsi="Arial" w:cs="Arial"/>
                  <w:bCs/>
                  <w:color w:val="auto"/>
                  <w:sz w:val="16"/>
                  <w:szCs w:val="16"/>
                </w:rPr>
                <w:t>), 49 (</w:t>
              </w:r>
              <w:proofErr w:type="spellStart"/>
              <w:r>
                <w:rPr>
                  <w:rFonts w:ascii="Arial" w:eastAsia="Calibri" w:hAnsi="Arial" w:cs="Arial"/>
                  <w:bCs/>
                  <w:color w:val="auto"/>
                  <w:sz w:val="16"/>
                  <w:szCs w:val="16"/>
                </w:rPr>
                <w:t>hydrographicZero</w:t>
              </w:r>
              <w:proofErr w:type="spellEnd"/>
              <w:r>
                <w:rPr>
                  <w:rFonts w:ascii="Arial" w:eastAsia="Calibri" w:hAnsi="Arial" w:cs="Arial"/>
                  <w:bCs/>
                  <w:color w:val="auto"/>
                  <w:sz w:val="16"/>
                  <w:szCs w:val="16"/>
                </w:rPr>
                <w:t>).</w:t>
              </w:r>
            </w:ins>
          </w:p>
        </w:tc>
      </w:tr>
    </w:tbl>
    <w:p w14:paraId="383641E8" w14:textId="79E57119" w:rsidR="00D60BF6" w:rsidRPr="0012608E" w:rsidRDefault="00D60BF6" w:rsidP="0012608E">
      <w:pPr>
        <w:spacing w:after="0"/>
        <w:rPr>
          <w:szCs w:val="20"/>
          <w:lang w:val="en-GB"/>
        </w:rPr>
      </w:pPr>
    </w:p>
    <w:p w14:paraId="7230CCA8" w14:textId="63619772" w:rsidR="008F1C18" w:rsidRDefault="008F1C18" w:rsidP="0044312C">
      <w:pPr>
        <w:spacing w:after="120"/>
        <w:rPr>
          <w:lang w:val="en-GB"/>
        </w:rPr>
      </w:pPr>
      <w:r>
        <w:rPr>
          <w:lang w:val="en-GB"/>
        </w:rPr>
        <w:t>N</w:t>
      </w:r>
      <w:r w:rsidR="0044312C">
        <w:rPr>
          <w:lang w:val="en-GB"/>
        </w:rPr>
        <w:t>OTE</w:t>
      </w:r>
      <w:r>
        <w:rPr>
          <w:lang w:val="en-GB"/>
        </w:rPr>
        <w:t xml:space="preserve"> *: The value </w:t>
      </w:r>
      <w:del w:id="927" w:author="Daniel Rohde" w:date="2022-12-20T00:06:00Z">
        <w:r>
          <w:rPr>
            <w:lang w:val="en-GB"/>
          </w:rPr>
          <w:delText>horizontalDatumValue</w:delText>
        </w:r>
      </w:del>
      <w:proofErr w:type="spellStart"/>
      <w:ins w:id="928" w:author="Daniel Rohde" w:date="2022-12-20T00:06:00Z">
        <w:r>
          <w:rPr>
            <w:lang w:val="en-GB"/>
          </w:rPr>
          <w:t>horizontal</w:t>
        </w:r>
        <w:r w:rsidR="00417B6D">
          <w:rPr>
            <w:lang w:val="en-GB"/>
          </w:rPr>
          <w:t>CRS</w:t>
        </w:r>
      </w:ins>
      <w:proofErr w:type="spellEnd"/>
      <w:r>
        <w:rPr>
          <w:lang w:val="en-GB"/>
        </w:rPr>
        <w:t xml:space="preserve"> specifies the horizontal Coordinate Reference System. At the time of writing, S-100 does not yet provide a mechanism for this value’s definition within HDF5 encoding. Consequently, this configuration causes a deviation from S-100. The horizontal datum is implicitly defined by this CRS because each horizontal CRS consists of a coordinate system and a datum.</w:t>
      </w:r>
      <w:ins w:id="929" w:author="Daniel Rohde" w:date="2022-12-20T00:06:00Z">
        <w:r w:rsidR="00724C77">
          <w:rPr>
            <w:lang w:val="en-GB"/>
          </w:rPr>
          <w:t xml:space="preserve"> </w:t>
        </w:r>
        <w:commentRangeStart w:id="930"/>
        <w:r w:rsidR="00724C77">
          <w:rPr>
            <w:lang w:val="en-GB"/>
          </w:rPr>
          <w:t>S-102 does not use “user defined” CRS as mentioned in S-100 Table 10c-6.</w:t>
        </w:r>
        <w:commentRangeEnd w:id="930"/>
        <w:r w:rsidR="005E08C5">
          <w:rPr>
            <w:rStyle w:val="CommentReference"/>
          </w:rPr>
          <w:commentReference w:id="930"/>
        </w:r>
      </w:ins>
    </w:p>
    <w:p w14:paraId="3D1A1DEA" w14:textId="69378FB9" w:rsidR="00D60BF6" w:rsidRDefault="0044312C" w:rsidP="0044312C">
      <w:pPr>
        <w:spacing w:after="120"/>
        <w:rPr>
          <w:lang w:val="en-GB"/>
        </w:rPr>
      </w:pPr>
      <w:r>
        <w:rPr>
          <w:lang w:val="en-GB"/>
        </w:rPr>
        <w:t>NOTE</w:t>
      </w:r>
      <w:r w:rsidR="008F1C18">
        <w:rPr>
          <w:lang w:val="en-GB"/>
        </w:rPr>
        <w:t xml:space="preserve"> **: The </w:t>
      </w:r>
      <w:proofErr w:type="spellStart"/>
      <w:r w:rsidR="008F1C18">
        <w:rPr>
          <w:lang w:val="en-GB"/>
        </w:rPr>
        <w:t>baseCRS</w:t>
      </w:r>
      <w:proofErr w:type="spellEnd"/>
      <w:r w:rsidR="008F1C18">
        <w:rPr>
          <w:lang w:val="en-GB"/>
        </w:rPr>
        <w:t xml:space="preserve"> is the geodetic CRS on which the projected CRS is based. In particular, the datum of the base CRS is also used for the derived CRS (see S-100 Table 6-6).</w:t>
      </w:r>
    </w:p>
    <w:p w14:paraId="2DFA8070" w14:textId="09B4601F" w:rsidR="009D512D" w:rsidRPr="008C7844" w:rsidRDefault="00AC251D" w:rsidP="0044312C">
      <w:pPr>
        <w:spacing w:after="120"/>
        <w:rPr>
          <w:lang w:val="en-GB"/>
        </w:rPr>
      </w:pPr>
      <w:r w:rsidRPr="008C7844">
        <w:rPr>
          <w:lang w:val="en-GB"/>
        </w:rPr>
        <w:t xml:space="preserve">The following sections explain entries in </w:t>
      </w:r>
      <w:r w:rsidR="00853363" w:rsidRPr="00853363">
        <w:rPr>
          <w:lang w:val="en-GB"/>
        </w:rPr>
        <w:fldChar w:fldCharType="begin"/>
      </w:r>
      <w:r w:rsidR="00853363" w:rsidRPr="00853363">
        <w:rPr>
          <w:lang w:val="en-GB"/>
        </w:rPr>
        <w:instrText xml:space="preserve"> REF _Ref66113310 \h </w:instrText>
      </w:r>
      <w:r w:rsidR="00853363" w:rsidRPr="00886C94">
        <w:rPr>
          <w:lang w:val="en-GB"/>
        </w:rPr>
        <w:instrText xml:space="preserve"> \* MERGEFORMAT </w:instrText>
      </w:r>
      <w:r w:rsidR="00853363" w:rsidRPr="00853363">
        <w:rPr>
          <w:lang w:val="en-GB"/>
        </w:rPr>
      </w:r>
      <w:r w:rsidR="00853363" w:rsidRPr="00853363">
        <w:rPr>
          <w:lang w:val="en-GB"/>
        </w:rPr>
        <w:fldChar w:fldCharType="separate"/>
      </w:r>
      <w:r w:rsidR="00D55292" w:rsidRPr="00A14048">
        <w:t xml:space="preserve">Table </w:t>
      </w:r>
      <w:r w:rsidR="00D55292" w:rsidRPr="00A14048">
        <w:rPr>
          <w:noProof/>
        </w:rPr>
        <w:t>10</w:t>
      </w:r>
      <w:r w:rsidR="00D55292" w:rsidRPr="00A14048">
        <w:rPr>
          <w:noProof/>
        </w:rPr>
        <w:noBreakHyphen/>
        <w:t>1</w:t>
      </w:r>
      <w:r w:rsidR="00853363" w:rsidRPr="00853363">
        <w:rPr>
          <w:lang w:val="en-GB"/>
        </w:rPr>
        <w:fldChar w:fldCharType="end"/>
      </w:r>
      <w:r w:rsidR="00853363">
        <w:rPr>
          <w:lang w:val="en-GB"/>
        </w:rPr>
        <w:t xml:space="preserve"> </w:t>
      </w:r>
      <w:r w:rsidRPr="008C7844">
        <w:rPr>
          <w:lang w:val="en-GB"/>
        </w:rPr>
        <w:t xml:space="preserve">in greater detail. </w:t>
      </w:r>
    </w:p>
    <w:p w14:paraId="7E1E07C6" w14:textId="77777777" w:rsidR="009D512D" w:rsidRPr="008C7844" w:rsidRDefault="00AC251D" w:rsidP="002A3298">
      <w:pPr>
        <w:pStyle w:val="Heading3"/>
        <w:spacing w:before="120" w:after="120"/>
        <w:rPr>
          <w:lang w:val="en-GB"/>
        </w:rPr>
      </w:pPr>
      <w:bookmarkStart w:id="931" w:name="_Toc105509258"/>
      <w:r w:rsidRPr="008C7844">
        <w:rPr>
          <w:lang w:val="en-GB"/>
        </w:rPr>
        <w:t>Feature Codes (</w:t>
      </w:r>
      <w:proofErr w:type="spellStart"/>
      <w:r w:rsidRPr="008C7844">
        <w:rPr>
          <w:lang w:val="en-GB"/>
        </w:rPr>
        <w:t>Group_F</w:t>
      </w:r>
      <w:proofErr w:type="spellEnd"/>
      <w:r w:rsidRPr="008C7844">
        <w:rPr>
          <w:lang w:val="en-GB"/>
        </w:rPr>
        <w:t>)</w:t>
      </w:r>
      <w:bookmarkEnd w:id="931"/>
      <w:r w:rsidRPr="008C7844">
        <w:rPr>
          <w:lang w:val="en-GB"/>
        </w:rPr>
        <w:t xml:space="preserve"> </w:t>
      </w:r>
    </w:p>
    <w:p w14:paraId="611D34E2" w14:textId="77777777" w:rsidR="00D60BF6" w:rsidRPr="00D60BF6" w:rsidRDefault="00D60BF6" w:rsidP="002A3298">
      <w:pPr>
        <w:spacing w:after="120"/>
        <w:rPr>
          <w:rFonts w:eastAsia="Calibri"/>
          <w:color w:val="auto"/>
        </w:rPr>
      </w:pPr>
      <w:r>
        <w:t>No attributes.</w:t>
      </w:r>
    </w:p>
    <w:p w14:paraId="3882A8FB" w14:textId="31FBE89A" w:rsidR="009D512D" w:rsidRPr="008C7844" w:rsidRDefault="00AC251D" w:rsidP="002A3298">
      <w:pPr>
        <w:spacing w:after="120"/>
        <w:rPr>
          <w:lang w:val="en-GB"/>
        </w:rPr>
      </w:pPr>
      <w:r w:rsidRPr="008C7844">
        <w:rPr>
          <w:lang w:val="en-GB"/>
        </w:rPr>
        <w:t xml:space="preserve">This group specifies the S-100 features to which the data applies, and consists of </w:t>
      </w:r>
      <w:del w:id="932" w:author="Daniel Rohde" w:date="2022-12-20T00:06:00Z">
        <w:r w:rsidR="00912D14">
          <w:rPr>
            <w:lang w:val="en-GB"/>
          </w:rPr>
          <w:delText>two</w:delText>
        </w:r>
      </w:del>
      <w:ins w:id="933" w:author="Daniel Rohde" w:date="2022-12-20T00:06:00Z">
        <w:r w:rsidR="000064B7">
          <w:rPr>
            <w:lang w:val="en-GB"/>
          </w:rPr>
          <w:t>three</w:t>
        </w:r>
      </w:ins>
      <w:r w:rsidR="00912D14" w:rsidRPr="008C7844">
        <w:rPr>
          <w:lang w:val="en-GB"/>
        </w:rPr>
        <w:t xml:space="preserve"> </w:t>
      </w:r>
      <w:r w:rsidRPr="008C7844">
        <w:rPr>
          <w:lang w:val="en-GB"/>
        </w:rPr>
        <w:t xml:space="preserve">components: </w:t>
      </w:r>
    </w:p>
    <w:p w14:paraId="607063AB" w14:textId="188468E5" w:rsidR="00912D14" w:rsidRPr="008C7844" w:rsidRDefault="00912D14" w:rsidP="002A3298">
      <w:pPr>
        <w:spacing w:after="120"/>
        <w:rPr>
          <w:lang w:val="en-GB"/>
        </w:rPr>
      </w:pPr>
      <w:proofErr w:type="spellStart"/>
      <w:r w:rsidRPr="008C7844">
        <w:rPr>
          <w:b/>
          <w:lang w:val="en-GB"/>
        </w:rPr>
        <w:t>feature</w:t>
      </w:r>
      <w:r>
        <w:rPr>
          <w:b/>
          <w:lang w:val="en-GB"/>
        </w:rPr>
        <w:t>Code</w:t>
      </w:r>
      <w:proofErr w:type="spellEnd"/>
      <w:r w:rsidRPr="008C7844">
        <w:rPr>
          <w:lang w:val="en-GB"/>
        </w:rPr>
        <w:t xml:space="preserve"> </w:t>
      </w:r>
      <w:r w:rsidR="00AC251D" w:rsidRPr="008C7844">
        <w:rPr>
          <w:lang w:val="en-GB"/>
        </w:rPr>
        <w:t xml:space="preserve">– a dataset with the </w:t>
      </w:r>
      <w:proofErr w:type="spellStart"/>
      <w:r w:rsidR="00360723">
        <w:rPr>
          <w:lang w:val="en-GB"/>
        </w:rPr>
        <w:t>featureCode</w:t>
      </w:r>
      <w:proofErr w:type="spellEnd"/>
      <w:r w:rsidR="00AC251D" w:rsidRPr="008C7844">
        <w:rPr>
          <w:lang w:val="en-GB"/>
        </w:rPr>
        <w:t xml:space="preserve">(s) of the S-100 feature(s) contained in the data product. For S-102, the dataset has </w:t>
      </w:r>
      <w:r w:rsidR="00A5240E">
        <w:rPr>
          <w:lang w:val="en-GB"/>
        </w:rPr>
        <w:t>only</w:t>
      </w:r>
      <w:r w:rsidR="00AC251D" w:rsidRPr="008C7844">
        <w:rPr>
          <w:lang w:val="en-GB"/>
        </w:rPr>
        <w:t xml:space="preserve"> </w:t>
      </w:r>
      <w:proofErr w:type="spellStart"/>
      <w:r w:rsidR="00A97C0C" w:rsidRPr="004B65D0">
        <w:rPr>
          <w:b/>
          <w:lang w:val="en-GB"/>
        </w:rPr>
        <w:t>BathymetryCoverage</w:t>
      </w:r>
      <w:proofErr w:type="spellEnd"/>
      <w:r w:rsidR="00A5240E">
        <w:rPr>
          <w:b/>
          <w:lang w:val="en-GB"/>
        </w:rPr>
        <w:t>.</w:t>
      </w:r>
      <w:r w:rsidR="00AC251D" w:rsidRPr="008C7844">
        <w:rPr>
          <w:lang w:val="en-GB"/>
        </w:rPr>
        <w:t xml:space="preserve"> </w:t>
      </w:r>
    </w:p>
    <w:p w14:paraId="232CE313" w14:textId="28171CE9" w:rsidR="009D512D" w:rsidRDefault="00A97C0C" w:rsidP="002A3298">
      <w:pPr>
        <w:spacing w:after="120"/>
        <w:rPr>
          <w:lang w:val="en-GB"/>
        </w:rPr>
      </w:pPr>
      <w:proofErr w:type="spellStart"/>
      <w:r w:rsidRPr="008C7844">
        <w:rPr>
          <w:b/>
          <w:lang w:val="en-GB"/>
        </w:rPr>
        <w:t>BathymetryCoverage</w:t>
      </w:r>
      <w:proofErr w:type="spellEnd"/>
      <w:r w:rsidR="00AC251D" w:rsidRPr="008C7844">
        <w:rPr>
          <w:lang w:val="en-GB"/>
        </w:rPr>
        <w:t xml:space="preserve"> –</w:t>
      </w:r>
      <w:r w:rsidR="00912D14">
        <w:rPr>
          <w:lang w:val="en-GB"/>
        </w:rPr>
        <w:t xml:space="preserve"> </w:t>
      </w:r>
      <w:r w:rsidR="00A5240E">
        <w:rPr>
          <w:lang w:val="en-GB"/>
        </w:rPr>
        <w:t>D</w:t>
      </w:r>
      <w:r w:rsidR="00AC251D" w:rsidRPr="008C7844">
        <w:rPr>
          <w:lang w:val="en-GB"/>
        </w:rPr>
        <w:t xml:space="preserve">escribed in the </w:t>
      </w:r>
      <w:proofErr w:type="spellStart"/>
      <w:r w:rsidR="00A5240E">
        <w:t>featureCode</w:t>
      </w:r>
      <w:proofErr w:type="spellEnd"/>
      <w:r w:rsidR="00A5240E">
        <w:t xml:space="preserve"> table</w:t>
      </w:r>
      <w:r w:rsidR="00AC251D" w:rsidRPr="008C7844">
        <w:rPr>
          <w:lang w:val="en-GB"/>
        </w:rPr>
        <w:t xml:space="preserve">. This </w:t>
      </w:r>
      <w:r w:rsidR="00A5240E">
        <w:rPr>
          <w:lang w:val="en-GB"/>
        </w:rPr>
        <w:t>feature</w:t>
      </w:r>
      <w:r w:rsidR="00A5240E" w:rsidRPr="008C7844">
        <w:rPr>
          <w:lang w:val="en-GB"/>
        </w:rPr>
        <w:t xml:space="preserve"> </w:t>
      </w:r>
      <w:r w:rsidR="00AC251D" w:rsidRPr="008C7844">
        <w:rPr>
          <w:lang w:val="en-GB"/>
        </w:rPr>
        <w:t>contains the standard definition of the feature class.</w:t>
      </w:r>
      <w:del w:id="934" w:author="Daniel Rohde" w:date="2022-12-20T00:06:00Z">
        <w:r w:rsidR="00695424">
          <w:rPr>
            <w:lang w:val="en-GB"/>
          </w:rPr>
          <w:delText xml:space="preserve"> </w:delText>
        </w:r>
      </w:del>
    </w:p>
    <w:p w14:paraId="40CF9148" w14:textId="3D95B218" w:rsidR="000064B7" w:rsidRPr="008C7844" w:rsidRDefault="000064B7" w:rsidP="002A3298">
      <w:pPr>
        <w:spacing w:after="120"/>
        <w:rPr>
          <w:ins w:id="935" w:author="Daniel Rohde" w:date="2022-12-20T00:06:00Z"/>
          <w:lang w:val="en-GB"/>
        </w:rPr>
      </w:pPr>
      <w:proofErr w:type="spellStart"/>
      <w:ins w:id="936" w:author="Daniel Rohde" w:date="2022-12-20T00:06:00Z">
        <w:r w:rsidRPr="00B8426E">
          <w:rPr>
            <w:b/>
            <w:bCs/>
            <w:lang w:val="en-GB"/>
          </w:rPr>
          <w:t>QualityOfSurveyCoverage</w:t>
        </w:r>
        <w:proofErr w:type="spellEnd"/>
        <w:r>
          <w:rPr>
            <w:lang w:val="en-GB"/>
          </w:rPr>
          <w:t xml:space="preserve"> </w:t>
        </w:r>
        <w:r w:rsidRPr="008C7844">
          <w:rPr>
            <w:lang w:val="en-GB"/>
          </w:rPr>
          <w:t>–</w:t>
        </w:r>
        <w:r>
          <w:rPr>
            <w:lang w:val="en-GB"/>
          </w:rPr>
          <w:t xml:space="preserve"> Also described in the </w:t>
        </w:r>
        <w:proofErr w:type="spellStart"/>
        <w:r>
          <w:rPr>
            <w:lang w:val="en-GB"/>
          </w:rPr>
          <w:t>featureCode</w:t>
        </w:r>
        <w:proofErr w:type="spellEnd"/>
        <w:r>
          <w:rPr>
            <w:lang w:val="en-GB"/>
          </w:rPr>
          <w:t xml:space="preserve"> table. This dataset contains the definition of the</w:t>
        </w:r>
        <w:r w:rsidR="00126010">
          <w:rPr>
            <w:lang w:val="en-GB"/>
          </w:rPr>
          <w:t xml:space="preserve"> reference to metadata</w:t>
        </w:r>
        <w:r w:rsidR="00407AA3">
          <w:rPr>
            <w:lang w:val="en-GB"/>
          </w:rPr>
          <w:t xml:space="preserve"> records. The reference is </w:t>
        </w:r>
        <w:r w:rsidR="00126010">
          <w:rPr>
            <w:lang w:val="en-GB"/>
          </w:rPr>
          <w:t xml:space="preserve">a single integer which </w:t>
        </w:r>
        <w:r w:rsidR="00407AA3">
          <w:rPr>
            <w:lang w:val="en-GB"/>
          </w:rPr>
          <w:t xml:space="preserve">identifies a metadata record in </w:t>
        </w:r>
        <w:proofErr w:type="spellStart"/>
        <w:r w:rsidR="00407AA3">
          <w:rPr>
            <w:lang w:val="en-GB"/>
          </w:rPr>
          <w:t>featureAttributeTable</w:t>
        </w:r>
        <w:proofErr w:type="spellEnd"/>
        <w:r w:rsidR="00407AA3">
          <w:rPr>
            <w:lang w:val="en-GB"/>
          </w:rPr>
          <w:t xml:space="preserve"> (described in S-100 10c-9.6.2 and clause </w:t>
        </w:r>
        <w:r w:rsidR="00407AA3">
          <w:rPr>
            <w:lang w:val="en-GB"/>
          </w:rPr>
          <w:fldChar w:fldCharType="begin"/>
        </w:r>
        <w:r w:rsidR="00407AA3">
          <w:rPr>
            <w:lang w:val="en-GB"/>
          </w:rPr>
          <w:instrText xml:space="preserve"> REF _Ref121073767 \r \h </w:instrText>
        </w:r>
        <w:r w:rsidR="00407AA3">
          <w:rPr>
            <w:lang w:val="en-GB"/>
          </w:rPr>
        </w:r>
        <w:r w:rsidR="00407AA3">
          <w:rPr>
            <w:lang w:val="en-GB"/>
          </w:rPr>
          <w:fldChar w:fldCharType="separate"/>
        </w:r>
        <w:r w:rsidR="00407AA3">
          <w:rPr>
            <w:lang w:val="en-GB"/>
          </w:rPr>
          <w:t>10.2.7</w:t>
        </w:r>
        <w:r w:rsidR="00407AA3">
          <w:rPr>
            <w:lang w:val="en-GB"/>
          </w:rPr>
          <w:fldChar w:fldCharType="end"/>
        </w:r>
        <w:r w:rsidR="00407AA3">
          <w:rPr>
            <w:lang w:val="en-GB"/>
          </w:rPr>
          <w:t xml:space="preserve"> in this document)</w:t>
        </w:r>
        <w:r w:rsidR="00325A50">
          <w:rPr>
            <w:lang w:val="en-GB"/>
          </w:rPr>
          <w:t xml:space="preserve">. </w:t>
        </w:r>
        <w:r>
          <w:rPr>
            <w:lang w:val="en-GB"/>
          </w:rPr>
          <w:t xml:space="preserve">  </w:t>
        </w:r>
      </w:ins>
    </w:p>
    <w:p w14:paraId="5FA5F7A8" w14:textId="19BCDCA1" w:rsidR="00A5240E" w:rsidRPr="00A5240E" w:rsidRDefault="00A5240E" w:rsidP="002A3298">
      <w:pPr>
        <w:pStyle w:val="Heading3"/>
        <w:spacing w:before="120" w:after="120"/>
        <w:rPr>
          <w:rFonts w:eastAsia="Calibri"/>
          <w:color w:val="auto"/>
        </w:rPr>
      </w:pPr>
      <w:bookmarkStart w:id="937" w:name="_Toc66111308"/>
      <w:bookmarkStart w:id="938" w:name="_Toc66258574"/>
      <w:bookmarkStart w:id="939" w:name="_Toc66365073"/>
      <w:bookmarkStart w:id="940" w:name="_Toc105509259"/>
      <w:bookmarkStart w:id="941" w:name="_Toc105509260"/>
      <w:bookmarkEnd w:id="937"/>
      <w:bookmarkEnd w:id="938"/>
      <w:bookmarkEnd w:id="939"/>
      <w:bookmarkEnd w:id="940"/>
      <w:proofErr w:type="spellStart"/>
      <w:r>
        <w:t>BathymetryCoverage</w:t>
      </w:r>
      <w:proofErr w:type="spellEnd"/>
      <w:r>
        <w:t xml:space="preserve"> </w:t>
      </w:r>
      <w:del w:id="942" w:author="Daniel Rohde" w:date="2022-12-20T00:06:00Z">
        <w:r>
          <w:delText>Table</w:delText>
        </w:r>
      </w:del>
      <w:ins w:id="943" w:author="Daniel Rohde" w:date="2022-12-20T00:06:00Z">
        <w:r w:rsidR="00271E5C">
          <w:t xml:space="preserve">and </w:t>
        </w:r>
        <w:proofErr w:type="spellStart"/>
        <w:r w:rsidR="00271E5C">
          <w:t>QualityOfSurveyCoverage</w:t>
        </w:r>
        <w:proofErr w:type="spellEnd"/>
        <w:r w:rsidR="00271E5C">
          <w:t xml:space="preserve"> </w:t>
        </w:r>
        <w:r>
          <w:t>Table</w:t>
        </w:r>
        <w:r w:rsidR="00271E5C">
          <w:t>s</w:t>
        </w:r>
      </w:ins>
      <w:r>
        <w:t xml:space="preserve"> (in </w:t>
      </w:r>
      <w:proofErr w:type="spellStart"/>
      <w:r>
        <w:t>Group_F</w:t>
      </w:r>
      <w:proofErr w:type="spellEnd"/>
      <w:r>
        <w:t>)</w:t>
      </w:r>
      <w:bookmarkEnd w:id="941"/>
    </w:p>
    <w:p w14:paraId="7D1AC8D6" w14:textId="7D68D8FD" w:rsidR="00A5240E" w:rsidRDefault="00A5240E" w:rsidP="002A3298">
      <w:pPr>
        <w:spacing w:after="120"/>
      </w:pPr>
      <w:proofErr w:type="spellStart"/>
      <w:r>
        <w:t>BathymetryCoverage</w:t>
      </w:r>
      <w:proofErr w:type="spellEnd"/>
      <w:r>
        <w:t xml:space="preserve"> </w:t>
      </w:r>
      <w:del w:id="944" w:author="Daniel Rohde" w:date="2022-12-20T00:06:00Z">
        <w:r w:rsidR="0088076E" w:rsidRPr="0088076E">
          <w:delText>is an array</w:delText>
        </w:r>
      </w:del>
      <w:ins w:id="945" w:author="Daniel Rohde" w:date="2022-12-20T00:06:00Z">
        <w:r w:rsidR="00271E5C">
          <w:t xml:space="preserve">and </w:t>
        </w:r>
        <w:proofErr w:type="spellStart"/>
        <w:r w:rsidR="00271E5C">
          <w:t>QualityOfSurveyCoverage</w:t>
        </w:r>
        <w:proofErr w:type="spellEnd"/>
        <w:r w:rsidR="00271E5C">
          <w:t xml:space="preserve"> are arrays</w:t>
        </w:r>
      </w:ins>
      <w:r w:rsidR="0088076E" w:rsidRPr="0088076E">
        <w:t xml:space="preserve"> of compound type elements, whose components are the 8 components specified in</w:t>
      </w:r>
      <w:r w:rsidR="006659BC">
        <w:t xml:space="preserve"> </w:t>
      </w:r>
      <w:r w:rsidR="006659BC" w:rsidRPr="006659BC">
        <w:fldChar w:fldCharType="begin"/>
      </w:r>
      <w:r w:rsidR="006659BC" w:rsidRPr="006659BC">
        <w:instrText xml:space="preserve"> REF _Ref66113630 \h </w:instrText>
      </w:r>
      <w:r w:rsidR="006659BC" w:rsidRPr="00886C94">
        <w:instrText xml:space="preserve"> \* MERGEFORMAT </w:instrText>
      </w:r>
      <w:r w:rsidR="006659BC" w:rsidRPr="006659BC">
        <w:fldChar w:fldCharType="separate"/>
      </w:r>
      <w:r w:rsidR="00D55292" w:rsidRPr="00A14048">
        <w:t xml:space="preserve">Table </w:t>
      </w:r>
      <w:r w:rsidR="00D55292" w:rsidRPr="00A14048">
        <w:rPr>
          <w:noProof/>
        </w:rPr>
        <w:t>10</w:t>
      </w:r>
      <w:r w:rsidR="00D55292" w:rsidRPr="00A14048">
        <w:rPr>
          <w:noProof/>
        </w:rPr>
        <w:noBreakHyphen/>
        <w:t>3</w:t>
      </w:r>
      <w:r w:rsidR="006659BC" w:rsidRPr="006659BC">
        <w:fldChar w:fldCharType="end"/>
      </w:r>
      <w:r w:rsidR="0088076E">
        <w:t>.</w:t>
      </w:r>
    </w:p>
    <w:p w14:paraId="007D5F16" w14:textId="0EF3C84B" w:rsidR="006659BC" w:rsidRPr="002A3298" w:rsidRDefault="006659BC" w:rsidP="002A3298">
      <w:pPr>
        <w:pStyle w:val="Caption"/>
        <w:keepNext/>
        <w:spacing w:before="120" w:after="120"/>
        <w:jc w:val="center"/>
        <w:rPr>
          <w:bCs/>
          <w:i w:val="0"/>
          <w:color w:val="auto"/>
          <w:sz w:val="20"/>
          <w:szCs w:val="20"/>
        </w:rPr>
      </w:pPr>
      <w:bookmarkStart w:id="946" w:name="_Ref66113630"/>
      <w:r w:rsidRPr="002A3298">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10</w:t>
      </w:r>
      <w:r w:rsidR="00872C97">
        <w:rPr>
          <w:bCs/>
          <w:i w:val="0"/>
          <w:color w:val="auto"/>
          <w:sz w:val="20"/>
          <w:szCs w:val="20"/>
        </w:rPr>
        <w:fldChar w:fldCharType="end"/>
      </w:r>
      <w:del w:id="947" w:author="Daniel Rohde" w:date="2022-12-20T00:06:00Z">
        <w:r w:rsidR="00914B0A" w:rsidRPr="002A3298">
          <w:rPr>
            <w:bCs/>
            <w:i w:val="0"/>
            <w:color w:val="auto"/>
            <w:sz w:val="20"/>
            <w:szCs w:val="20"/>
          </w:rPr>
          <w:noBreakHyphen/>
        </w:r>
      </w:del>
      <w:ins w:id="948"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3</w:t>
      </w:r>
      <w:r w:rsidR="00872C97">
        <w:rPr>
          <w:bCs/>
          <w:i w:val="0"/>
          <w:color w:val="auto"/>
          <w:sz w:val="20"/>
          <w:szCs w:val="20"/>
        </w:rPr>
        <w:fldChar w:fldCharType="end"/>
      </w:r>
      <w:bookmarkEnd w:id="946"/>
      <w:r w:rsidRPr="002A3298">
        <w:rPr>
          <w:bCs/>
          <w:i w:val="0"/>
          <w:color w:val="auto"/>
          <w:sz w:val="20"/>
          <w:szCs w:val="20"/>
        </w:rPr>
        <w:t xml:space="preserve"> </w:t>
      </w:r>
      <w:r w:rsidR="002A3298">
        <w:rPr>
          <w:bCs/>
          <w:i w:val="0"/>
          <w:color w:val="auto"/>
          <w:sz w:val="20"/>
          <w:szCs w:val="20"/>
        </w:rPr>
        <w:t>–</w:t>
      </w:r>
      <w:r w:rsidRPr="002A3298">
        <w:rPr>
          <w:bCs/>
          <w:i w:val="0"/>
          <w:color w:val="auto"/>
          <w:sz w:val="20"/>
          <w:szCs w:val="20"/>
        </w:rPr>
        <w:t xml:space="preserve"> Sample contents of the </w:t>
      </w:r>
      <w:commentRangeStart w:id="949"/>
      <w:r w:rsidRPr="002A3298">
        <w:rPr>
          <w:bCs/>
          <w:i w:val="0"/>
          <w:color w:val="auto"/>
          <w:sz w:val="20"/>
          <w:szCs w:val="20"/>
        </w:rPr>
        <w:t>two</w:t>
      </w:r>
      <w:commentRangeEnd w:id="949"/>
      <w:r w:rsidR="00F737A0">
        <w:rPr>
          <w:rStyle w:val="CommentReference"/>
          <w:b w:val="0"/>
          <w:i w:val="0"/>
          <w:iCs w:val="0"/>
          <w:color w:val="000000"/>
        </w:rPr>
        <w:commentReference w:id="949"/>
      </w:r>
      <w:r w:rsidRPr="002A3298">
        <w:rPr>
          <w:bCs/>
          <w:i w:val="0"/>
          <w:color w:val="auto"/>
          <w:sz w:val="20"/>
          <w:szCs w:val="20"/>
        </w:rPr>
        <w:t xml:space="preserve">-dimensional </w:t>
      </w:r>
      <w:proofErr w:type="spellStart"/>
      <w:r w:rsidRPr="002A3298">
        <w:rPr>
          <w:bCs/>
          <w:i w:val="0"/>
          <w:color w:val="auto"/>
          <w:sz w:val="20"/>
          <w:szCs w:val="20"/>
        </w:rPr>
        <w:t>BathymetryCoverage</w:t>
      </w:r>
      <w:proofErr w:type="spellEnd"/>
      <w:r w:rsidR="00F737A0">
        <w:rPr>
          <w:bCs/>
          <w:i w:val="0"/>
          <w:color w:val="auto"/>
          <w:sz w:val="20"/>
          <w:szCs w:val="20"/>
        </w:rPr>
        <w:t xml:space="preserve"> </w:t>
      </w:r>
      <w:del w:id="950" w:author="Daniel Rohde" w:date="2022-12-20T00:06:00Z">
        <w:r w:rsidRPr="002A3298">
          <w:rPr>
            <w:bCs/>
            <w:i w:val="0"/>
            <w:color w:val="auto"/>
            <w:sz w:val="20"/>
            <w:szCs w:val="20"/>
          </w:rPr>
          <w:delText>array</w:delText>
        </w:r>
      </w:del>
      <w:ins w:id="951" w:author="Daniel Rohde" w:date="2022-12-20T00:06:00Z">
        <w:r w:rsidR="00F737A0">
          <w:rPr>
            <w:bCs/>
            <w:i w:val="0"/>
            <w:color w:val="auto"/>
            <w:sz w:val="20"/>
            <w:szCs w:val="20"/>
          </w:rPr>
          <w:t xml:space="preserve">and </w:t>
        </w:r>
        <w:proofErr w:type="spellStart"/>
        <w:r w:rsidR="00F737A0">
          <w:rPr>
            <w:bCs/>
            <w:i w:val="0"/>
            <w:color w:val="auto"/>
            <w:sz w:val="20"/>
            <w:szCs w:val="20"/>
          </w:rPr>
          <w:t>QualityOfSurveyCoverage</w:t>
        </w:r>
        <w:proofErr w:type="spellEnd"/>
        <w:r w:rsidRPr="002A3298">
          <w:rPr>
            <w:bCs/>
            <w:i w:val="0"/>
            <w:color w:val="auto"/>
            <w:sz w:val="20"/>
            <w:szCs w:val="20"/>
          </w:rPr>
          <w:t xml:space="preserve"> array</w:t>
        </w:r>
        <w:r w:rsidR="00F737A0">
          <w:rPr>
            <w:bCs/>
            <w:i w:val="0"/>
            <w:color w:val="auto"/>
            <w:sz w:val="20"/>
            <w:szCs w:val="20"/>
          </w:rPr>
          <w:t>s</w:t>
        </w:r>
      </w:ins>
    </w:p>
    <w:tbl>
      <w:tblPr>
        <w:tblW w:w="8540" w:type="dxa"/>
        <w:tblInd w:w="556" w:type="dxa"/>
        <w:tblCellMar>
          <w:left w:w="113" w:type="dxa"/>
          <w:right w:w="115" w:type="dxa"/>
        </w:tblCellMar>
        <w:tblLook w:val="04A0" w:firstRow="1" w:lastRow="0" w:firstColumn="1" w:lastColumn="0" w:noHBand="0" w:noVBand="1"/>
      </w:tblPr>
      <w:tblGrid>
        <w:gridCol w:w="1081"/>
        <w:gridCol w:w="1741"/>
        <w:gridCol w:w="1651"/>
        <w:gridCol w:w="1558"/>
        <w:gridCol w:w="2509"/>
        <w:tblGridChange w:id="952">
          <w:tblGrid>
            <w:gridCol w:w="1081"/>
            <w:gridCol w:w="1741"/>
            <w:gridCol w:w="1651"/>
            <w:gridCol w:w="1558"/>
            <w:gridCol w:w="2509"/>
          </w:tblGrid>
        </w:tblGridChange>
      </w:tblGrid>
      <w:tr w:rsidR="00000000" w:rsidRPr="008C7844" w14:paraId="5A5AB74A" w14:textId="5C93B006" w:rsidTr="00A14048">
        <w:trPr>
          <w:trHeight w:val="361"/>
          <w:ins w:id="953" w:author="Daniel Rohde" w:date="2022-12-20T00:06:00Z"/>
        </w:trPr>
        <w:tc>
          <w:tcPr>
            <w:tcW w:w="978" w:type="dxa"/>
            <w:tcBorders>
              <w:top w:val="single" w:sz="4" w:space="0" w:color="000000"/>
              <w:left w:val="single" w:sz="4" w:space="0" w:color="000000"/>
              <w:right w:val="single" w:sz="4" w:space="0" w:color="000000"/>
            </w:tcBorders>
            <w:shd w:val="clear" w:color="auto" w:fill="D9D9D9" w:themeFill="background1" w:themeFillShade="D9"/>
          </w:tcPr>
          <w:p w14:paraId="3F1CCA74" w14:textId="77777777" w:rsidR="00271E5C" w:rsidRPr="006659BC" w:rsidRDefault="00271E5C" w:rsidP="002B2AC3">
            <w:pPr>
              <w:spacing w:before="60" w:after="60"/>
              <w:ind w:left="2"/>
              <w:jc w:val="left"/>
              <w:rPr>
                <w:ins w:id="954" w:author="Daniel Rohde" w:date="2022-12-20T00:06:00Z"/>
                <w:sz w:val="22"/>
                <w:lang w:val="en-GB"/>
              </w:rPr>
            </w:pPr>
            <w:ins w:id="955" w:author="Daniel Rohde" w:date="2022-12-20T00:06:00Z">
              <w:r w:rsidRPr="00886C94">
                <w:rPr>
                  <w:rFonts w:eastAsia="Calibri"/>
                  <w:b/>
                  <w:sz w:val="18"/>
                  <w:lang w:val="en-GB"/>
                </w:rPr>
                <w:t xml:space="preserve">Name </w:t>
              </w:r>
            </w:ins>
          </w:p>
        </w:tc>
        <w:tc>
          <w:tcPr>
            <w:tcW w:w="1558" w:type="dxa"/>
            <w:tcBorders>
              <w:top w:val="single" w:sz="4" w:space="0" w:color="000000"/>
              <w:left w:val="single" w:sz="4" w:space="0" w:color="000000"/>
              <w:right w:val="single" w:sz="4" w:space="0" w:color="000000"/>
            </w:tcBorders>
            <w:shd w:val="clear" w:color="auto" w:fill="D9D9D9" w:themeFill="background1" w:themeFillShade="D9"/>
          </w:tcPr>
          <w:p w14:paraId="4E8F8B66" w14:textId="77777777" w:rsidR="00271E5C" w:rsidRPr="006659BC" w:rsidRDefault="00271E5C" w:rsidP="002B2AC3">
            <w:pPr>
              <w:spacing w:before="60" w:after="60"/>
              <w:ind w:left="2"/>
              <w:jc w:val="left"/>
              <w:rPr>
                <w:ins w:id="956" w:author="Daniel Rohde" w:date="2022-12-20T00:06:00Z"/>
                <w:sz w:val="22"/>
                <w:lang w:val="en-GB"/>
              </w:rPr>
            </w:pPr>
            <w:ins w:id="957" w:author="Daniel Rohde" w:date="2022-12-20T00:06:00Z">
              <w:r w:rsidRPr="00886C94">
                <w:rPr>
                  <w:rFonts w:eastAsia="Calibri"/>
                  <w:b/>
                  <w:sz w:val="18"/>
                  <w:lang w:val="en-GB"/>
                </w:rPr>
                <w:t xml:space="preserve">Explanation </w:t>
              </w:r>
            </w:ins>
          </w:p>
        </w:tc>
        <w:tc>
          <w:tcPr>
            <w:tcW w:w="347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2645F8" w14:textId="7C0DEAF0" w:rsidR="00271E5C" w:rsidRPr="006659BC" w:rsidRDefault="00271E5C" w:rsidP="002B2AC3">
            <w:pPr>
              <w:spacing w:before="60" w:after="60"/>
              <w:jc w:val="left"/>
              <w:rPr>
                <w:ins w:id="958" w:author="Daniel Rohde" w:date="2022-12-20T00:06:00Z"/>
                <w:sz w:val="22"/>
                <w:lang w:val="en-GB"/>
              </w:rPr>
            </w:pPr>
            <w:proofErr w:type="spellStart"/>
            <w:ins w:id="959" w:author="Daniel Rohde" w:date="2022-12-20T00:06:00Z">
              <w:r>
                <w:rPr>
                  <w:rFonts w:eastAsia="Calibri"/>
                  <w:b/>
                  <w:sz w:val="18"/>
                  <w:lang w:val="en-GB"/>
                </w:rPr>
                <w:t>BathymetryCoverage</w:t>
              </w:r>
              <w:proofErr w:type="spellEnd"/>
            </w:ins>
          </w:p>
          <w:p w14:paraId="7D48510F" w14:textId="3CFAEB49" w:rsidR="00271E5C" w:rsidRPr="006659BC" w:rsidRDefault="00271E5C" w:rsidP="002B2AC3">
            <w:pPr>
              <w:spacing w:before="60" w:after="60"/>
              <w:jc w:val="left"/>
              <w:rPr>
                <w:ins w:id="960" w:author="Daniel Rohde" w:date="2022-12-20T00:06:00Z"/>
                <w:sz w:val="22"/>
                <w:lang w:val="en-GB"/>
              </w:rPr>
            </w:pPr>
          </w:p>
        </w:tc>
        <w:tc>
          <w:tcPr>
            <w:tcW w:w="25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D4AE72" w14:textId="5A5BAD01" w:rsidR="00271E5C" w:rsidRPr="00886C94" w:rsidRDefault="00271E5C" w:rsidP="002B2AC3">
            <w:pPr>
              <w:spacing w:before="60" w:after="60"/>
              <w:jc w:val="left"/>
              <w:rPr>
                <w:ins w:id="961" w:author="Daniel Rohde" w:date="2022-12-20T00:06:00Z"/>
                <w:rFonts w:eastAsia="Calibri"/>
                <w:b/>
                <w:sz w:val="18"/>
                <w:lang w:val="en-GB"/>
              </w:rPr>
            </w:pPr>
            <w:proofErr w:type="spellStart"/>
            <w:ins w:id="962" w:author="Daniel Rohde" w:date="2022-12-20T00:06:00Z">
              <w:r>
                <w:rPr>
                  <w:rFonts w:eastAsia="Calibri"/>
                  <w:b/>
                  <w:sz w:val="18"/>
                  <w:lang w:val="en-GB"/>
                </w:rPr>
                <w:t>QualityOfSurveyCoverage</w:t>
              </w:r>
              <w:proofErr w:type="spellEnd"/>
            </w:ins>
          </w:p>
        </w:tc>
      </w:tr>
      <w:tr w:rsidR="00A14048" w:rsidRPr="008C7844" w14:paraId="437233C5" w14:textId="02352435" w:rsidTr="00F737A0">
        <w:trPr>
          <w:trHeight w:val="361"/>
        </w:trPr>
        <w:tc>
          <w:tcPr>
            <w:tcW w:w="978" w:type="dxa"/>
            <w:tcBorders>
              <w:left w:val="single" w:sz="4" w:space="0" w:color="000000"/>
              <w:bottom w:val="single" w:sz="4" w:space="0" w:color="000000"/>
              <w:right w:val="single" w:sz="4" w:space="0" w:color="000000"/>
            </w:tcBorders>
            <w:shd w:val="clear" w:color="auto" w:fill="D9D9D9" w:themeFill="background1" w:themeFillShade="D9"/>
            <w:cellMerge w:id="963" w:author="Daniel Rohde" w:date="2022-12-20T00:06:00Z" w:vMerge="cont"/>
          </w:tcPr>
          <w:p w14:paraId="3621E62B" w14:textId="39579726" w:rsidR="00271E5C" w:rsidRPr="00886C94" w:rsidRDefault="00AC251D" w:rsidP="00271E5C">
            <w:pPr>
              <w:spacing w:before="60" w:after="60"/>
              <w:ind w:left="2"/>
              <w:jc w:val="left"/>
              <w:rPr>
                <w:b/>
                <w:sz w:val="18"/>
                <w:lang w:val="en-GB"/>
                <w:rPrChange w:id="964" w:author="Daniel Rohde" w:date="2022-12-20T00:06:00Z">
                  <w:rPr>
                    <w:sz w:val="22"/>
                    <w:lang w:val="en-GB"/>
                  </w:rPr>
                </w:rPrChange>
              </w:rPr>
            </w:pPr>
            <w:del w:id="965" w:author="Daniel Rohde" w:date="2022-12-20T00:06:00Z">
              <w:r w:rsidRPr="00886C94">
                <w:rPr>
                  <w:rFonts w:eastAsia="Calibri"/>
                  <w:b/>
                  <w:sz w:val="18"/>
                  <w:lang w:val="en-GB"/>
                </w:rPr>
                <w:delText xml:space="preserve">Name </w:delText>
              </w:r>
            </w:del>
          </w:p>
        </w:tc>
        <w:tc>
          <w:tcPr>
            <w:tcW w:w="1558" w:type="dxa"/>
            <w:tcBorders>
              <w:left w:val="single" w:sz="4" w:space="0" w:color="000000"/>
              <w:bottom w:val="single" w:sz="4" w:space="0" w:color="000000"/>
              <w:right w:val="single" w:sz="4" w:space="0" w:color="000000"/>
            </w:tcBorders>
            <w:shd w:val="clear" w:color="auto" w:fill="D9D9D9" w:themeFill="background1" w:themeFillShade="D9"/>
            <w:cellMerge w:id="966" w:author="Daniel Rohde" w:date="2022-12-20T00:06:00Z" w:vMerge="cont"/>
          </w:tcPr>
          <w:p w14:paraId="4D87CB00" w14:textId="704E6598" w:rsidR="00271E5C" w:rsidRPr="00886C94" w:rsidRDefault="00AC251D" w:rsidP="00271E5C">
            <w:pPr>
              <w:spacing w:before="60" w:after="60"/>
              <w:ind w:left="2"/>
              <w:jc w:val="left"/>
              <w:rPr>
                <w:b/>
                <w:sz w:val="18"/>
                <w:lang w:val="en-GB"/>
                <w:rPrChange w:id="967" w:author="Daniel Rohde" w:date="2022-12-20T00:06:00Z">
                  <w:rPr>
                    <w:sz w:val="22"/>
                    <w:lang w:val="en-GB"/>
                  </w:rPr>
                </w:rPrChange>
              </w:rPr>
            </w:pPr>
            <w:del w:id="968" w:author="Daniel Rohde" w:date="2022-12-20T00:06:00Z">
              <w:r w:rsidRPr="00886C94">
                <w:rPr>
                  <w:rFonts w:eastAsia="Calibri"/>
                  <w:b/>
                  <w:sz w:val="18"/>
                  <w:lang w:val="en-GB"/>
                </w:rPr>
                <w:delText xml:space="preserve">Explanation </w:delText>
              </w:r>
            </w:del>
          </w:p>
        </w:tc>
        <w:tc>
          <w:tcPr>
            <w:tcW w:w="1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838E7F" w14:textId="5A852844" w:rsidR="00271E5C" w:rsidRPr="00886C94" w:rsidRDefault="00271E5C" w:rsidP="00271E5C">
            <w:pPr>
              <w:spacing w:before="60" w:after="60"/>
              <w:jc w:val="left"/>
              <w:rPr>
                <w:b/>
                <w:sz w:val="18"/>
                <w:lang w:val="en-GB"/>
                <w:rPrChange w:id="969" w:author="Daniel Rohde" w:date="2022-12-20T00:06:00Z">
                  <w:rPr>
                    <w:sz w:val="22"/>
                    <w:lang w:val="en-GB"/>
                  </w:rPr>
                </w:rPrChange>
              </w:rPr>
            </w:pPr>
            <w:r w:rsidRPr="00886C94">
              <w:rPr>
                <w:rFonts w:eastAsia="Calibri"/>
                <w:b/>
                <w:sz w:val="18"/>
                <w:lang w:val="en-GB"/>
              </w:rPr>
              <w:t xml:space="preserve">S-100 Attribute 1 </w:t>
            </w:r>
          </w:p>
        </w:tc>
        <w:tc>
          <w:tcPr>
            <w:tcW w:w="1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AFE939F" w14:textId="416691A5" w:rsidR="00271E5C" w:rsidRPr="00886C94" w:rsidRDefault="00271E5C" w:rsidP="00271E5C">
            <w:pPr>
              <w:spacing w:before="60" w:after="60"/>
              <w:jc w:val="left"/>
              <w:rPr>
                <w:b/>
                <w:sz w:val="18"/>
                <w:lang w:val="en-GB"/>
                <w:rPrChange w:id="970" w:author="Daniel Rohde" w:date="2022-12-20T00:06:00Z">
                  <w:rPr>
                    <w:sz w:val="22"/>
                    <w:lang w:val="en-GB"/>
                  </w:rPr>
                </w:rPrChange>
              </w:rPr>
            </w:pPr>
            <w:r w:rsidRPr="00886C94">
              <w:rPr>
                <w:rFonts w:eastAsia="Calibri"/>
                <w:b/>
                <w:sz w:val="18"/>
                <w:lang w:val="en-GB"/>
              </w:rPr>
              <w:t xml:space="preserve">S-100 Attribute 2 </w:t>
            </w:r>
          </w:p>
        </w:tc>
        <w:tc>
          <w:tcPr>
            <w:tcW w:w="25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cellIns w:id="971" w:author="Daniel Rohde" w:date="2022-12-20T00:06:00Z"/>
          </w:tcPr>
          <w:p w14:paraId="4BBAC218" w14:textId="72F81126" w:rsidR="00271E5C" w:rsidRPr="00886C94" w:rsidRDefault="00271E5C" w:rsidP="00271E5C">
            <w:pPr>
              <w:spacing w:before="60" w:after="60"/>
              <w:jc w:val="left"/>
              <w:rPr>
                <w:rFonts w:eastAsia="Calibri"/>
                <w:b/>
                <w:sz w:val="18"/>
                <w:lang w:val="en-GB"/>
              </w:rPr>
            </w:pPr>
            <w:ins w:id="972" w:author="Daniel Rohde" w:date="2022-12-20T00:06:00Z">
              <w:r>
                <w:rPr>
                  <w:rFonts w:eastAsia="Calibri"/>
                  <w:b/>
                  <w:sz w:val="18"/>
                  <w:lang w:val="en-GB"/>
                </w:rPr>
                <w:t>Attribute 1</w:t>
              </w:r>
            </w:ins>
          </w:p>
        </w:tc>
      </w:tr>
      <w:tr w:rsidR="00A14048" w:rsidRPr="008C7844" w14:paraId="09F74391" w14:textId="56B4FF71"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6536820C" w14:textId="77777777" w:rsidR="00271E5C" w:rsidRPr="006659BC" w:rsidRDefault="00271E5C" w:rsidP="002B2AC3">
            <w:pPr>
              <w:spacing w:before="60" w:after="60"/>
              <w:ind w:left="2"/>
              <w:jc w:val="left"/>
              <w:rPr>
                <w:sz w:val="22"/>
                <w:lang w:val="en-GB"/>
              </w:rPr>
            </w:pPr>
            <w:r w:rsidRPr="00886C94">
              <w:rPr>
                <w:rFonts w:eastAsia="Calibri"/>
                <w:sz w:val="18"/>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7280356" w14:textId="0121235E" w:rsidR="00271E5C" w:rsidRPr="006659BC" w:rsidRDefault="00271E5C" w:rsidP="002A3298">
            <w:pPr>
              <w:spacing w:before="60" w:after="60"/>
              <w:ind w:left="2"/>
              <w:jc w:val="left"/>
              <w:rPr>
                <w:sz w:val="22"/>
                <w:lang w:val="en-GB"/>
              </w:rPr>
            </w:pPr>
            <w:r w:rsidRPr="00886C94">
              <w:rPr>
                <w:rFonts w:eastAsia="Calibri"/>
                <w:sz w:val="18"/>
                <w:lang w:val="en-GB"/>
              </w:rPr>
              <w:t xml:space="preserve">Camel Case </w:t>
            </w:r>
            <w:r>
              <w:rPr>
                <w:rFonts w:eastAsia="Calibri"/>
                <w:sz w:val="18"/>
                <w:lang w:val="en-GB"/>
              </w:rPr>
              <w:t>code of attribute as in Feature Catalogue</w:t>
            </w:r>
            <w:r w:rsidRPr="00886C94">
              <w:rPr>
                <w:rFonts w:eastAsia="Calibri"/>
                <w:sz w:val="18"/>
                <w:lang w:val="en-GB"/>
              </w:rPr>
              <w:t xml:space="preserv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5514F98B" w14:textId="77777777" w:rsidR="00271E5C" w:rsidRPr="006659BC" w:rsidRDefault="00271E5C" w:rsidP="002B2AC3">
            <w:pPr>
              <w:spacing w:before="60" w:after="60"/>
              <w:jc w:val="left"/>
              <w:rPr>
                <w:sz w:val="22"/>
                <w:lang w:val="en-GB"/>
              </w:rPr>
            </w:pPr>
            <w:r w:rsidRPr="00886C94">
              <w:rPr>
                <w:rFonts w:eastAsia="Calibri"/>
                <w:sz w:val="18"/>
                <w:lang w:val="en-GB"/>
              </w:rPr>
              <w:t>depth</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20B63AB7" w14:textId="77777777" w:rsidR="00271E5C" w:rsidRPr="006659BC" w:rsidRDefault="00271E5C" w:rsidP="002B2AC3">
            <w:pPr>
              <w:spacing w:before="60" w:after="60"/>
              <w:jc w:val="left"/>
              <w:rPr>
                <w:sz w:val="22"/>
                <w:lang w:val="en-GB"/>
              </w:rPr>
            </w:pPr>
            <w:r w:rsidRPr="00886C94">
              <w:rPr>
                <w:rFonts w:eastAsia="Calibri"/>
                <w:sz w:val="18"/>
                <w:lang w:val="en-GB"/>
              </w:rPr>
              <w:t xml:space="preserve">uncertainty </w:t>
            </w:r>
          </w:p>
        </w:tc>
        <w:tc>
          <w:tcPr>
            <w:tcW w:w="2531" w:type="dxa"/>
            <w:tcBorders>
              <w:top w:val="single" w:sz="4" w:space="0" w:color="000000"/>
              <w:left w:val="single" w:sz="4" w:space="0" w:color="000000"/>
              <w:bottom w:val="single" w:sz="4" w:space="0" w:color="000000"/>
              <w:right w:val="single" w:sz="4" w:space="0" w:color="000000"/>
            </w:tcBorders>
            <w:cellIns w:id="973" w:author="Daniel Rohde" w:date="2022-12-20T00:06:00Z"/>
          </w:tcPr>
          <w:p w14:paraId="78B87208" w14:textId="4C65C634" w:rsidR="00271E5C" w:rsidRPr="00886C94" w:rsidRDefault="00271E5C" w:rsidP="002B2AC3">
            <w:pPr>
              <w:spacing w:before="60" w:after="60"/>
              <w:jc w:val="left"/>
              <w:rPr>
                <w:rFonts w:eastAsia="Calibri"/>
                <w:sz w:val="18"/>
                <w:lang w:val="en-GB"/>
              </w:rPr>
            </w:pPr>
            <w:ins w:id="974" w:author="Daniel Rohde" w:date="2022-12-20T00:06:00Z">
              <w:r>
                <w:rPr>
                  <w:rFonts w:eastAsia="Calibri"/>
                  <w:sz w:val="18"/>
                  <w:lang w:val="en-GB"/>
                </w:rPr>
                <w:t>id</w:t>
              </w:r>
            </w:ins>
          </w:p>
        </w:tc>
      </w:tr>
      <w:tr w:rsidR="00A14048" w:rsidRPr="008C7844" w14:paraId="3F4D6BB5" w14:textId="56FB90E5"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6DE7D748" w14:textId="7E1F6016" w:rsidR="00271E5C" w:rsidRPr="006659BC" w:rsidRDefault="00271E5C" w:rsidP="002B2AC3">
            <w:pPr>
              <w:spacing w:before="60" w:after="60"/>
              <w:ind w:left="2"/>
              <w:jc w:val="left"/>
              <w:rPr>
                <w:sz w:val="22"/>
                <w:lang w:val="en-GB"/>
              </w:rPr>
            </w:pPr>
            <w:r w:rsidRPr="00886C94">
              <w:rPr>
                <w:rFonts w:eastAsia="Calibri"/>
                <w:sz w:val="18"/>
                <w:lang w:val="en-GB"/>
              </w:rPr>
              <w:lastRenderedPageBreak/>
              <w:t>name</w:t>
            </w:r>
            <w:r>
              <w:rPr>
                <w:rFonts w:eastAsia="Calibri"/>
                <w:sz w:val="18"/>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3ADB8A" w14:textId="6F568A70" w:rsidR="00271E5C" w:rsidRPr="006659BC" w:rsidRDefault="00271E5C" w:rsidP="002A3298">
            <w:pPr>
              <w:spacing w:before="60" w:after="60"/>
              <w:ind w:left="2"/>
              <w:jc w:val="left"/>
              <w:rPr>
                <w:sz w:val="22"/>
                <w:lang w:val="en-GB"/>
              </w:rPr>
            </w:pPr>
            <w:r>
              <w:rPr>
                <w:rFonts w:eastAsia="Calibri"/>
                <w:sz w:val="18"/>
                <w:lang w:val="en-GB"/>
              </w:rPr>
              <w:t>Long name as in Feature Catalogue</w:t>
            </w:r>
            <w:r w:rsidRPr="00886C94">
              <w:rPr>
                <w:rFonts w:eastAsia="Calibri"/>
                <w:sz w:val="18"/>
                <w:lang w:val="en-GB"/>
              </w:rPr>
              <w:t xml:space="preserv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57053D09" w14:textId="77777777" w:rsidR="00271E5C" w:rsidRPr="006659BC" w:rsidRDefault="00271E5C" w:rsidP="002B2AC3">
            <w:pPr>
              <w:spacing w:before="60" w:after="60"/>
              <w:jc w:val="left"/>
              <w:rPr>
                <w:sz w:val="22"/>
                <w:lang w:val="en-GB"/>
              </w:rPr>
            </w:pPr>
            <w:r w:rsidRPr="00886C94">
              <w:rPr>
                <w:rFonts w:eastAsia="Calibri"/>
                <w:sz w:val="18"/>
                <w:lang w:val="en-GB"/>
              </w:rPr>
              <w:t xml:space="preserve">depth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7F035E81" w14:textId="77777777" w:rsidR="00271E5C" w:rsidRPr="006659BC" w:rsidRDefault="00271E5C" w:rsidP="002B2AC3">
            <w:pPr>
              <w:spacing w:before="60" w:after="60"/>
              <w:jc w:val="left"/>
              <w:rPr>
                <w:sz w:val="22"/>
                <w:lang w:val="en-GB"/>
              </w:rPr>
            </w:pPr>
            <w:r w:rsidRPr="00886C94">
              <w:rPr>
                <w:rFonts w:eastAsia="Calibri"/>
                <w:sz w:val="18"/>
                <w:lang w:val="en-GB"/>
              </w:rPr>
              <w:t xml:space="preserve">uncertainty </w:t>
            </w:r>
          </w:p>
        </w:tc>
        <w:tc>
          <w:tcPr>
            <w:tcW w:w="2531" w:type="dxa"/>
            <w:tcBorders>
              <w:top w:val="single" w:sz="4" w:space="0" w:color="000000"/>
              <w:left w:val="single" w:sz="4" w:space="0" w:color="000000"/>
              <w:bottom w:val="single" w:sz="4" w:space="0" w:color="000000"/>
              <w:right w:val="single" w:sz="4" w:space="0" w:color="000000"/>
            </w:tcBorders>
            <w:cellIns w:id="975" w:author="Daniel Rohde" w:date="2022-12-20T00:06:00Z"/>
          </w:tcPr>
          <w:p w14:paraId="0BF281ED" w14:textId="593C96F1" w:rsidR="00271E5C" w:rsidRPr="00886C94" w:rsidRDefault="00271E5C" w:rsidP="002B2AC3">
            <w:pPr>
              <w:spacing w:before="60" w:after="60"/>
              <w:jc w:val="left"/>
              <w:rPr>
                <w:rFonts w:eastAsia="Calibri"/>
                <w:sz w:val="18"/>
                <w:lang w:val="en-GB"/>
              </w:rPr>
            </w:pPr>
            <w:commentRangeStart w:id="976"/>
            <w:ins w:id="977" w:author="Daniel Rohde" w:date="2022-12-20T00:06:00Z">
              <w:r>
                <w:rPr>
                  <w:rFonts w:eastAsia="Calibri"/>
                  <w:sz w:val="18"/>
                  <w:lang w:val="en-GB"/>
                </w:rPr>
                <w:t>id</w:t>
              </w:r>
              <w:commentRangeEnd w:id="976"/>
              <w:r w:rsidR="00F737A0">
                <w:rPr>
                  <w:rStyle w:val="CommentReference"/>
                </w:rPr>
                <w:commentReference w:id="976"/>
              </w:r>
            </w:ins>
          </w:p>
        </w:tc>
      </w:tr>
      <w:tr w:rsidR="00A14048" w:rsidRPr="008C7844" w14:paraId="68637AA9" w14:textId="716F27AD"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1829C783" w14:textId="77777777" w:rsidR="00271E5C" w:rsidRPr="006659BC" w:rsidRDefault="00271E5C" w:rsidP="002B2AC3">
            <w:pPr>
              <w:spacing w:before="60" w:after="60"/>
              <w:ind w:left="2"/>
              <w:jc w:val="left"/>
              <w:rPr>
                <w:sz w:val="22"/>
                <w:lang w:val="en-GB"/>
              </w:rPr>
            </w:pPr>
            <w:r w:rsidRPr="00886C94">
              <w:rPr>
                <w:rFonts w:eastAsia="Calibri"/>
                <w:sz w:val="18"/>
                <w:lang w:val="en-GB"/>
              </w:rPr>
              <w:t xml:space="preserve">uom.name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D7AE61" w14:textId="6609DADB" w:rsidR="00271E5C" w:rsidRPr="006659BC" w:rsidRDefault="00271E5C" w:rsidP="002A3298">
            <w:pPr>
              <w:spacing w:before="60" w:after="60"/>
              <w:ind w:left="2"/>
              <w:jc w:val="left"/>
              <w:rPr>
                <w:sz w:val="22"/>
                <w:lang w:val="en-GB"/>
              </w:rPr>
            </w:pPr>
            <w:r>
              <w:rPr>
                <w:rFonts w:eastAsia="Calibri"/>
                <w:sz w:val="18"/>
                <w:lang w:val="en-GB"/>
              </w:rPr>
              <w:t>Units (uom.name from S-100 Feature Catalogue)</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0E498526" w14:textId="77777777" w:rsidR="00271E5C" w:rsidRPr="006659BC" w:rsidRDefault="00271E5C" w:rsidP="002B2AC3">
            <w:pPr>
              <w:spacing w:before="60" w:after="60"/>
              <w:jc w:val="left"/>
              <w:rPr>
                <w:sz w:val="22"/>
                <w:lang w:val="en-GB"/>
              </w:rPr>
            </w:pPr>
            <w:r w:rsidRPr="00886C94">
              <w:rPr>
                <w:rFonts w:eastAsia="Calibri"/>
                <w:sz w:val="18"/>
                <w:lang w:val="en-GB"/>
              </w:rPr>
              <w:t xml:space="preserve">metres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3585C857" w14:textId="77777777" w:rsidR="00271E5C" w:rsidRPr="006659BC" w:rsidRDefault="00271E5C" w:rsidP="002B2AC3">
            <w:pPr>
              <w:spacing w:before="60" w:after="60"/>
              <w:jc w:val="left"/>
              <w:rPr>
                <w:sz w:val="22"/>
                <w:lang w:val="en-GB"/>
              </w:rPr>
            </w:pPr>
            <w:r w:rsidRPr="00886C94">
              <w:rPr>
                <w:rFonts w:eastAsia="Calibri"/>
                <w:sz w:val="18"/>
                <w:lang w:val="en-GB"/>
              </w:rPr>
              <w:t xml:space="preserve">metres </w:t>
            </w:r>
          </w:p>
        </w:tc>
        <w:tc>
          <w:tcPr>
            <w:tcW w:w="2531" w:type="dxa"/>
            <w:tcBorders>
              <w:top w:val="single" w:sz="4" w:space="0" w:color="000000"/>
              <w:left w:val="single" w:sz="4" w:space="0" w:color="000000"/>
              <w:bottom w:val="single" w:sz="4" w:space="0" w:color="000000"/>
              <w:right w:val="single" w:sz="4" w:space="0" w:color="000000"/>
            </w:tcBorders>
            <w:cellIns w:id="978" w:author="Daniel Rohde" w:date="2022-12-20T00:06:00Z"/>
          </w:tcPr>
          <w:p w14:paraId="50521C18" w14:textId="7AE8204F" w:rsidR="00271E5C" w:rsidRPr="00886C94" w:rsidRDefault="00F737A0" w:rsidP="002B2AC3">
            <w:pPr>
              <w:spacing w:before="60" w:after="60"/>
              <w:jc w:val="left"/>
              <w:rPr>
                <w:rFonts w:eastAsia="Calibri"/>
                <w:sz w:val="18"/>
                <w:lang w:val="en-GB"/>
              </w:rPr>
            </w:pPr>
            <w:commentRangeStart w:id="979"/>
            <w:ins w:id="980" w:author="Daniel Rohde" w:date="2022-12-20T00:06:00Z">
              <w:r>
                <w:rPr>
                  <w:rFonts w:eastAsia="Calibri"/>
                  <w:sz w:val="18"/>
                  <w:lang w:val="en-GB"/>
                </w:rPr>
                <w:t>N/A (or (empty))?</w:t>
              </w:r>
              <w:commentRangeEnd w:id="979"/>
              <w:r>
                <w:rPr>
                  <w:rStyle w:val="CommentReference"/>
                </w:rPr>
                <w:commentReference w:id="979"/>
              </w:r>
            </w:ins>
          </w:p>
        </w:tc>
      </w:tr>
      <w:tr w:rsidR="00A14048" w:rsidRPr="008C7844" w14:paraId="7BED3A7F" w14:textId="790CB57C"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4B65830E" w14:textId="77777777" w:rsidR="00271E5C" w:rsidRPr="006659BC" w:rsidRDefault="00271E5C" w:rsidP="002B2AC3">
            <w:pPr>
              <w:spacing w:before="60" w:after="60"/>
              <w:ind w:left="2"/>
              <w:jc w:val="left"/>
              <w:rPr>
                <w:sz w:val="22"/>
                <w:lang w:val="en-GB"/>
              </w:rPr>
            </w:pPr>
            <w:proofErr w:type="spellStart"/>
            <w:r w:rsidRPr="002A3298">
              <w:rPr>
                <w:rFonts w:eastAsia="Calibri"/>
                <w:sz w:val="18"/>
                <w:lang w:val="en-GB"/>
              </w:rPr>
              <w:t>fillValue</w:t>
            </w:r>
            <w:proofErr w:type="spellEnd"/>
            <w:r w:rsidRPr="002A3298">
              <w:rPr>
                <w:rFonts w:eastAsia="Calibri"/>
                <w:sz w:val="18"/>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0618BE0" w14:textId="231DE5CB" w:rsidR="00271E5C" w:rsidRPr="006659BC" w:rsidRDefault="00271E5C" w:rsidP="002B2AC3">
            <w:pPr>
              <w:spacing w:before="60" w:after="60"/>
              <w:ind w:left="2"/>
              <w:jc w:val="left"/>
              <w:rPr>
                <w:sz w:val="22"/>
                <w:lang w:val="en-GB"/>
              </w:rPr>
            </w:pPr>
            <w:r>
              <w:rPr>
                <w:rFonts w:eastAsia="Calibri"/>
                <w:sz w:val="18"/>
                <w:lang w:val="en-GB"/>
              </w:rPr>
              <w:t>Fill value (integer or float, string representation, for missing values)</w:t>
            </w:r>
            <w:r w:rsidRPr="002A3298">
              <w:rPr>
                <w:rFonts w:eastAsia="Calibri"/>
                <w:sz w:val="18"/>
                <w:lang w:val="en-GB"/>
              </w:rPr>
              <w:t xml:space="preserv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093FD769" w14:textId="77777777" w:rsidR="00271E5C" w:rsidRPr="006659BC" w:rsidRDefault="00271E5C" w:rsidP="002B2AC3">
            <w:pPr>
              <w:spacing w:before="60" w:after="60"/>
              <w:jc w:val="left"/>
              <w:rPr>
                <w:sz w:val="22"/>
                <w:lang w:val="en-GB"/>
              </w:rPr>
            </w:pPr>
            <w:r w:rsidRPr="002A3298">
              <w:rPr>
                <w:rFonts w:eastAsia="Calibri"/>
                <w:sz w:val="18"/>
                <w:lang w:val="en-GB"/>
              </w:rPr>
              <w:t xml:space="preserve">1000000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7137921C" w14:textId="77777777" w:rsidR="00271E5C" w:rsidRPr="006659BC" w:rsidRDefault="00271E5C" w:rsidP="002B2AC3">
            <w:pPr>
              <w:spacing w:before="60" w:after="60"/>
              <w:jc w:val="left"/>
              <w:rPr>
                <w:sz w:val="22"/>
                <w:lang w:val="en-GB"/>
              </w:rPr>
            </w:pPr>
            <w:r w:rsidRPr="002A3298">
              <w:rPr>
                <w:rFonts w:eastAsia="Calibri"/>
                <w:sz w:val="18"/>
                <w:lang w:val="en-GB"/>
              </w:rPr>
              <w:t xml:space="preserve">1000000 </w:t>
            </w:r>
          </w:p>
        </w:tc>
        <w:tc>
          <w:tcPr>
            <w:tcW w:w="2531" w:type="dxa"/>
            <w:tcBorders>
              <w:top w:val="single" w:sz="4" w:space="0" w:color="000000"/>
              <w:left w:val="single" w:sz="4" w:space="0" w:color="000000"/>
              <w:bottom w:val="single" w:sz="4" w:space="0" w:color="000000"/>
              <w:right w:val="single" w:sz="4" w:space="0" w:color="000000"/>
            </w:tcBorders>
            <w:cellIns w:id="981" w:author="Daniel Rohde" w:date="2022-12-20T00:06:00Z"/>
          </w:tcPr>
          <w:p w14:paraId="779B3E0B" w14:textId="63C51CA8" w:rsidR="00271E5C" w:rsidRPr="002A3298" w:rsidRDefault="00271E5C" w:rsidP="002B2AC3">
            <w:pPr>
              <w:spacing w:before="60" w:after="60"/>
              <w:jc w:val="left"/>
              <w:rPr>
                <w:rFonts w:eastAsia="Calibri"/>
                <w:sz w:val="18"/>
                <w:lang w:val="en-GB"/>
              </w:rPr>
            </w:pPr>
            <w:ins w:id="982" w:author="Daniel Rohde" w:date="2022-12-20T00:06:00Z">
              <w:r>
                <w:rPr>
                  <w:rFonts w:eastAsia="Calibri"/>
                  <w:sz w:val="18"/>
                  <w:lang w:val="en-GB"/>
                </w:rPr>
                <w:t>0</w:t>
              </w:r>
            </w:ins>
          </w:p>
        </w:tc>
      </w:tr>
      <w:tr w:rsidR="00A14048" w:rsidRPr="008C7844" w14:paraId="382A8FE7" w14:textId="19A830B2"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56EA23EE"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datatype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F713CCC" w14:textId="34653DFA" w:rsidR="00271E5C" w:rsidRPr="006659BC" w:rsidRDefault="00271E5C" w:rsidP="002B2AC3">
            <w:pPr>
              <w:spacing w:before="60" w:after="60"/>
              <w:ind w:left="2"/>
              <w:jc w:val="left"/>
              <w:rPr>
                <w:sz w:val="22"/>
                <w:lang w:val="en-GB"/>
              </w:rPr>
            </w:pPr>
            <w:r w:rsidRPr="00E20A96">
              <w:rPr>
                <w:rFonts w:eastAsia="Calibri"/>
                <w:sz w:val="18"/>
                <w:lang w:val="en-GB"/>
              </w:rPr>
              <w:t>HDF5 datatype</w:t>
            </w:r>
            <w:r>
              <w:rPr>
                <w:rFonts w:eastAsia="Calibri"/>
                <w:sz w:val="18"/>
                <w:lang w:val="en-GB"/>
              </w:rPr>
              <w:t>, as returned by H5Tget_</w:t>
            </w:r>
            <w:proofErr w:type="gramStart"/>
            <w:r>
              <w:rPr>
                <w:rFonts w:eastAsia="Calibri"/>
                <w:sz w:val="18"/>
                <w:lang w:val="en-GB"/>
              </w:rPr>
              <w:t>class(</w:t>
            </w:r>
            <w:proofErr w:type="gramEnd"/>
            <w:r>
              <w:rPr>
                <w:rFonts w:eastAsia="Calibri"/>
                <w:sz w:val="18"/>
                <w:lang w:val="en-GB"/>
              </w:rPr>
              <w:t>) function</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6636480E" w14:textId="4D05553E" w:rsidR="00271E5C" w:rsidRPr="006659BC" w:rsidRDefault="00271E5C" w:rsidP="002B2AC3">
            <w:pPr>
              <w:spacing w:before="60" w:after="60"/>
              <w:jc w:val="left"/>
              <w:rPr>
                <w:sz w:val="22"/>
                <w:lang w:val="en-GB"/>
              </w:rPr>
            </w:pPr>
            <w:r w:rsidRPr="00E20A96">
              <w:rPr>
                <w:rFonts w:eastAsia="Calibri"/>
                <w:sz w:val="18"/>
                <w:lang w:val="en-GB"/>
              </w:rPr>
              <w:t xml:space="preserve">H5T_FLOAT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4B773B4B" w14:textId="60A403B6" w:rsidR="00271E5C" w:rsidRPr="006659BC" w:rsidRDefault="00271E5C" w:rsidP="002B2AC3">
            <w:pPr>
              <w:spacing w:before="60" w:after="60"/>
              <w:jc w:val="left"/>
              <w:rPr>
                <w:sz w:val="22"/>
                <w:lang w:val="en-GB"/>
              </w:rPr>
            </w:pPr>
            <w:r w:rsidRPr="00E20A96">
              <w:rPr>
                <w:rFonts w:eastAsia="Calibri"/>
                <w:sz w:val="18"/>
                <w:lang w:val="en-GB"/>
              </w:rPr>
              <w:t>H5</w:t>
            </w:r>
            <w:r>
              <w:rPr>
                <w:rFonts w:eastAsia="Calibri"/>
                <w:sz w:val="18"/>
                <w:lang w:val="en-GB"/>
              </w:rPr>
              <w:t>T</w:t>
            </w:r>
            <w:r w:rsidRPr="00E20A96">
              <w:rPr>
                <w:rFonts w:eastAsia="Calibri"/>
                <w:sz w:val="18"/>
                <w:lang w:val="en-GB"/>
              </w:rPr>
              <w:t xml:space="preserve">_FLOAT </w:t>
            </w:r>
          </w:p>
        </w:tc>
        <w:tc>
          <w:tcPr>
            <w:tcW w:w="2531" w:type="dxa"/>
            <w:tcBorders>
              <w:top w:val="single" w:sz="4" w:space="0" w:color="000000"/>
              <w:left w:val="single" w:sz="4" w:space="0" w:color="000000"/>
              <w:bottom w:val="single" w:sz="4" w:space="0" w:color="000000"/>
              <w:right w:val="single" w:sz="4" w:space="0" w:color="000000"/>
            </w:tcBorders>
            <w:cellIns w:id="983" w:author="Daniel Rohde" w:date="2022-12-20T00:06:00Z"/>
          </w:tcPr>
          <w:p w14:paraId="6460EA83" w14:textId="7A9308B1" w:rsidR="00271E5C" w:rsidRPr="00E20A96" w:rsidRDefault="00271E5C" w:rsidP="002B2AC3">
            <w:pPr>
              <w:spacing w:before="60" w:after="60"/>
              <w:jc w:val="left"/>
              <w:rPr>
                <w:rFonts w:eastAsia="Calibri"/>
                <w:sz w:val="18"/>
                <w:lang w:val="en-GB"/>
              </w:rPr>
            </w:pPr>
            <w:ins w:id="984" w:author="Daniel Rohde" w:date="2022-12-20T00:06:00Z">
              <w:r>
                <w:rPr>
                  <w:rFonts w:eastAsia="Calibri"/>
                  <w:sz w:val="18"/>
                  <w:lang w:val="en-GB"/>
                </w:rPr>
                <w:t>H5T_NATIVE_INT</w:t>
              </w:r>
            </w:ins>
          </w:p>
        </w:tc>
      </w:tr>
      <w:tr w:rsidR="00A14048" w:rsidRPr="008C7844" w14:paraId="5C7A7C1D" w14:textId="75119939"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53DF5AB9" w14:textId="25FAA2F2" w:rsidR="00271E5C" w:rsidRPr="006659BC" w:rsidRDefault="00271E5C" w:rsidP="002B2AC3">
            <w:pPr>
              <w:spacing w:before="60" w:after="60"/>
              <w:ind w:left="2"/>
              <w:jc w:val="left"/>
              <w:rPr>
                <w:sz w:val="22"/>
                <w:lang w:val="en-GB"/>
              </w:rPr>
            </w:pPr>
            <w:r w:rsidRPr="00E20A96">
              <w:rPr>
                <w:rFonts w:eastAsia="Calibri"/>
                <w:sz w:val="18"/>
                <w:lang w:val="en-GB"/>
              </w:rPr>
              <w:t>lower</w:t>
            </w:r>
            <w:r>
              <w:rPr>
                <w:rFonts w:eastAsia="Calibri"/>
                <w:sz w:val="18"/>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AA841D3" w14:textId="0561B46B" w:rsidR="00271E5C" w:rsidRPr="006659BC" w:rsidRDefault="00271E5C" w:rsidP="002B2AC3">
            <w:pPr>
              <w:spacing w:before="60" w:after="60"/>
              <w:ind w:left="2"/>
              <w:jc w:val="left"/>
              <w:rPr>
                <w:sz w:val="22"/>
                <w:lang w:val="en-GB"/>
              </w:rPr>
            </w:pPr>
            <w:r w:rsidRPr="00E20A96">
              <w:rPr>
                <w:rFonts w:eastAsia="Calibri"/>
                <w:sz w:val="18"/>
                <w:lang w:val="en-GB"/>
              </w:rPr>
              <w:t xml:space="preserve">Lower bound on </w:t>
            </w:r>
            <w:r>
              <w:rPr>
                <w:rFonts w:eastAsia="Calibri"/>
                <w:sz w:val="18"/>
                <w:lang w:val="en-GB"/>
              </w:rPr>
              <w:t xml:space="preserve">value of </w:t>
            </w:r>
            <w:r w:rsidRPr="00E20A96">
              <w:rPr>
                <w:rFonts w:eastAsia="Calibri"/>
                <w:sz w:val="18"/>
                <w:lang w:val="en-GB"/>
              </w:rPr>
              <w:t xml:space="preserve">attribute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63F21497"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590CD5FF" w14:textId="0F2F554E" w:rsidR="00271E5C" w:rsidRPr="006659BC" w:rsidRDefault="00271E5C" w:rsidP="002B2AC3">
            <w:pPr>
              <w:spacing w:before="60" w:after="60"/>
              <w:jc w:val="left"/>
              <w:rPr>
                <w:sz w:val="22"/>
                <w:lang w:val="en-GB"/>
              </w:rPr>
            </w:pPr>
            <w:r w:rsidRPr="00E20A96">
              <w:rPr>
                <w:rFonts w:eastAsia="Calibri"/>
                <w:sz w:val="18"/>
                <w:lang w:val="en-GB"/>
              </w:rPr>
              <w:t xml:space="preserve">0 </w:t>
            </w:r>
          </w:p>
        </w:tc>
        <w:tc>
          <w:tcPr>
            <w:tcW w:w="2531" w:type="dxa"/>
            <w:tcBorders>
              <w:top w:val="single" w:sz="4" w:space="0" w:color="000000"/>
              <w:left w:val="single" w:sz="4" w:space="0" w:color="000000"/>
              <w:bottom w:val="single" w:sz="4" w:space="0" w:color="000000"/>
              <w:right w:val="single" w:sz="4" w:space="0" w:color="000000"/>
            </w:tcBorders>
            <w:cellIns w:id="985" w:author="Daniel Rohde" w:date="2022-12-20T00:06:00Z"/>
          </w:tcPr>
          <w:p w14:paraId="3F3026A7" w14:textId="362C8151" w:rsidR="00271E5C" w:rsidRPr="00E20A96" w:rsidDel="002622F3" w:rsidRDefault="00F737A0" w:rsidP="002B2AC3">
            <w:pPr>
              <w:spacing w:before="60" w:after="60"/>
              <w:jc w:val="left"/>
              <w:rPr>
                <w:rFonts w:eastAsia="Calibri"/>
                <w:sz w:val="18"/>
                <w:lang w:val="en-GB"/>
              </w:rPr>
            </w:pPr>
            <w:ins w:id="986" w:author="Daniel Rohde" w:date="2022-12-20T00:06:00Z">
              <w:r>
                <w:rPr>
                  <w:rFonts w:eastAsia="Calibri"/>
                  <w:sz w:val="18"/>
                  <w:lang w:val="en-GB"/>
                </w:rPr>
                <w:t>1</w:t>
              </w:r>
            </w:ins>
          </w:p>
        </w:tc>
      </w:tr>
      <w:tr w:rsidR="00A14048" w:rsidRPr="008C7844" w14:paraId="29B1B7AB" w14:textId="3547B3C1" w:rsidTr="00A14048">
        <w:trPr>
          <w:trHeight w:val="36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61F854A0" w14:textId="77BBA465" w:rsidR="00271E5C" w:rsidRPr="006659BC" w:rsidRDefault="00271E5C" w:rsidP="002B2AC3">
            <w:pPr>
              <w:spacing w:before="60" w:after="60"/>
              <w:ind w:left="2"/>
              <w:jc w:val="left"/>
              <w:rPr>
                <w:sz w:val="22"/>
                <w:lang w:val="en-GB"/>
              </w:rPr>
            </w:pPr>
            <w:r w:rsidRPr="00E20A96">
              <w:rPr>
                <w:rFonts w:eastAsia="Calibri"/>
                <w:sz w:val="18"/>
                <w:lang w:val="en-GB"/>
              </w:rPr>
              <w:t>upper</w:t>
            </w:r>
            <w:r>
              <w:rPr>
                <w:rFonts w:eastAsia="Calibri"/>
                <w:sz w:val="18"/>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ED37424" w14:textId="3885C9D0" w:rsidR="00271E5C" w:rsidRPr="006659BC" w:rsidRDefault="00271E5C" w:rsidP="002B2AC3">
            <w:pPr>
              <w:spacing w:before="60" w:after="60"/>
              <w:ind w:left="2"/>
              <w:jc w:val="left"/>
              <w:rPr>
                <w:sz w:val="22"/>
                <w:lang w:val="en-GB"/>
              </w:rPr>
            </w:pPr>
            <w:r w:rsidRPr="00E20A96">
              <w:rPr>
                <w:rFonts w:eastAsia="Calibri"/>
                <w:sz w:val="18"/>
                <w:lang w:val="en-GB"/>
              </w:rPr>
              <w:t xml:space="preserve">Upper bound on </w:t>
            </w:r>
            <w:r>
              <w:rPr>
                <w:rFonts w:eastAsia="Calibri"/>
                <w:sz w:val="18"/>
                <w:lang w:val="en-GB"/>
              </w:rPr>
              <w:t xml:space="preserve">value of </w:t>
            </w:r>
            <w:r w:rsidRPr="00E20A96">
              <w:rPr>
                <w:rFonts w:eastAsia="Calibri"/>
                <w:sz w:val="18"/>
                <w:lang w:val="en-GB"/>
              </w:rPr>
              <w:t xml:space="preserve">attribute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611B3FC6"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6D6A7FB2"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2531" w:type="dxa"/>
            <w:tcBorders>
              <w:top w:val="single" w:sz="4" w:space="0" w:color="000000"/>
              <w:left w:val="single" w:sz="4" w:space="0" w:color="000000"/>
              <w:bottom w:val="single" w:sz="4" w:space="0" w:color="000000"/>
              <w:right w:val="single" w:sz="4" w:space="0" w:color="000000"/>
            </w:tcBorders>
            <w:cellIns w:id="987" w:author="Daniel Rohde" w:date="2022-12-20T00:06:00Z"/>
          </w:tcPr>
          <w:p w14:paraId="1AC7B9D9" w14:textId="2E739BFA" w:rsidR="00271E5C" w:rsidRPr="00E20A96" w:rsidRDefault="00F737A0" w:rsidP="002B2AC3">
            <w:pPr>
              <w:spacing w:before="60" w:after="60"/>
              <w:jc w:val="left"/>
              <w:rPr>
                <w:rFonts w:eastAsia="Calibri"/>
                <w:sz w:val="18"/>
                <w:lang w:val="en-GB"/>
              </w:rPr>
            </w:pPr>
            <w:ins w:id="988" w:author="Daniel Rohde" w:date="2022-12-20T00:06:00Z">
              <w:r>
                <w:rPr>
                  <w:rFonts w:eastAsia="Calibri"/>
                  <w:sz w:val="18"/>
                  <w:lang w:val="en-GB"/>
                </w:rPr>
                <w:t>(empty)</w:t>
              </w:r>
            </w:ins>
          </w:p>
        </w:tc>
      </w:tr>
      <w:tr w:rsidR="00A14048" w:rsidRPr="008C7844" w14:paraId="597E02BF" w14:textId="7B317F4A" w:rsidTr="00A14048">
        <w:trPr>
          <w:trHeight w:val="590"/>
        </w:trPr>
        <w:tc>
          <w:tcPr>
            <w:tcW w:w="978" w:type="dxa"/>
            <w:tcBorders>
              <w:top w:val="single" w:sz="4" w:space="0" w:color="000000"/>
              <w:left w:val="single" w:sz="4" w:space="0" w:color="000000"/>
              <w:bottom w:val="single" w:sz="4" w:space="0" w:color="000000"/>
              <w:right w:val="single" w:sz="4" w:space="0" w:color="000000"/>
            </w:tcBorders>
            <w:shd w:val="clear" w:color="auto" w:fill="auto"/>
          </w:tcPr>
          <w:p w14:paraId="21DFD318"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closure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2B20D7F"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Open or Closed data interval. See S100_IntervalType in Part 1.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
          <w:p w14:paraId="23BC8972" w14:textId="77777777" w:rsidR="00271E5C" w:rsidRPr="006659BC" w:rsidRDefault="00271E5C" w:rsidP="002B2AC3">
            <w:pPr>
              <w:spacing w:before="60" w:after="60"/>
              <w:jc w:val="left"/>
              <w:rPr>
                <w:sz w:val="22"/>
                <w:lang w:val="en-GB"/>
              </w:rPr>
            </w:pPr>
            <w:proofErr w:type="spellStart"/>
            <w:r w:rsidRPr="00E20A96">
              <w:rPr>
                <w:rFonts w:eastAsia="Calibri"/>
                <w:sz w:val="18"/>
                <w:lang w:val="en-GB"/>
              </w:rPr>
              <w:t>closedInterval</w:t>
            </w:r>
            <w:proofErr w:type="spellEnd"/>
            <w:r w:rsidRPr="00E20A96">
              <w:rPr>
                <w:rFonts w:eastAsia="Calibri"/>
                <w:sz w:val="18"/>
                <w:lang w:val="en-GB"/>
              </w:rPr>
              <w:t xml:space="preserve">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
          <w:p w14:paraId="12F198C2" w14:textId="25E8524D" w:rsidR="00271E5C" w:rsidRPr="006659BC" w:rsidRDefault="00271E5C" w:rsidP="002B2AC3">
            <w:pPr>
              <w:spacing w:before="60" w:after="60"/>
              <w:jc w:val="left"/>
              <w:rPr>
                <w:sz w:val="22"/>
                <w:lang w:val="en-GB"/>
              </w:rPr>
            </w:pPr>
            <w:proofErr w:type="spellStart"/>
            <w:r w:rsidRPr="00E20A96">
              <w:rPr>
                <w:rFonts w:eastAsia="Calibri"/>
                <w:sz w:val="18"/>
                <w:lang w:val="en-GB"/>
              </w:rPr>
              <w:t>gtLeInterval</w:t>
            </w:r>
            <w:proofErr w:type="spellEnd"/>
          </w:p>
        </w:tc>
        <w:tc>
          <w:tcPr>
            <w:tcW w:w="2531" w:type="dxa"/>
            <w:tcBorders>
              <w:top w:val="single" w:sz="4" w:space="0" w:color="000000"/>
              <w:left w:val="single" w:sz="4" w:space="0" w:color="000000"/>
              <w:bottom w:val="single" w:sz="4" w:space="0" w:color="000000"/>
              <w:right w:val="single" w:sz="4" w:space="0" w:color="000000"/>
            </w:tcBorders>
            <w:cellIns w:id="989" w:author="Daniel Rohde" w:date="2022-12-20T00:06:00Z"/>
          </w:tcPr>
          <w:p w14:paraId="34ED2255" w14:textId="12BD9DBF" w:rsidR="00271E5C" w:rsidRPr="00E20A96" w:rsidRDefault="00F737A0" w:rsidP="002B2AC3">
            <w:pPr>
              <w:spacing w:before="60" w:after="60"/>
              <w:jc w:val="left"/>
              <w:rPr>
                <w:rFonts w:eastAsia="Calibri"/>
                <w:sz w:val="18"/>
                <w:lang w:val="en-GB"/>
              </w:rPr>
            </w:pPr>
            <w:proofErr w:type="spellStart"/>
            <w:ins w:id="990" w:author="Daniel Rohde" w:date="2022-12-20T00:06:00Z">
              <w:r>
                <w:rPr>
                  <w:rFonts w:eastAsia="Calibri"/>
                  <w:sz w:val="18"/>
                  <w:lang w:val="en-GB"/>
                </w:rPr>
                <w:t>geSemiInterval</w:t>
              </w:r>
            </w:ins>
            <w:proofErr w:type="spellEnd"/>
          </w:p>
        </w:tc>
      </w:tr>
    </w:tbl>
    <w:p w14:paraId="523C4309" w14:textId="77777777" w:rsidR="009D512D" w:rsidRDefault="00AC251D" w:rsidP="00161F83">
      <w:pPr>
        <w:spacing w:after="0"/>
        <w:rPr>
          <w:lang w:val="en-GB"/>
        </w:rPr>
      </w:pPr>
      <w:r w:rsidRPr="008C7844">
        <w:rPr>
          <w:lang w:val="en-GB"/>
        </w:rPr>
        <w:t xml:space="preserve"> </w:t>
      </w:r>
    </w:p>
    <w:p w14:paraId="6CE48E74" w14:textId="1F3ECDEA" w:rsidR="00F57C3F" w:rsidRPr="009375DB" w:rsidRDefault="00F57C3F" w:rsidP="00E20A96">
      <w:pPr>
        <w:autoSpaceDE w:val="0"/>
        <w:autoSpaceDN w:val="0"/>
        <w:adjustRightInd w:val="0"/>
        <w:spacing w:after="120"/>
      </w:pPr>
      <w:r w:rsidRPr="009375DB">
        <w:t xml:space="preserve">As per section S-100 </w:t>
      </w:r>
      <w:r w:rsidR="001A0F1A">
        <w:t xml:space="preserve">Part 10c, clause </w:t>
      </w:r>
      <w:r w:rsidRPr="009375DB">
        <w:t>10c-9.5, “All the numeric values in the feature description dataset are string representations of numeric values; for example, “-9999.0” not the float value -9999.0.”</w:t>
      </w:r>
    </w:p>
    <w:p w14:paraId="2213A685" w14:textId="77777777" w:rsidR="00F57C3F" w:rsidRDefault="00F57C3F" w:rsidP="00E20A96">
      <w:pPr>
        <w:autoSpaceDE w:val="0"/>
        <w:autoSpaceDN w:val="0"/>
        <w:adjustRightInd w:val="0"/>
        <w:spacing w:after="120"/>
      </w:pPr>
      <w:r w:rsidRPr="009375DB">
        <w:t xml:space="preserve">While the sample contents are shown in the two attributes columns, these are </w:t>
      </w:r>
      <w:proofErr w:type="gramStart"/>
      <w:r w:rsidRPr="009375DB">
        <w:t>actually rows</w:t>
      </w:r>
      <w:proofErr w:type="gramEnd"/>
      <w:r w:rsidRPr="009375DB">
        <w:t xml:space="preserve"> in the </w:t>
      </w:r>
      <w:proofErr w:type="spellStart"/>
      <w:r w:rsidRPr="009375DB">
        <w:t>BathymetryCoverage</w:t>
      </w:r>
      <w:proofErr w:type="spellEnd"/>
      <w:r w:rsidRPr="009375DB">
        <w:t xml:space="preserve"> table. They are also each a single HDF5 compound type and represent a single HDF5 element in the table.</w:t>
      </w:r>
    </w:p>
    <w:p w14:paraId="6C6B1EF5" w14:textId="7A2467C9" w:rsidR="00F57C3F" w:rsidRDefault="00F57C3F" w:rsidP="00E20A96">
      <w:pPr>
        <w:autoSpaceDE w:val="0"/>
        <w:autoSpaceDN w:val="0"/>
        <w:adjustRightInd w:val="0"/>
        <w:spacing w:after="120"/>
      </w:pPr>
      <w:r>
        <w:t>All cells shall be HDF5 variable length strings. The minimum and maximum values are stored in lower and upper columns. Variable length strings allow future proofing the format in the event editing is allowed or correcting these values is required.</w:t>
      </w:r>
    </w:p>
    <w:p w14:paraId="719ACDF0" w14:textId="77777777" w:rsidR="00233CED" w:rsidRDefault="00233CED" w:rsidP="00E20A96">
      <w:pPr>
        <w:pStyle w:val="Heading3"/>
        <w:spacing w:before="120" w:after="120"/>
      </w:pPr>
      <w:bookmarkStart w:id="991" w:name="_Toc105509261"/>
      <w:r w:rsidRPr="009375DB">
        <w:t xml:space="preserve">Root </w:t>
      </w:r>
      <w:proofErr w:type="spellStart"/>
      <w:r w:rsidRPr="009375DB">
        <w:t>BathymetryCoverage</w:t>
      </w:r>
      <w:bookmarkEnd w:id="991"/>
      <w:proofErr w:type="spellEnd"/>
    </w:p>
    <w:p w14:paraId="5D5799E3" w14:textId="0A9C5B6D" w:rsidR="006659BC" w:rsidRPr="00E20A96" w:rsidRDefault="006659BC" w:rsidP="00E20A96">
      <w:pPr>
        <w:pStyle w:val="Caption"/>
        <w:keepNext/>
        <w:spacing w:before="120" w:after="120"/>
        <w:jc w:val="center"/>
        <w:rPr>
          <w:bCs/>
          <w:i w:val="0"/>
          <w:color w:val="auto"/>
          <w:sz w:val="20"/>
          <w:szCs w:val="20"/>
        </w:rPr>
      </w:pPr>
      <w:bookmarkStart w:id="992" w:name="_Ref121072907"/>
      <w:r w:rsidRPr="008B6D31">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10</w:t>
      </w:r>
      <w:r w:rsidR="00872C97">
        <w:rPr>
          <w:bCs/>
          <w:i w:val="0"/>
          <w:color w:val="auto"/>
          <w:sz w:val="20"/>
          <w:szCs w:val="20"/>
        </w:rPr>
        <w:fldChar w:fldCharType="end"/>
      </w:r>
      <w:del w:id="993" w:author="Daniel Rohde" w:date="2022-12-20T00:06:00Z">
        <w:r w:rsidR="00914B0A" w:rsidRPr="008B6D31">
          <w:rPr>
            <w:bCs/>
            <w:i w:val="0"/>
            <w:color w:val="auto"/>
            <w:sz w:val="20"/>
            <w:szCs w:val="20"/>
          </w:rPr>
          <w:noBreakHyphen/>
        </w:r>
      </w:del>
      <w:ins w:id="994"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4</w:t>
      </w:r>
      <w:r w:rsidR="00872C97">
        <w:rPr>
          <w:bCs/>
          <w:i w:val="0"/>
          <w:color w:val="auto"/>
          <w:sz w:val="20"/>
          <w:szCs w:val="20"/>
        </w:rPr>
        <w:fldChar w:fldCharType="end"/>
      </w:r>
      <w:bookmarkEnd w:id="992"/>
      <w:r w:rsidRPr="008B6D31">
        <w:rPr>
          <w:bCs/>
          <w:i w:val="0"/>
          <w:color w:val="auto"/>
          <w:sz w:val="20"/>
          <w:szCs w:val="20"/>
        </w:rPr>
        <w:t xml:space="preserve"> </w:t>
      </w:r>
      <w:r w:rsidR="00E20A96" w:rsidRPr="008B6D31">
        <w:rPr>
          <w:bCs/>
          <w:i w:val="0"/>
          <w:color w:val="auto"/>
          <w:sz w:val="20"/>
          <w:szCs w:val="20"/>
        </w:rPr>
        <w:t>–</w:t>
      </w:r>
      <w:r w:rsidRPr="008B6D31">
        <w:rPr>
          <w:bCs/>
          <w:i w:val="0"/>
          <w:color w:val="auto"/>
          <w:sz w:val="20"/>
          <w:szCs w:val="20"/>
        </w:rPr>
        <w:t xml:space="preserve"> Attributes of </w:t>
      </w:r>
      <w:proofErr w:type="spellStart"/>
      <w:r w:rsidRPr="008B6D31">
        <w:rPr>
          <w:bCs/>
          <w:i w:val="0"/>
          <w:color w:val="auto"/>
          <w:sz w:val="20"/>
          <w:szCs w:val="20"/>
        </w:rPr>
        <w:t>BathymetryCoverage</w:t>
      </w:r>
      <w:proofErr w:type="spellEnd"/>
      <w:r w:rsidRPr="008B6D31">
        <w:rPr>
          <w:bCs/>
          <w:i w:val="0"/>
          <w:color w:val="auto"/>
          <w:sz w:val="20"/>
          <w:szCs w:val="20"/>
        </w:rPr>
        <w:t xml:space="preserve"> feature container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7"/>
        <w:gridCol w:w="2539"/>
        <w:gridCol w:w="2648"/>
        <w:gridCol w:w="680"/>
        <w:gridCol w:w="1664"/>
        <w:gridCol w:w="2280"/>
      </w:tblGrid>
      <w:tr w:rsidR="00233CED" w14:paraId="26434F1C" w14:textId="77777777" w:rsidTr="008B6D31">
        <w:trPr>
          <w:cantSplit/>
          <w:jc w:val="center"/>
        </w:trPr>
        <w:tc>
          <w:tcPr>
            <w:tcW w:w="567" w:type="dxa"/>
            <w:tcBorders>
              <w:bottom w:val="single" w:sz="12" w:space="0" w:color="666666"/>
            </w:tcBorders>
            <w:shd w:val="clear" w:color="auto" w:fill="D9D9D9" w:themeFill="background1" w:themeFillShade="D9"/>
          </w:tcPr>
          <w:p w14:paraId="2B15507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No</w:t>
            </w:r>
          </w:p>
        </w:tc>
        <w:tc>
          <w:tcPr>
            <w:tcW w:w="2548" w:type="dxa"/>
            <w:tcBorders>
              <w:bottom w:val="single" w:sz="12" w:space="0" w:color="666666"/>
            </w:tcBorders>
            <w:shd w:val="clear" w:color="auto" w:fill="D9D9D9" w:themeFill="background1" w:themeFillShade="D9"/>
          </w:tcPr>
          <w:p w14:paraId="6BBC77A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Name</w:t>
            </w:r>
          </w:p>
        </w:tc>
        <w:tc>
          <w:tcPr>
            <w:tcW w:w="2631" w:type="dxa"/>
            <w:tcBorders>
              <w:bottom w:val="single" w:sz="12" w:space="0" w:color="666666"/>
            </w:tcBorders>
            <w:shd w:val="clear" w:color="auto" w:fill="D9D9D9" w:themeFill="background1" w:themeFillShade="D9"/>
          </w:tcPr>
          <w:p w14:paraId="3847827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2A64AA48" w14:textId="77777777" w:rsidR="00233CED" w:rsidRPr="00E20A96" w:rsidRDefault="00233CED" w:rsidP="002927CF">
            <w:pPr>
              <w:pStyle w:val="Default"/>
              <w:spacing w:before="60" w:after="60"/>
              <w:jc w:val="center"/>
              <w:rPr>
                <w:rFonts w:ascii="Arial" w:eastAsia="Calibri" w:hAnsi="Arial" w:cs="Arial"/>
                <w:b/>
                <w:bCs/>
                <w:color w:val="auto"/>
                <w:sz w:val="18"/>
                <w:szCs w:val="18"/>
              </w:rPr>
            </w:pPr>
            <w:proofErr w:type="spellStart"/>
            <w:r w:rsidRPr="00E20A96">
              <w:rPr>
                <w:rFonts w:ascii="Arial" w:eastAsia="Calibri" w:hAnsi="Arial" w:cs="Arial"/>
                <w:b/>
                <w:bCs/>
                <w:color w:val="auto"/>
                <w:sz w:val="18"/>
                <w:szCs w:val="18"/>
              </w:rPr>
              <w:t>Mult</w:t>
            </w:r>
            <w:proofErr w:type="spellEnd"/>
          </w:p>
        </w:tc>
        <w:tc>
          <w:tcPr>
            <w:tcW w:w="1667" w:type="dxa"/>
            <w:tcBorders>
              <w:bottom w:val="single" w:sz="12" w:space="0" w:color="666666"/>
            </w:tcBorders>
            <w:shd w:val="clear" w:color="auto" w:fill="D9D9D9" w:themeFill="background1" w:themeFillShade="D9"/>
          </w:tcPr>
          <w:p w14:paraId="72E55595"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Data Type</w:t>
            </w:r>
          </w:p>
        </w:tc>
        <w:tc>
          <w:tcPr>
            <w:tcW w:w="2284" w:type="dxa"/>
            <w:tcBorders>
              <w:bottom w:val="single" w:sz="12" w:space="0" w:color="666666"/>
            </w:tcBorders>
            <w:shd w:val="clear" w:color="auto" w:fill="D9D9D9" w:themeFill="background1" w:themeFillShade="D9"/>
          </w:tcPr>
          <w:p w14:paraId="631135A1"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Remarks</w:t>
            </w:r>
          </w:p>
        </w:tc>
      </w:tr>
      <w:tr w:rsidR="00233CED" w14:paraId="498E225D" w14:textId="77777777" w:rsidTr="008B6D31">
        <w:trPr>
          <w:cantSplit/>
          <w:jc w:val="center"/>
        </w:trPr>
        <w:tc>
          <w:tcPr>
            <w:tcW w:w="567" w:type="dxa"/>
            <w:shd w:val="clear" w:color="auto" w:fill="auto"/>
          </w:tcPr>
          <w:p w14:paraId="7F3EB50B"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1</w:t>
            </w:r>
          </w:p>
        </w:tc>
        <w:tc>
          <w:tcPr>
            <w:tcW w:w="2548" w:type="dxa"/>
            <w:shd w:val="clear" w:color="auto" w:fill="auto"/>
          </w:tcPr>
          <w:p w14:paraId="23B458F7"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Data organization index</w:t>
            </w:r>
          </w:p>
        </w:tc>
        <w:tc>
          <w:tcPr>
            <w:tcW w:w="2631" w:type="dxa"/>
            <w:shd w:val="clear" w:color="auto" w:fill="auto"/>
          </w:tcPr>
          <w:p w14:paraId="58C5B9D8"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dataCodingFormat</w:t>
            </w:r>
            <w:proofErr w:type="spellEnd"/>
          </w:p>
        </w:tc>
        <w:tc>
          <w:tcPr>
            <w:tcW w:w="681" w:type="dxa"/>
            <w:shd w:val="clear" w:color="auto" w:fill="auto"/>
          </w:tcPr>
          <w:p w14:paraId="34778390"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67FEFAF6"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Enumeration</w:t>
            </w:r>
          </w:p>
        </w:tc>
        <w:tc>
          <w:tcPr>
            <w:tcW w:w="2284" w:type="dxa"/>
            <w:shd w:val="clear" w:color="auto" w:fill="auto"/>
          </w:tcPr>
          <w:p w14:paraId="3BEE8C6E" w14:textId="2B6C2AF5"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del w:id="995" w:author="Daniel Rohde" w:date="2022-12-20T00:06:00Z">
              <w:r w:rsidRPr="00E20A96">
                <w:rPr>
                  <w:rFonts w:ascii="Arial" w:eastAsia="Calibri" w:hAnsi="Arial" w:cs="Arial"/>
                  <w:bCs/>
                  <w:color w:val="auto"/>
                  <w:sz w:val="18"/>
                  <w:szCs w:val="18"/>
                </w:rPr>
                <w:delText>2</w:delText>
              </w:r>
            </w:del>
            <w:ins w:id="996" w:author="Daniel Rohde" w:date="2022-12-20T00:06:00Z">
              <w:r w:rsidR="00EC1E4C">
                <w:rPr>
                  <w:rFonts w:ascii="Arial" w:eastAsia="Calibri" w:hAnsi="Arial" w:cs="Arial"/>
                  <w:bCs/>
                  <w:color w:val="auto"/>
                  <w:sz w:val="18"/>
                  <w:szCs w:val="18"/>
                </w:rPr>
                <w:t>9</w:t>
              </w:r>
            </w:ins>
          </w:p>
        </w:tc>
      </w:tr>
      <w:tr w:rsidR="00233CED" w14:paraId="22C887B6" w14:textId="77777777" w:rsidTr="008B6D31">
        <w:trPr>
          <w:cantSplit/>
          <w:jc w:val="center"/>
        </w:trPr>
        <w:tc>
          <w:tcPr>
            <w:tcW w:w="567" w:type="dxa"/>
            <w:shd w:val="clear" w:color="auto" w:fill="auto"/>
          </w:tcPr>
          <w:p w14:paraId="6CC931C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2</w:t>
            </w:r>
          </w:p>
        </w:tc>
        <w:tc>
          <w:tcPr>
            <w:tcW w:w="2548" w:type="dxa"/>
            <w:shd w:val="clear" w:color="auto" w:fill="auto"/>
          </w:tcPr>
          <w:p w14:paraId="7D87CA5A"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Dimension</w:t>
            </w:r>
          </w:p>
        </w:tc>
        <w:tc>
          <w:tcPr>
            <w:tcW w:w="2631" w:type="dxa"/>
            <w:shd w:val="clear" w:color="auto" w:fill="auto"/>
          </w:tcPr>
          <w:p w14:paraId="5D6AD2E8"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dimension</w:t>
            </w:r>
          </w:p>
        </w:tc>
        <w:tc>
          <w:tcPr>
            <w:tcW w:w="681" w:type="dxa"/>
            <w:shd w:val="clear" w:color="auto" w:fill="auto"/>
          </w:tcPr>
          <w:p w14:paraId="662A03FE"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4E80ED2" w14:textId="563083A9"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Integer</w:t>
            </w:r>
            <w:ins w:id="997" w:author="Daniel Rohde" w:date="2022-12-20T00:06:00Z">
              <w:r w:rsidR="00E32947">
                <w:rPr>
                  <w:rFonts w:ascii="Arial" w:eastAsia="Calibri" w:hAnsi="Arial" w:cs="Arial"/>
                  <w:bCs/>
                  <w:color w:val="auto"/>
                  <w:sz w:val="18"/>
                  <w:szCs w:val="18"/>
                </w:rPr>
                <w:t xml:space="preserve"> unsigned 8-bit</w:t>
              </w:r>
            </w:ins>
          </w:p>
        </w:tc>
        <w:tc>
          <w:tcPr>
            <w:tcW w:w="2284" w:type="dxa"/>
            <w:shd w:val="clear" w:color="auto" w:fill="auto"/>
          </w:tcPr>
          <w:p w14:paraId="058D8F8B"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2</w:t>
            </w:r>
          </w:p>
        </w:tc>
      </w:tr>
      <w:tr w:rsidR="00233CED" w14:paraId="400E6E36" w14:textId="77777777" w:rsidTr="008B6D31">
        <w:trPr>
          <w:cantSplit/>
          <w:jc w:val="center"/>
        </w:trPr>
        <w:tc>
          <w:tcPr>
            <w:tcW w:w="567" w:type="dxa"/>
            <w:shd w:val="clear" w:color="auto" w:fill="auto"/>
          </w:tcPr>
          <w:p w14:paraId="020B1E26"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3</w:t>
            </w:r>
          </w:p>
        </w:tc>
        <w:tc>
          <w:tcPr>
            <w:tcW w:w="2548" w:type="dxa"/>
            <w:shd w:val="clear" w:color="auto" w:fill="auto"/>
          </w:tcPr>
          <w:p w14:paraId="7F9040C9"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Common point rule</w:t>
            </w:r>
          </w:p>
        </w:tc>
        <w:tc>
          <w:tcPr>
            <w:tcW w:w="2631" w:type="dxa"/>
            <w:shd w:val="clear" w:color="auto" w:fill="auto"/>
          </w:tcPr>
          <w:p w14:paraId="5C126CEF"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commonPointRule</w:t>
            </w:r>
            <w:proofErr w:type="spellEnd"/>
          </w:p>
        </w:tc>
        <w:tc>
          <w:tcPr>
            <w:tcW w:w="681" w:type="dxa"/>
            <w:shd w:val="clear" w:color="auto" w:fill="auto"/>
          </w:tcPr>
          <w:p w14:paraId="49E9FECA"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30E06FCA" w14:textId="77777777" w:rsidR="00233CED" w:rsidRPr="00E20A96" w:rsidRDefault="00233CED" w:rsidP="008B6D31">
            <w:pPr>
              <w:pStyle w:val="Default"/>
              <w:spacing w:before="60" w:after="60"/>
              <w:rPr>
                <w:rFonts w:ascii="Arial" w:eastAsia="Calibri" w:hAnsi="Arial" w:cs="Arial"/>
                <w:bCs/>
                <w:color w:val="auto"/>
                <w:sz w:val="18"/>
                <w:szCs w:val="18"/>
              </w:rPr>
            </w:pPr>
            <w:commentRangeStart w:id="998"/>
            <w:r w:rsidRPr="00E20A96">
              <w:rPr>
                <w:rFonts w:ascii="Arial" w:eastAsia="Calibri" w:hAnsi="Arial" w:cs="Arial"/>
                <w:bCs/>
                <w:color w:val="auto"/>
                <w:sz w:val="18"/>
                <w:szCs w:val="18"/>
              </w:rPr>
              <w:t>Enumeration</w:t>
            </w:r>
            <w:commentRangeEnd w:id="998"/>
            <w:r w:rsidR="00E32947">
              <w:rPr>
                <w:rStyle w:val="CommentReference"/>
                <w:rFonts w:ascii="Arial" w:eastAsia="Arial" w:hAnsi="Arial" w:cs="Arial"/>
              </w:rPr>
              <w:commentReference w:id="998"/>
            </w:r>
          </w:p>
        </w:tc>
        <w:tc>
          <w:tcPr>
            <w:tcW w:w="2284" w:type="dxa"/>
            <w:shd w:val="clear" w:color="auto" w:fill="auto"/>
          </w:tcPr>
          <w:p w14:paraId="2D2D5B25" w14:textId="6FB8C1FB"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 (average) or other values from S100 Table 10c-</w:t>
            </w:r>
            <w:del w:id="999" w:author="Daniel Rohde" w:date="2022-12-20T00:06:00Z">
              <w:r w:rsidRPr="00E20A96">
                <w:rPr>
                  <w:rFonts w:ascii="Arial" w:eastAsia="Calibri" w:hAnsi="Arial" w:cs="Arial"/>
                  <w:bCs/>
                  <w:color w:val="auto"/>
                  <w:sz w:val="18"/>
                  <w:szCs w:val="18"/>
                </w:rPr>
                <w:delText>19</w:delText>
              </w:r>
            </w:del>
            <w:ins w:id="1000" w:author="Daniel Rohde" w:date="2022-12-20T00:06:00Z">
              <w:r w:rsidR="00606CB8">
                <w:rPr>
                  <w:rFonts w:ascii="Arial" w:eastAsia="Calibri" w:hAnsi="Arial" w:cs="Arial"/>
                  <w:bCs/>
                  <w:color w:val="auto"/>
                  <w:sz w:val="18"/>
                  <w:szCs w:val="18"/>
                </w:rPr>
                <w:t>20</w:t>
              </w:r>
            </w:ins>
            <w:r w:rsidRPr="00E20A96">
              <w:rPr>
                <w:rFonts w:ascii="Arial" w:eastAsia="Calibri" w:hAnsi="Arial" w:cs="Arial"/>
                <w:bCs/>
                <w:color w:val="auto"/>
                <w:sz w:val="18"/>
                <w:szCs w:val="18"/>
              </w:rPr>
              <w:t>.</w:t>
            </w:r>
          </w:p>
        </w:tc>
      </w:tr>
      <w:tr w:rsidR="00233CED" w14:paraId="7D0C388A" w14:textId="77777777" w:rsidTr="008B6D31">
        <w:trPr>
          <w:cantSplit/>
          <w:jc w:val="center"/>
        </w:trPr>
        <w:tc>
          <w:tcPr>
            <w:tcW w:w="567" w:type="dxa"/>
            <w:shd w:val="clear" w:color="auto" w:fill="auto"/>
          </w:tcPr>
          <w:p w14:paraId="04A6EA4F"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4</w:t>
            </w:r>
          </w:p>
        </w:tc>
        <w:tc>
          <w:tcPr>
            <w:tcW w:w="2548" w:type="dxa"/>
            <w:shd w:val="clear" w:color="auto" w:fill="auto"/>
          </w:tcPr>
          <w:p w14:paraId="12778044"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Horizontal position uncertainty</w:t>
            </w:r>
          </w:p>
        </w:tc>
        <w:tc>
          <w:tcPr>
            <w:tcW w:w="2631" w:type="dxa"/>
            <w:shd w:val="clear" w:color="auto" w:fill="auto"/>
          </w:tcPr>
          <w:p w14:paraId="0D806096" w14:textId="77777777" w:rsidR="00233CED" w:rsidRPr="00E20A96" w:rsidRDefault="00233CED" w:rsidP="008B6D31">
            <w:pPr>
              <w:pStyle w:val="Default"/>
              <w:spacing w:before="60" w:after="60"/>
              <w:rPr>
                <w:rFonts w:ascii="Arial" w:eastAsia="Calibri" w:hAnsi="Arial" w:cs="Arial"/>
                <w:bCs/>
                <w:color w:val="auto"/>
                <w:sz w:val="18"/>
                <w:szCs w:val="18"/>
              </w:rPr>
            </w:pPr>
            <w:commentRangeStart w:id="1001"/>
            <w:proofErr w:type="spellStart"/>
            <w:r w:rsidRPr="00E20A96">
              <w:rPr>
                <w:rFonts w:ascii="Arial" w:eastAsia="Calibri" w:hAnsi="Arial" w:cs="Arial"/>
                <w:bCs/>
                <w:color w:val="auto"/>
                <w:sz w:val="18"/>
                <w:szCs w:val="18"/>
              </w:rPr>
              <w:t>horizontalPositionUncertainty</w:t>
            </w:r>
            <w:commentRangeEnd w:id="1001"/>
            <w:proofErr w:type="spellEnd"/>
            <w:r w:rsidR="00AE6F9F">
              <w:rPr>
                <w:rStyle w:val="CommentReference"/>
                <w:rFonts w:ascii="Arial" w:eastAsia="Arial" w:hAnsi="Arial" w:cs="Arial"/>
              </w:rPr>
              <w:commentReference w:id="1001"/>
            </w:r>
          </w:p>
        </w:tc>
        <w:tc>
          <w:tcPr>
            <w:tcW w:w="681" w:type="dxa"/>
            <w:shd w:val="clear" w:color="auto" w:fill="auto"/>
          </w:tcPr>
          <w:p w14:paraId="11061098"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30B7503E" w14:textId="6F7E3C53"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Float</w:t>
            </w:r>
            <w:ins w:id="1002" w:author="Daniel Rohde" w:date="2022-12-20T00:06:00Z">
              <w:r w:rsidR="00E32947">
                <w:rPr>
                  <w:rFonts w:ascii="Arial" w:eastAsia="Calibri" w:hAnsi="Arial" w:cs="Arial"/>
                  <w:bCs/>
                  <w:color w:val="auto"/>
                  <w:sz w:val="18"/>
                  <w:szCs w:val="18"/>
                </w:rPr>
                <w:t xml:space="preserve"> 32-bit</w:t>
              </w:r>
            </w:ins>
          </w:p>
        </w:tc>
        <w:tc>
          <w:tcPr>
            <w:tcW w:w="2284" w:type="dxa"/>
            <w:shd w:val="clear" w:color="auto" w:fill="auto"/>
          </w:tcPr>
          <w:p w14:paraId="038E16C5"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273D56" w:rsidRPr="00E20A96">
              <w:rPr>
                <w:rFonts w:ascii="Arial" w:eastAsia="Calibri" w:hAnsi="Arial" w:cs="Arial"/>
                <w:bCs/>
                <w:color w:val="auto"/>
                <w:sz w:val="18"/>
                <w:szCs w:val="18"/>
              </w:rPr>
              <w:t>-1.0</w:t>
            </w:r>
            <w:r w:rsidRPr="00E20A96">
              <w:rPr>
                <w:rFonts w:ascii="Arial" w:eastAsia="Calibri" w:hAnsi="Arial" w:cs="Arial"/>
                <w:bCs/>
                <w:color w:val="auto"/>
                <w:sz w:val="18"/>
                <w:szCs w:val="18"/>
              </w:rPr>
              <w:t xml:space="preserve"> (if </w:t>
            </w:r>
            <w:r w:rsidR="00273D56" w:rsidRPr="00E20A96">
              <w:rPr>
                <w:rFonts w:ascii="Arial" w:eastAsia="Calibri" w:hAnsi="Arial" w:cs="Arial"/>
                <w:bCs/>
                <w:color w:val="auto"/>
                <w:sz w:val="18"/>
                <w:szCs w:val="18"/>
              </w:rPr>
              <w:t xml:space="preserve">unknown or </w:t>
            </w:r>
            <w:r w:rsidRPr="00E20A96">
              <w:rPr>
                <w:rFonts w:ascii="Arial" w:eastAsia="Calibri" w:hAnsi="Arial" w:cs="Arial"/>
                <w:bCs/>
                <w:color w:val="auto"/>
                <w:sz w:val="18"/>
                <w:szCs w:val="18"/>
              </w:rPr>
              <w:t>not available)</w:t>
            </w:r>
          </w:p>
        </w:tc>
      </w:tr>
      <w:tr w:rsidR="00233CED" w14:paraId="0C5508D4" w14:textId="77777777" w:rsidTr="008B6D31">
        <w:trPr>
          <w:cantSplit/>
          <w:jc w:val="center"/>
        </w:trPr>
        <w:tc>
          <w:tcPr>
            <w:tcW w:w="567" w:type="dxa"/>
            <w:shd w:val="clear" w:color="auto" w:fill="auto"/>
          </w:tcPr>
          <w:p w14:paraId="58E1F015"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5</w:t>
            </w:r>
          </w:p>
        </w:tc>
        <w:tc>
          <w:tcPr>
            <w:tcW w:w="2548" w:type="dxa"/>
            <w:shd w:val="clear" w:color="auto" w:fill="auto"/>
          </w:tcPr>
          <w:p w14:paraId="6EC42979"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Vertical position uncertainty</w:t>
            </w:r>
          </w:p>
        </w:tc>
        <w:tc>
          <w:tcPr>
            <w:tcW w:w="2631" w:type="dxa"/>
            <w:shd w:val="clear" w:color="auto" w:fill="auto"/>
          </w:tcPr>
          <w:p w14:paraId="7677EA9C" w14:textId="77777777" w:rsidR="00233CED" w:rsidRPr="00E20A96" w:rsidRDefault="00233CED" w:rsidP="008B6D31">
            <w:pPr>
              <w:pStyle w:val="Default"/>
              <w:spacing w:before="60" w:after="60"/>
              <w:rPr>
                <w:rFonts w:ascii="Arial" w:eastAsia="Calibri" w:hAnsi="Arial" w:cs="Arial"/>
                <w:bCs/>
                <w:color w:val="auto"/>
                <w:sz w:val="18"/>
                <w:szCs w:val="18"/>
              </w:rPr>
            </w:pPr>
            <w:commentRangeStart w:id="1003"/>
            <w:proofErr w:type="spellStart"/>
            <w:r w:rsidRPr="00E20A96">
              <w:rPr>
                <w:rFonts w:ascii="Arial" w:eastAsia="Calibri" w:hAnsi="Arial" w:cs="Arial"/>
                <w:bCs/>
                <w:color w:val="auto"/>
                <w:sz w:val="18"/>
                <w:szCs w:val="18"/>
              </w:rPr>
              <w:t>verticalUncertainty</w:t>
            </w:r>
            <w:commentRangeEnd w:id="1003"/>
            <w:proofErr w:type="spellEnd"/>
            <w:r w:rsidR="00AE6F9F">
              <w:rPr>
                <w:rStyle w:val="CommentReference"/>
                <w:rFonts w:ascii="Arial" w:eastAsia="Arial" w:hAnsi="Arial" w:cs="Arial"/>
              </w:rPr>
              <w:commentReference w:id="1003"/>
            </w:r>
          </w:p>
        </w:tc>
        <w:tc>
          <w:tcPr>
            <w:tcW w:w="681" w:type="dxa"/>
            <w:shd w:val="clear" w:color="auto" w:fill="auto"/>
          </w:tcPr>
          <w:p w14:paraId="717052FD"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D2C9889" w14:textId="18FA8399"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Float</w:t>
            </w:r>
            <w:ins w:id="1004" w:author="Daniel Rohde" w:date="2022-12-20T00:06:00Z">
              <w:r w:rsidR="00E32947">
                <w:rPr>
                  <w:rFonts w:ascii="Arial" w:eastAsia="Calibri" w:hAnsi="Arial" w:cs="Arial"/>
                  <w:bCs/>
                  <w:color w:val="auto"/>
                  <w:sz w:val="18"/>
                  <w:szCs w:val="18"/>
                </w:rPr>
                <w:t xml:space="preserve"> 32-bit</w:t>
              </w:r>
            </w:ins>
          </w:p>
        </w:tc>
        <w:tc>
          <w:tcPr>
            <w:tcW w:w="2284" w:type="dxa"/>
            <w:shd w:val="clear" w:color="auto" w:fill="auto"/>
          </w:tcPr>
          <w:p w14:paraId="32E4BDE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273D56" w:rsidRPr="00E20A96">
              <w:rPr>
                <w:rFonts w:ascii="Arial" w:eastAsia="Calibri" w:hAnsi="Arial" w:cs="Arial"/>
                <w:bCs/>
                <w:color w:val="auto"/>
                <w:sz w:val="18"/>
                <w:szCs w:val="18"/>
              </w:rPr>
              <w:t>-1.0</w:t>
            </w:r>
            <w:r w:rsidRPr="00E20A96">
              <w:rPr>
                <w:rFonts w:ascii="Arial" w:eastAsia="Calibri" w:hAnsi="Arial" w:cs="Arial"/>
                <w:bCs/>
                <w:color w:val="auto"/>
                <w:sz w:val="18"/>
                <w:szCs w:val="18"/>
              </w:rPr>
              <w:t xml:space="preserve"> (if </w:t>
            </w:r>
            <w:r w:rsidR="00273D56" w:rsidRPr="00E20A96">
              <w:rPr>
                <w:rFonts w:ascii="Arial" w:eastAsia="Calibri" w:hAnsi="Arial" w:cs="Arial"/>
                <w:bCs/>
                <w:color w:val="auto"/>
                <w:sz w:val="18"/>
                <w:szCs w:val="18"/>
              </w:rPr>
              <w:t xml:space="preserve">unknown or </w:t>
            </w:r>
            <w:r w:rsidRPr="00E20A96">
              <w:rPr>
                <w:rFonts w:ascii="Arial" w:eastAsia="Calibri" w:hAnsi="Arial" w:cs="Arial"/>
                <w:bCs/>
                <w:color w:val="auto"/>
                <w:sz w:val="18"/>
                <w:szCs w:val="18"/>
              </w:rPr>
              <w:t>not available)</w:t>
            </w:r>
          </w:p>
        </w:tc>
      </w:tr>
      <w:tr w:rsidR="00233CED" w14:paraId="35CA1F0A" w14:textId="77777777" w:rsidTr="008B6D31">
        <w:trPr>
          <w:cantSplit/>
          <w:jc w:val="center"/>
        </w:trPr>
        <w:tc>
          <w:tcPr>
            <w:tcW w:w="567" w:type="dxa"/>
            <w:shd w:val="clear" w:color="auto" w:fill="auto"/>
          </w:tcPr>
          <w:p w14:paraId="35406750"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6</w:t>
            </w:r>
          </w:p>
        </w:tc>
        <w:tc>
          <w:tcPr>
            <w:tcW w:w="2548" w:type="dxa"/>
            <w:shd w:val="clear" w:color="auto" w:fill="auto"/>
          </w:tcPr>
          <w:p w14:paraId="02C827AE"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Number of feature instances</w:t>
            </w:r>
          </w:p>
        </w:tc>
        <w:tc>
          <w:tcPr>
            <w:tcW w:w="2631" w:type="dxa"/>
            <w:shd w:val="clear" w:color="auto" w:fill="auto"/>
          </w:tcPr>
          <w:p w14:paraId="53A6F9DA"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numInstances</w:t>
            </w:r>
            <w:proofErr w:type="spellEnd"/>
          </w:p>
        </w:tc>
        <w:tc>
          <w:tcPr>
            <w:tcW w:w="681" w:type="dxa"/>
            <w:shd w:val="clear" w:color="auto" w:fill="auto"/>
          </w:tcPr>
          <w:p w14:paraId="47CC1084"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7AA26D25" w14:textId="1F9F73A3"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Integer</w:t>
            </w:r>
            <w:ins w:id="1005" w:author="Daniel Rohde" w:date="2022-12-20T00:06:00Z">
              <w:r w:rsidR="00E32947">
                <w:rPr>
                  <w:rFonts w:ascii="Arial" w:eastAsia="Calibri" w:hAnsi="Arial" w:cs="Arial"/>
                  <w:bCs/>
                  <w:color w:val="auto"/>
                  <w:sz w:val="18"/>
                  <w:szCs w:val="18"/>
                </w:rPr>
                <w:t xml:space="preserve"> unsigned 8-bit</w:t>
              </w:r>
            </w:ins>
          </w:p>
        </w:tc>
        <w:tc>
          <w:tcPr>
            <w:tcW w:w="2284" w:type="dxa"/>
            <w:shd w:val="clear" w:color="auto" w:fill="auto"/>
          </w:tcPr>
          <w:p w14:paraId="4442127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w:t>
            </w:r>
          </w:p>
        </w:tc>
      </w:tr>
      <w:tr w:rsidR="00233CED" w14:paraId="42BDE752" w14:textId="77777777" w:rsidTr="008B6D31">
        <w:trPr>
          <w:cantSplit/>
          <w:jc w:val="center"/>
        </w:trPr>
        <w:tc>
          <w:tcPr>
            <w:tcW w:w="567" w:type="dxa"/>
            <w:shd w:val="clear" w:color="auto" w:fill="auto"/>
          </w:tcPr>
          <w:p w14:paraId="26159FFF"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7a</w:t>
            </w:r>
          </w:p>
        </w:tc>
        <w:tc>
          <w:tcPr>
            <w:tcW w:w="2548" w:type="dxa"/>
            <w:vMerge w:val="restart"/>
            <w:shd w:val="clear" w:color="auto" w:fill="auto"/>
          </w:tcPr>
          <w:p w14:paraId="26A7B98D"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Sequencing rule</w:t>
            </w:r>
          </w:p>
        </w:tc>
        <w:tc>
          <w:tcPr>
            <w:tcW w:w="2631" w:type="dxa"/>
            <w:shd w:val="clear" w:color="auto" w:fill="auto"/>
          </w:tcPr>
          <w:p w14:paraId="0B862DBE"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sequencingRule.type</w:t>
            </w:r>
            <w:proofErr w:type="spellEnd"/>
          </w:p>
        </w:tc>
        <w:tc>
          <w:tcPr>
            <w:tcW w:w="681" w:type="dxa"/>
            <w:shd w:val="clear" w:color="auto" w:fill="auto"/>
          </w:tcPr>
          <w:p w14:paraId="35958B7F"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451546D3" w14:textId="77777777" w:rsidR="00233CED" w:rsidRPr="00E20A96" w:rsidRDefault="00233CED" w:rsidP="008B6D31">
            <w:pPr>
              <w:pStyle w:val="Default"/>
              <w:spacing w:before="60" w:after="60"/>
              <w:rPr>
                <w:rFonts w:ascii="Arial" w:eastAsia="Calibri" w:hAnsi="Arial" w:cs="Arial"/>
                <w:bCs/>
                <w:color w:val="auto"/>
                <w:sz w:val="18"/>
                <w:szCs w:val="18"/>
              </w:rPr>
            </w:pPr>
            <w:commentRangeStart w:id="1006"/>
            <w:r w:rsidRPr="00E20A96">
              <w:rPr>
                <w:rFonts w:ascii="Arial" w:eastAsia="Calibri" w:hAnsi="Arial" w:cs="Arial"/>
                <w:bCs/>
                <w:color w:val="auto"/>
                <w:sz w:val="18"/>
                <w:szCs w:val="18"/>
              </w:rPr>
              <w:t>Enumeration</w:t>
            </w:r>
            <w:commentRangeEnd w:id="1006"/>
            <w:r w:rsidR="00E32947">
              <w:rPr>
                <w:rStyle w:val="CommentReference"/>
                <w:rFonts w:ascii="Arial" w:eastAsia="Arial" w:hAnsi="Arial" w:cs="Arial"/>
              </w:rPr>
              <w:commentReference w:id="1006"/>
            </w:r>
          </w:p>
        </w:tc>
        <w:tc>
          <w:tcPr>
            <w:tcW w:w="2284" w:type="dxa"/>
            <w:shd w:val="clear" w:color="auto" w:fill="auto"/>
          </w:tcPr>
          <w:p w14:paraId="5C4AF5A0" w14:textId="3AEDCDB6"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Value: 1</w:t>
            </w:r>
            <w:r w:rsidR="00273D56" w:rsidRPr="00E20A96">
              <w:rPr>
                <w:rFonts w:ascii="Arial" w:eastAsia="Calibri" w:hAnsi="Arial" w:cs="Arial"/>
                <w:bCs/>
                <w:color w:val="auto"/>
                <w:sz w:val="18"/>
                <w:szCs w:val="18"/>
              </w:rPr>
              <w:t xml:space="preserve"> (linear)</w:t>
            </w:r>
            <w:ins w:id="1007" w:author="Daniel Rohde" w:date="2022-12-20T00:06:00Z">
              <w:r w:rsidR="00C82690">
                <w:rPr>
                  <w:rFonts w:ascii="Arial" w:eastAsia="Calibri" w:hAnsi="Arial" w:cs="Arial"/>
                  <w:bCs/>
                  <w:color w:val="auto"/>
                  <w:sz w:val="18"/>
                  <w:szCs w:val="18"/>
                </w:rPr>
                <w:t xml:space="preserve"> see S-100 5.0 Table 10c-21</w:t>
              </w:r>
            </w:ins>
          </w:p>
        </w:tc>
      </w:tr>
      <w:tr w:rsidR="00233CED" w14:paraId="48BB5CD4" w14:textId="77777777" w:rsidTr="008B6D31">
        <w:trPr>
          <w:cantSplit/>
          <w:jc w:val="center"/>
        </w:trPr>
        <w:tc>
          <w:tcPr>
            <w:tcW w:w="567" w:type="dxa"/>
            <w:shd w:val="clear" w:color="auto" w:fill="auto"/>
          </w:tcPr>
          <w:p w14:paraId="0A6019B9"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lastRenderedPageBreak/>
              <w:t>7b</w:t>
            </w:r>
          </w:p>
        </w:tc>
        <w:tc>
          <w:tcPr>
            <w:tcW w:w="2548" w:type="dxa"/>
            <w:vMerge/>
            <w:shd w:val="clear" w:color="auto" w:fill="auto"/>
          </w:tcPr>
          <w:p w14:paraId="23C77506" w14:textId="77777777" w:rsidR="00233CED" w:rsidRPr="00E20A96" w:rsidRDefault="00233CED" w:rsidP="008B6D31">
            <w:pPr>
              <w:pStyle w:val="Default"/>
              <w:spacing w:before="60" w:after="60"/>
              <w:rPr>
                <w:rFonts w:ascii="Arial" w:eastAsia="Calibri" w:hAnsi="Arial" w:cs="Arial"/>
                <w:bCs/>
                <w:color w:val="auto"/>
                <w:sz w:val="18"/>
                <w:szCs w:val="18"/>
              </w:rPr>
            </w:pPr>
          </w:p>
        </w:tc>
        <w:tc>
          <w:tcPr>
            <w:tcW w:w="2631" w:type="dxa"/>
            <w:shd w:val="clear" w:color="auto" w:fill="auto"/>
          </w:tcPr>
          <w:p w14:paraId="35E11E1A"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sequencingRule.scanDirection</w:t>
            </w:r>
            <w:proofErr w:type="spellEnd"/>
          </w:p>
        </w:tc>
        <w:tc>
          <w:tcPr>
            <w:tcW w:w="681" w:type="dxa"/>
            <w:shd w:val="clear" w:color="auto" w:fill="auto"/>
          </w:tcPr>
          <w:p w14:paraId="184CAAC2"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503F89C0"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String</w:t>
            </w:r>
          </w:p>
        </w:tc>
        <w:tc>
          <w:tcPr>
            <w:tcW w:w="2284" w:type="dxa"/>
            <w:shd w:val="clear" w:color="auto" w:fill="auto"/>
          </w:tcPr>
          <w:p w14:paraId="30946A36" w14:textId="30DF33D0"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 xml:space="preserve">Value: </w:t>
            </w:r>
            <w:r w:rsidR="006E1F14" w:rsidRPr="00E20A96">
              <w:rPr>
                <w:rFonts w:ascii="Arial" w:eastAsia="Calibri" w:hAnsi="Arial" w:cs="Arial"/>
                <w:bCs/>
                <w:color w:val="auto"/>
                <w:sz w:val="18"/>
                <w:szCs w:val="18"/>
              </w:rPr>
              <w:t>&lt;</w:t>
            </w:r>
            <w:proofErr w:type="spellStart"/>
            <w:r w:rsidR="006E1F14" w:rsidRPr="00E20A96">
              <w:rPr>
                <w:rFonts w:ascii="Arial" w:eastAsia="Calibri" w:hAnsi="Arial" w:cs="Arial"/>
                <w:bCs/>
                <w:color w:val="auto"/>
                <w:sz w:val="18"/>
                <w:szCs w:val="18"/>
              </w:rPr>
              <w:t>axisNames</w:t>
            </w:r>
            <w:proofErr w:type="spellEnd"/>
            <w:r w:rsidR="006E1F14" w:rsidRPr="00E20A96">
              <w:rPr>
                <w:rFonts w:ascii="Arial" w:eastAsia="Calibri" w:hAnsi="Arial" w:cs="Arial"/>
                <w:bCs/>
                <w:color w:val="auto"/>
                <w:sz w:val="18"/>
                <w:szCs w:val="18"/>
              </w:rPr>
              <w:t xml:space="preserve"> entry&gt; (comma-separated). For example, “</w:t>
            </w:r>
            <w:proofErr w:type="spellStart"/>
            <w:proofErr w:type="gramStart"/>
            <w:r w:rsidR="006E1F14" w:rsidRPr="00E20A96">
              <w:rPr>
                <w:rFonts w:ascii="Arial" w:eastAsia="Calibri" w:hAnsi="Arial" w:cs="Arial"/>
                <w:bCs/>
                <w:color w:val="auto"/>
                <w:sz w:val="18"/>
                <w:szCs w:val="18"/>
              </w:rPr>
              <w:t>latitude,longitude</w:t>
            </w:r>
            <w:proofErr w:type="spellEnd"/>
            <w:proofErr w:type="gramEnd"/>
            <w:r w:rsidR="006E1F14" w:rsidRPr="00E20A96">
              <w:rPr>
                <w:rFonts w:ascii="Arial" w:eastAsia="Calibri" w:hAnsi="Arial" w:cs="Arial"/>
                <w:bCs/>
                <w:color w:val="auto"/>
                <w:sz w:val="18"/>
                <w:szCs w:val="18"/>
              </w:rPr>
              <w:t>”. Reverse scan direction along an axis is indicated by prefixing a ‘</w:t>
            </w:r>
            <w:proofErr w:type="gramStart"/>
            <w:r w:rsidR="006E1F14" w:rsidRPr="00E20A96">
              <w:rPr>
                <w:rFonts w:ascii="Arial" w:eastAsia="Calibri" w:hAnsi="Arial" w:cs="Arial"/>
                <w:bCs/>
                <w:color w:val="auto"/>
                <w:sz w:val="18"/>
                <w:szCs w:val="18"/>
              </w:rPr>
              <w:t>-‘ sign</w:t>
            </w:r>
            <w:proofErr w:type="gramEnd"/>
            <w:r w:rsidR="006E1F14" w:rsidRPr="00E20A96">
              <w:rPr>
                <w:rFonts w:ascii="Arial" w:eastAsia="Calibri" w:hAnsi="Arial" w:cs="Arial"/>
                <w:bCs/>
                <w:color w:val="auto"/>
                <w:sz w:val="18"/>
                <w:szCs w:val="18"/>
              </w:rPr>
              <w:t xml:space="preserve"> to the axis name.</w:t>
            </w:r>
            <w:r w:rsidR="006E1F14" w:rsidRPr="00E20A96" w:rsidDel="006E1F14">
              <w:rPr>
                <w:rFonts w:ascii="Arial" w:eastAsia="Calibri" w:hAnsi="Arial" w:cs="Arial"/>
                <w:bCs/>
                <w:color w:val="auto"/>
                <w:sz w:val="18"/>
                <w:szCs w:val="18"/>
              </w:rPr>
              <w:t xml:space="preserve"> </w:t>
            </w:r>
            <w:r w:rsidR="00970600" w:rsidRPr="00E20A96">
              <w:rPr>
                <w:rFonts w:ascii="Arial" w:eastAsia="Calibri" w:hAnsi="Arial" w:cs="Arial"/>
                <w:bCs/>
                <w:color w:val="auto"/>
                <w:sz w:val="18"/>
                <w:szCs w:val="18"/>
              </w:rPr>
              <w:t xml:space="preserve">See </w:t>
            </w:r>
            <w:r w:rsidR="0049487E">
              <w:rPr>
                <w:rFonts w:ascii="Arial" w:eastAsia="Calibri" w:hAnsi="Arial" w:cs="Arial"/>
                <w:bCs/>
                <w:color w:val="auto"/>
                <w:sz w:val="18"/>
                <w:szCs w:val="18"/>
              </w:rPr>
              <w:t xml:space="preserve">clause </w:t>
            </w:r>
            <w:r w:rsidR="0049487E">
              <w:rPr>
                <w:rFonts w:ascii="Arial" w:eastAsia="Calibri" w:hAnsi="Arial" w:cs="Arial"/>
                <w:bCs/>
                <w:color w:val="auto"/>
                <w:sz w:val="18"/>
                <w:szCs w:val="18"/>
              </w:rPr>
              <w:fldChar w:fldCharType="begin"/>
            </w:r>
            <w:r w:rsidR="0049487E">
              <w:rPr>
                <w:rFonts w:ascii="Arial" w:eastAsia="Calibri" w:hAnsi="Arial" w:cs="Arial"/>
                <w:bCs/>
                <w:color w:val="auto"/>
                <w:sz w:val="18"/>
                <w:szCs w:val="18"/>
              </w:rPr>
              <w:instrText xml:space="preserve"> REF _Ref66349986 \w \h </w:instrText>
            </w:r>
            <w:r w:rsidR="002927CF">
              <w:rPr>
                <w:rFonts w:ascii="Arial" w:eastAsia="Calibri" w:hAnsi="Arial" w:cs="Arial"/>
                <w:bCs/>
                <w:color w:val="auto"/>
                <w:sz w:val="18"/>
                <w:szCs w:val="18"/>
              </w:rPr>
              <w:instrText xml:space="preserve"> \* MERGEFORMAT </w:instrText>
            </w:r>
            <w:r w:rsidR="0049487E">
              <w:rPr>
                <w:rFonts w:ascii="Arial" w:eastAsia="Calibri" w:hAnsi="Arial" w:cs="Arial"/>
                <w:bCs/>
                <w:color w:val="auto"/>
                <w:sz w:val="18"/>
                <w:szCs w:val="18"/>
              </w:rPr>
            </w:r>
            <w:r w:rsidR="0049487E">
              <w:rPr>
                <w:rFonts w:ascii="Arial" w:eastAsia="Calibri" w:hAnsi="Arial" w:cs="Arial"/>
                <w:bCs/>
                <w:color w:val="auto"/>
                <w:sz w:val="18"/>
                <w:szCs w:val="18"/>
              </w:rPr>
              <w:fldChar w:fldCharType="separate"/>
            </w:r>
            <w:r w:rsidR="00D55292">
              <w:rPr>
                <w:rFonts w:ascii="Arial" w:eastAsia="Calibri" w:hAnsi="Arial" w:cs="Arial"/>
                <w:bCs/>
                <w:color w:val="auto"/>
                <w:sz w:val="18"/>
                <w:szCs w:val="18"/>
              </w:rPr>
              <w:t>4.2.1.1.7</w:t>
            </w:r>
            <w:r w:rsidR="0049487E">
              <w:rPr>
                <w:rFonts w:ascii="Arial" w:eastAsia="Calibri" w:hAnsi="Arial" w:cs="Arial"/>
                <w:bCs/>
                <w:color w:val="auto"/>
                <w:sz w:val="18"/>
                <w:szCs w:val="18"/>
              </w:rPr>
              <w:fldChar w:fldCharType="end"/>
            </w:r>
            <w:r w:rsidR="00970600" w:rsidRPr="00E20A96">
              <w:rPr>
                <w:rFonts w:ascii="Arial" w:eastAsia="Calibri" w:hAnsi="Arial" w:cs="Arial"/>
                <w:bCs/>
                <w:color w:val="auto"/>
                <w:sz w:val="18"/>
                <w:szCs w:val="18"/>
              </w:rPr>
              <w:t xml:space="preserve"> </w:t>
            </w:r>
            <w:proofErr w:type="spellStart"/>
            <w:r w:rsidR="00970600" w:rsidRPr="00E20A96">
              <w:rPr>
                <w:rFonts w:ascii="Arial" w:eastAsia="Calibri" w:hAnsi="Arial" w:cs="Arial"/>
                <w:bCs/>
                <w:color w:val="auto"/>
                <w:sz w:val="18"/>
                <w:szCs w:val="18"/>
              </w:rPr>
              <w:t>scanDirection</w:t>
            </w:r>
            <w:proofErr w:type="spellEnd"/>
          </w:p>
        </w:tc>
      </w:tr>
      <w:tr w:rsidR="00233CED" w14:paraId="033A2C1F" w14:textId="77777777" w:rsidTr="008B6D31">
        <w:trPr>
          <w:cantSplit/>
          <w:jc w:val="center"/>
        </w:trPr>
        <w:tc>
          <w:tcPr>
            <w:tcW w:w="567" w:type="dxa"/>
            <w:shd w:val="clear" w:color="auto" w:fill="auto"/>
          </w:tcPr>
          <w:p w14:paraId="56E5083B" w14:textId="77777777" w:rsidR="00233CED" w:rsidRPr="00E20A96" w:rsidRDefault="00233CED" w:rsidP="008B6D31">
            <w:pPr>
              <w:pStyle w:val="Default"/>
              <w:spacing w:before="60" w:after="60"/>
              <w:rPr>
                <w:rFonts w:ascii="Arial" w:eastAsia="Calibri" w:hAnsi="Arial" w:cs="Arial"/>
                <w:b/>
                <w:bCs/>
                <w:color w:val="auto"/>
                <w:sz w:val="18"/>
                <w:szCs w:val="18"/>
              </w:rPr>
            </w:pPr>
            <w:r w:rsidRPr="00E20A96">
              <w:rPr>
                <w:rFonts w:ascii="Arial" w:eastAsia="Calibri" w:hAnsi="Arial" w:cs="Arial"/>
                <w:b/>
                <w:bCs/>
                <w:color w:val="auto"/>
                <w:sz w:val="18"/>
                <w:szCs w:val="18"/>
              </w:rPr>
              <w:t>8</w:t>
            </w:r>
          </w:p>
        </w:tc>
        <w:tc>
          <w:tcPr>
            <w:tcW w:w="2548" w:type="dxa"/>
            <w:shd w:val="clear" w:color="auto" w:fill="auto"/>
          </w:tcPr>
          <w:p w14:paraId="2B79A9C2" w14:textId="77777777" w:rsidR="00233CED" w:rsidRPr="00E20A96" w:rsidRDefault="00233CED"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Interpolation type</w:t>
            </w:r>
          </w:p>
        </w:tc>
        <w:tc>
          <w:tcPr>
            <w:tcW w:w="2631" w:type="dxa"/>
            <w:shd w:val="clear" w:color="auto" w:fill="auto"/>
          </w:tcPr>
          <w:p w14:paraId="757247A6" w14:textId="77777777" w:rsidR="00233CED" w:rsidRPr="00E20A96" w:rsidRDefault="00233CED" w:rsidP="008B6D31">
            <w:pPr>
              <w:pStyle w:val="Default"/>
              <w:spacing w:before="60" w:after="60"/>
              <w:rPr>
                <w:rFonts w:ascii="Arial" w:eastAsia="Calibri" w:hAnsi="Arial" w:cs="Arial"/>
                <w:bCs/>
                <w:color w:val="auto"/>
                <w:sz w:val="18"/>
                <w:szCs w:val="18"/>
              </w:rPr>
            </w:pPr>
            <w:proofErr w:type="spellStart"/>
            <w:r w:rsidRPr="00E20A96">
              <w:rPr>
                <w:rFonts w:ascii="Arial" w:eastAsia="Calibri" w:hAnsi="Arial" w:cs="Arial"/>
                <w:bCs/>
                <w:color w:val="auto"/>
                <w:sz w:val="18"/>
                <w:szCs w:val="18"/>
              </w:rPr>
              <w:t>interpolationType</w:t>
            </w:r>
            <w:proofErr w:type="spellEnd"/>
          </w:p>
        </w:tc>
        <w:tc>
          <w:tcPr>
            <w:tcW w:w="681" w:type="dxa"/>
            <w:shd w:val="clear" w:color="auto" w:fill="auto"/>
          </w:tcPr>
          <w:p w14:paraId="3C3392C8" w14:textId="77777777" w:rsidR="00233CED" w:rsidRPr="00E20A96" w:rsidRDefault="00233CED" w:rsidP="002927CF">
            <w:pPr>
              <w:pStyle w:val="Default"/>
              <w:spacing w:before="60" w:after="60"/>
              <w:jc w:val="center"/>
              <w:rPr>
                <w:rFonts w:ascii="Arial" w:eastAsia="Calibri" w:hAnsi="Arial" w:cs="Arial"/>
                <w:bCs/>
                <w:color w:val="auto"/>
                <w:sz w:val="18"/>
                <w:szCs w:val="18"/>
              </w:rPr>
            </w:pPr>
            <w:r w:rsidRPr="00E20A96">
              <w:rPr>
                <w:rFonts w:ascii="Arial" w:eastAsia="Calibri" w:hAnsi="Arial" w:cs="Arial"/>
                <w:bCs/>
                <w:color w:val="auto"/>
                <w:sz w:val="18"/>
                <w:szCs w:val="18"/>
              </w:rPr>
              <w:t>1</w:t>
            </w:r>
          </w:p>
        </w:tc>
        <w:tc>
          <w:tcPr>
            <w:tcW w:w="1667" w:type="dxa"/>
            <w:shd w:val="clear" w:color="auto" w:fill="auto"/>
          </w:tcPr>
          <w:p w14:paraId="2192D6A7" w14:textId="77777777" w:rsidR="00233CED" w:rsidRPr="00E20A96" w:rsidRDefault="00233CED" w:rsidP="008B6D31">
            <w:pPr>
              <w:pStyle w:val="Default"/>
              <w:spacing w:before="60" w:after="60"/>
              <w:rPr>
                <w:rFonts w:ascii="Arial" w:eastAsia="Calibri" w:hAnsi="Arial" w:cs="Arial"/>
                <w:bCs/>
                <w:color w:val="auto"/>
                <w:sz w:val="18"/>
                <w:szCs w:val="18"/>
              </w:rPr>
            </w:pPr>
            <w:commentRangeStart w:id="1008"/>
            <w:r w:rsidRPr="00E20A96">
              <w:rPr>
                <w:rFonts w:ascii="Arial" w:eastAsia="Calibri" w:hAnsi="Arial" w:cs="Arial"/>
                <w:bCs/>
                <w:color w:val="auto"/>
                <w:sz w:val="18"/>
                <w:szCs w:val="18"/>
              </w:rPr>
              <w:t>Enumeration</w:t>
            </w:r>
            <w:commentRangeEnd w:id="1008"/>
            <w:r w:rsidR="00E32947">
              <w:rPr>
                <w:rStyle w:val="CommentReference"/>
                <w:rFonts w:ascii="Arial" w:eastAsia="Arial" w:hAnsi="Arial" w:cs="Arial"/>
              </w:rPr>
              <w:commentReference w:id="1008"/>
            </w:r>
          </w:p>
        </w:tc>
        <w:tc>
          <w:tcPr>
            <w:tcW w:w="2284" w:type="dxa"/>
            <w:shd w:val="clear" w:color="auto" w:fill="auto"/>
          </w:tcPr>
          <w:p w14:paraId="19418FE6" w14:textId="1DF6B73E" w:rsidR="00233CED" w:rsidRPr="00E20A96" w:rsidRDefault="00970600" w:rsidP="008B6D31">
            <w:pPr>
              <w:pStyle w:val="Default"/>
              <w:spacing w:before="60" w:after="60"/>
              <w:rPr>
                <w:rFonts w:ascii="Arial" w:eastAsia="Calibri" w:hAnsi="Arial" w:cs="Arial"/>
                <w:bCs/>
                <w:color w:val="auto"/>
                <w:sz w:val="18"/>
                <w:szCs w:val="18"/>
              </w:rPr>
            </w:pPr>
            <w:r w:rsidRPr="00E20A96">
              <w:rPr>
                <w:rFonts w:ascii="Arial" w:eastAsia="Calibri" w:hAnsi="Arial" w:cs="Arial"/>
                <w:bCs/>
                <w:color w:val="auto"/>
                <w:sz w:val="18"/>
                <w:szCs w:val="18"/>
              </w:rPr>
              <w:t>Code v</w:t>
            </w:r>
            <w:r w:rsidR="00233CED" w:rsidRPr="00E20A96">
              <w:rPr>
                <w:rFonts w:ascii="Arial" w:eastAsia="Calibri" w:hAnsi="Arial" w:cs="Arial"/>
                <w:bCs/>
                <w:color w:val="auto"/>
                <w:sz w:val="18"/>
                <w:szCs w:val="18"/>
              </w:rPr>
              <w:t>alue from</w:t>
            </w:r>
            <w:r w:rsidRPr="00E20A96">
              <w:rPr>
                <w:rFonts w:ascii="Arial" w:eastAsia="Calibri" w:hAnsi="Arial" w:cs="Arial"/>
                <w:bCs/>
                <w:color w:val="auto"/>
                <w:sz w:val="18"/>
                <w:szCs w:val="18"/>
              </w:rPr>
              <w:t xml:space="preserve"> </w:t>
            </w:r>
            <w:r w:rsidR="00233CED" w:rsidRPr="00E20A96">
              <w:rPr>
                <w:rFonts w:ascii="Arial" w:eastAsia="Calibri" w:hAnsi="Arial" w:cs="Arial"/>
                <w:bCs/>
                <w:color w:val="auto"/>
                <w:sz w:val="18"/>
                <w:szCs w:val="18"/>
              </w:rPr>
              <w:t>S100 Table 10c-</w:t>
            </w:r>
            <w:del w:id="1009" w:author="Daniel Rohde" w:date="2022-12-20T00:06:00Z">
              <w:r w:rsidR="00233CED" w:rsidRPr="00E20A96">
                <w:rPr>
                  <w:rFonts w:ascii="Arial" w:eastAsia="Calibri" w:hAnsi="Arial" w:cs="Arial"/>
                  <w:bCs/>
                  <w:color w:val="auto"/>
                  <w:sz w:val="18"/>
                  <w:szCs w:val="18"/>
                </w:rPr>
                <w:delText>21</w:delText>
              </w:r>
            </w:del>
            <w:ins w:id="1010" w:author="Daniel Rohde" w:date="2022-12-20T00:06:00Z">
              <w:r w:rsidR="00233CED" w:rsidRPr="00E20A96">
                <w:rPr>
                  <w:rFonts w:ascii="Arial" w:eastAsia="Calibri" w:hAnsi="Arial" w:cs="Arial"/>
                  <w:bCs/>
                  <w:color w:val="auto"/>
                  <w:sz w:val="18"/>
                  <w:szCs w:val="18"/>
                </w:rPr>
                <w:t>2</w:t>
              </w:r>
              <w:r w:rsidR="00C82690">
                <w:rPr>
                  <w:rFonts w:ascii="Arial" w:eastAsia="Calibri" w:hAnsi="Arial" w:cs="Arial"/>
                  <w:bCs/>
                  <w:color w:val="auto"/>
                  <w:sz w:val="18"/>
                  <w:szCs w:val="18"/>
                </w:rPr>
                <w:t>2</w:t>
              </w:r>
            </w:ins>
          </w:p>
        </w:tc>
      </w:tr>
    </w:tbl>
    <w:p w14:paraId="69BB5243" w14:textId="77777777" w:rsidR="00233CED" w:rsidRDefault="00233CED" w:rsidP="008B6D31">
      <w:pPr>
        <w:spacing w:after="0"/>
        <w:rPr>
          <w:b/>
        </w:rPr>
      </w:pPr>
    </w:p>
    <w:p w14:paraId="524FCC9A" w14:textId="374B2244" w:rsidR="002F6543" w:rsidRDefault="00775193" w:rsidP="008B6D31">
      <w:pPr>
        <w:pStyle w:val="Heading3"/>
        <w:spacing w:before="120" w:after="120"/>
      </w:pPr>
      <w:bookmarkStart w:id="1011" w:name="_Toc105509262"/>
      <w:r>
        <w:t xml:space="preserve">Feature Instance </w:t>
      </w:r>
      <w:r w:rsidR="008A19E8">
        <w:t>g</w:t>
      </w:r>
      <w:r>
        <w:t xml:space="preserve">roup - </w:t>
      </w:r>
      <w:r w:rsidR="002F6543" w:rsidRPr="009375DB">
        <w:t>BathymetryCoverage.01</w:t>
      </w:r>
      <w:bookmarkEnd w:id="1011"/>
    </w:p>
    <w:p w14:paraId="5A690EE1" w14:textId="1CE07F25" w:rsidR="004D690E" w:rsidRPr="004D690E" w:rsidRDefault="004D690E" w:rsidP="008B6D31">
      <w:pPr>
        <w:spacing w:after="120"/>
      </w:pPr>
      <w:r>
        <w:t>As per S-100 Ed</w:t>
      </w:r>
      <w:r w:rsidR="002927CF">
        <w:t>ition</w:t>
      </w:r>
      <w:r>
        <w:t xml:space="preserve"> </w:t>
      </w:r>
      <w:del w:id="1012" w:author="Daniel Rohde" w:date="2022-12-20T00:06:00Z">
        <w:r>
          <w:delText>4</w:delText>
        </w:r>
      </w:del>
      <w:ins w:id="1013" w:author="Daniel Rohde" w:date="2022-12-20T00:06:00Z">
        <w:r w:rsidR="00054C60">
          <w:t>5</w:t>
        </w:r>
      </w:ins>
      <w:r w:rsidR="002927CF">
        <w:t>.0.0</w:t>
      </w:r>
      <w:r>
        <w:t xml:space="preserve"> </w:t>
      </w:r>
      <w:r w:rsidR="002927CF">
        <w:t>P</w:t>
      </w:r>
      <w:r>
        <w:t>art</w:t>
      </w:r>
      <w:r w:rsidR="002927CF">
        <w:t xml:space="preserve"> 10</w:t>
      </w:r>
      <w:proofErr w:type="gramStart"/>
      <w:r w:rsidR="002927CF">
        <w:t>c,clause</w:t>
      </w:r>
      <w:proofErr w:type="gramEnd"/>
      <w:r>
        <w:t xml:space="preserve"> 10c-9.7 and Table 10c-12 Attributes of feature instance groups</w:t>
      </w:r>
    </w:p>
    <w:p w14:paraId="77208FBD" w14:textId="6B7A7C11" w:rsidR="006659BC" w:rsidRPr="002A2846" w:rsidRDefault="006659BC" w:rsidP="002A2846">
      <w:pPr>
        <w:pStyle w:val="Caption"/>
        <w:keepNext/>
        <w:spacing w:before="120" w:after="120"/>
        <w:jc w:val="center"/>
        <w:rPr>
          <w:bCs/>
          <w:i w:val="0"/>
          <w:color w:val="auto"/>
          <w:sz w:val="20"/>
          <w:szCs w:val="20"/>
        </w:rPr>
      </w:pPr>
      <w:bookmarkStart w:id="1014" w:name="_Ref121085214"/>
      <w:r w:rsidRPr="002A2846">
        <w:rPr>
          <w:bCs/>
          <w:i w:val="0"/>
          <w:color w:val="auto"/>
          <w:sz w:val="20"/>
          <w:szCs w:val="20"/>
        </w:rPr>
        <w:t xml:space="preserve">Table </w:t>
      </w:r>
      <w:r w:rsidR="00872C97">
        <w:rPr>
          <w:bCs/>
          <w:i w:val="0"/>
          <w:color w:val="auto"/>
          <w:sz w:val="20"/>
          <w:szCs w:val="20"/>
        </w:rPr>
        <w:fldChar w:fldCharType="begin"/>
      </w:r>
      <w:r w:rsidR="00872C97">
        <w:rPr>
          <w:bCs/>
          <w:i w:val="0"/>
          <w:color w:val="auto"/>
          <w:sz w:val="20"/>
          <w:szCs w:val="20"/>
        </w:rPr>
        <w:instrText xml:space="preserve"> STYLEREF 1 \s </w:instrText>
      </w:r>
      <w:r w:rsidR="00872C97">
        <w:rPr>
          <w:bCs/>
          <w:i w:val="0"/>
          <w:color w:val="auto"/>
          <w:sz w:val="20"/>
          <w:szCs w:val="20"/>
        </w:rPr>
        <w:fldChar w:fldCharType="separate"/>
      </w:r>
      <w:r w:rsidR="00872C97">
        <w:rPr>
          <w:bCs/>
          <w:i w:val="0"/>
          <w:noProof/>
          <w:color w:val="auto"/>
          <w:sz w:val="20"/>
          <w:szCs w:val="20"/>
        </w:rPr>
        <w:t>10</w:t>
      </w:r>
      <w:r w:rsidR="00872C97">
        <w:rPr>
          <w:bCs/>
          <w:i w:val="0"/>
          <w:color w:val="auto"/>
          <w:sz w:val="20"/>
          <w:szCs w:val="20"/>
        </w:rPr>
        <w:fldChar w:fldCharType="end"/>
      </w:r>
      <w:del w:id="1015" w:author="Daniel Rohde" w:date="2022-12-20T00:06:00Z">
        <w:r w:rsidR="00914B0A" w:rsidRPr="002A2846">
          <w:rPr>
            <w:bCs/>
            <w:i w:val="0"/>
            <w:color w:val="auto"/>
            <w:sz w:val="20"/>
            <w:szCs w:val="20"/>
          </w:rPr>
          <w:noBreakHyphen/>
        </w:r>
      </w:del>
      <w:ins w:id="1016" w:author="Daniel Rohde" w:date="2022-12-20T00:06:00Z">
        <w:r w:rsidR="00872C97">
          <w:rPr>
            <w:bCs/>
            <w:i w:val="0"/>
            <w:color w:val="auto"/>
            <w:sz w:val="20"/>
            <w:szCs w:val="20"/>
          </w:rPr>
          <w:t>.</w:t>
        </w:r>
      </w:ins>
      <w:r w:rsidR="00872C97">
        <w:rPr>
          <w:bCs/>
          <w:i w:val="0"/>
          <w:color w:val="auto"/>
          <w:sz w:val="20"/>
          <w:szCs w:val="20"/>
        </w:rPr>
        <w:fldChar w:fldCharType="begin"/>
      </w:r>
      <w:r w:rsidR="00872C97">
        <w:rPr>
          <w:bCs/>
          <w:i w:val="0"/>
          <w:color w:val="auto"/>
          <w:sz w:val="20"/>
          <w:szCs w:val="20"/>
        </w:rPr>
        <w:instrText xml:space="preserve"> SEQ Table \* ARABIC \s 1 </w:instrText>
      </w:r>
      <w:r w:rsidR="00872C97">
        <w:rPr>
          <w:bCs/>
          <w:i w:val="0"/>
          <w:color w:val="auto"/>
          <w:sz w:val="20"/>
          <w:szCs w:val="20"/>
        </w:rPr>
        <w:fldChar w:fldCharType="separate"/>
      </w:r>
      <w:r w:rsidR="00872C97">
        <w:rPr>
          <w:bCs/>
          <w:i w:val="0"/>
          <w:noProof/>
          <w:color w:val="auto"/>
          <w:sz w:val="20"/>
          <w:szCs w:val="20"/>
        </w:rPr>
        <w:t>5</w:t>
      </w:r>
      <w:r w:rsidR="00872C97">
        <w:rPr>
          <w:bCs/>
          <w:i w:val="0"/>
          <w:color w:val="auto"/>
          <w:sz w:val="20"/>
          <w:szCs w:val="20"/>
        </w:rPr>
        <w:fldChar w:fldCharType="end"/>
      </w:r>
      <w:bookmarkEnd w:id="1014"/>
      <w:r w:rsidRPr="002A2846">
        <w:rPr>
          <w:bCs/>
          <w:i w:val="0"/>
          <w:color w:val="auto"/>
          <w:sz w:val="20"/>
          <w:szCs w:val="20"/>
        </w:rPr>
        <w:t xml:space="preserve"> </w:t>
      </w:r>
      <w:r w:rsidR="002A2846">
        <w:rPr>
          <w:bCs/>
          <w:i w:val="0"/>
          <w:color w:val="auto"/>
          <w:sz w:val="20"/>
          <w:szCs w:val="20"/>
        </w:rPr>
        <w:t>–</w:t>
      </w:r>
      <w:r w:rsidRPr="002A2846">
        <w:rPr>
          <w:bCs/>
          <w:i w:val="0"/>
          <w:color w:val="auto"/>
          <w:sz w:val="20"/>
          <w:szCs w:val="20"/>
        </w:rPr>
        <w:t xml:space="preserve"> Attributes of </w:t>
      </w:r>
      <w:proofErr w:type="spellStart"/>
      <w:r w:rsidRPr="002A2846">
        <w:rPr>
          <w:bCs/>
          <w:i w:val="0"/>
          <w:color w:val="auto"/>
          <w:sz w:val="20"/>
          <w:szCs w:val="20"/>
        </w:rPr>
        <w:t>BathymetryCoverage</w:t>
      </w:r>
      <w:proofErr w:type="spellEnd"/>
      <w:r w:rsidRPr="002A2846">
        <w:rPr>
          <w:bCs/>
          <w:i w:val="0"/>
          <w:color w:val="auto"/>
          <w:sz w:val="20"/>
          <w:szCs w:val="20"/>
        </w:rPr>
        <w:t xml:space="preserve"> feature instance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2F6543" w14:paraId="7D7661DD" w14:textId="77777777" w:rsidTr="002A2846">
        <w:trPr>
          <w:cantSplit/>
          <w:jc w:val="center"/>
        </w:trPr>
        <w:tc>
          <w:tcPr>
            <w:tcW w:w="530" w:type="dxa"/>
            <w:tcBorders>
              <w:bottom w:val="single" w:sz="12" w:space="0" w:color="666666"/>
            </w:tcBorders>
            <w:shd w:val="clear" w:color="auto" w:fill="D9D9D9" w:themeFill="background1" w:themeFillShade="D9"/>
          </w:tcPr>
          <w:p w14:paraId="6331C14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No</w:t>
            </w:r>
          </w:p>
        </w:tc>
        <w:tc>
          <w:tcPr>
            <w:tcW w:w="1836" w:type="dxa"/>
            <w:tcBorders>
              <w:bottom w:val="single" w:sz="12" w:space="0" w:color="666666"/>
            </w:tcBorders>
            <w:shd w:val="clear" w:color="auto" w:fill="D9D9D9" w:themeFill="background1" w:themeFillShade="D9"/>
          </w:tcPr>
          <w:p w14:paraId="06CFC25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Name</w:t>
            </w:r>
          </w:p>
        </w:tc>
        <w:tc>
          <w:tcPr>
            <w:tcW w:w="2344" w:type="dxa"/>
            <w:tcBorders>
              <w:bottom w:val="single" w:sz="12" w:space="0" w:color="666666"/>
            </w:tcBorders>
            <w:shd w:val="clear" w:color="auto" w:fill="D9D9D9" w:themeFill="background1" w:themeFillShade="D9"/>
          </w:tcPr>
          <w:p w14:paraId="6B5E5FE3"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1E9165BA" w14:textId="77777777" w:rsidR="002F6543" w:rsidRPr="002A2846" w:rsidRDefault="002F6543" w:rsidP="002927CF">
            <w:pPr>
              <w:pStyle w:val="Default"/>
              <w:spacing w:before="60" w:after="60"/>
              <w:jc w:val="center"/>
              <w:rPr>
                <w:rFonts w:ascii="Arial" w:eastAsia="Calibri" w:hAnsi="Arial" w:cs="Arial"/>
                <w:b/>
                <w:bCs/>
                <w:color w:val="auto"/>
                <w:sz w:val="18"/>
                <w:szCs w:val="18"/>
              </w:rPr>
            </w:pPr>
            <w:proofErr w:type="spellStart"/>
            <w:r w:rsidRPr="002A2846">
              <w:rPr>
                <w:rFonts w:ascii="Arial" w:eastAsia="Calibri" w:hAnsi="Arial" w:cs="Arial"/>
                <w:b/>
                <w:bCs/>
                <w:color w:val="auto"/>
                <w:sz w:val="18"/>
                <w:szCs w:val="18"/>
              </w:rPr>
              <w:t>Mult</w:t>
            </w:r>
            <w:proofErr w:type="spellEnd"/>
          </w:p>
        </w:tc>
        <w:tc>
          <w:tcPr>
            <w:tcW w:w="1137" w:type="dxa"/>
            <w:tcBorders>
              <w:bottom w:val="single" w:sz="12" w:space="0" w:color="666666"/>
            </w:tcBorders>
            <w:shd w:val="clear" w:color="auto" w:fill="D9D9D9" w:themeFill="background1" w:themeFillShade="D9"/>
          </w:tcPr>
          <w:p w14:paraId="4AF85787"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Data Type</w:t>
            </w:r>
          </w:p>
        </w:tc>
        <w:tc>
          <w:tcPr>
            <w:tcW w:w="3850" w:type="dxa"/>
            <w:tcBorders>
              <w:bottom w:val="single" w:sz="12" w:space="0" w:color="666666"/>
            </w:tcBorders>
            <w:shd w:val="clear" w:color="auto" w:fill="D9D9D9" w:themeFill="background1" w:themeFillShade="D9"/>
          </w:tcPr>
          <w:p w14:paraId="3442B068"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Remarks</w:t>
            </w:r>
          </w:p>
        </w:tc>
      </w:tr>
      <w:tr w:rsidR="002F6543" w14:paraId="2CC4C409" w14:textId="77777777" w:rsidTr="002A2846">
        <w:trPr>
          <w:cantSplit/>
          <w:jc w:val="center"/>
        </w:trPr>
        <w:tc>
          <w:tcPr>
            <w:tcW w:w="530" w:type="dxa"/>
            <w:shd w:val="clear" w:color="auto" w:fill="auto"/>
          </w:tcPr>
          <w:p w14:paraId="4195648E"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1a</w:t>
            </w:r>
          </w:p>
        </w:tc>
        <w:tc>
          <w:tcPr>
            <w:tcW w:w="1836" w:type="dxa"/>
            <w:vMerge w:val="restart"/>
            <w:shd w:val="clear" w:color="auto" w:fill="auto"/>
          </w:tcPr>
          <w:p w14:paraId="1B3F6C70"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Bounding box</w:t>
            </w:r>
          </w:p>
        </w:tc>
        <w:tc>
          <w:tcPr>
            <w:tcW w:w="2344" w:type="dxa"/>
            <w:shd w:val="clear" w:color="auto" w:fill="auto"/>
          </w:tcPr>
          <w:p w14:paraId="6B2FB7C9"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westBoundLongitude</w:t>
            </w:r>
            <w:proofErr w:type="spellEnd"/>
          </w:p>
        </w:tc>
        <w:tc>
          <w:tcPr>
            <w:tcW w:w="681" w:type="dxa"/>
            <w:shd w:val="clear" w:color="auto" w:fill="auto"/>
          </w:tcPr>
          <w:p w14:paraId="20AA9594" w14:textId="7D77FBBE" w:rsidR="002F6543" w:rsidRPr="002A2846" w:rsidRDefault="007F1082" w:rsidP="002927CF">
            <w:pPr>
              <w:pStyle w:val="Default"/>
              <w:spacing w:before="60" w:after="60"/>
              <w:jc w:val="center"/>
              <w:rPr>
                <w:rFonts w:ascii="Arial" w:eastAsia="Calibri" w:hAnsi="Arial" w:cs="Arial"/>
                <w:bCs/>
                <w:color w:val="auto"/>
                <w:sz w:val="18"/>
                <w:szCs w:val="18"/>
              </w:rPr>
            </w:pPr>
            <w:r>
              <w:rPr>
                <w:rFonts w:ascii="Arial" w:eastAsia="Calibri" w:hAnsi="Arial" w:cs="Arial"/>
                <w:bCs/>
                <w:color w:val="auto"/>
                <w:sz w:val="18"/>
                <w:szCs w:val="18"/>
              </w:rPr>
              <w:t>1</w:t>
            </w:r>
          </w:p>
        </w:tc>
        <w:tc>
          <w:tcPr>
            <w:tcW w:w="1137" w:type="dxa"/>
            <w:shd w:val="clear" w:color="auto" w:fill="auto"/>
          </w:tcPr>
          <w:p w14:paraId="4B391679" w14:textId="42ACEDF3"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17" w:author="Daniel Rohde" w:date="2022-12-20T00:06:00Z">
              <w:r w:rsidR="0017161A">
                <w:rPr>
                  <w:rFonts w:ascii="Arial" w:eastAsia="Calibri" w:hAnsi="Arial" w:cs="Arial"/>
                  <w:bCs/>
                  <w:color w:val="auto"/>
                  <w:sz w:val="18"/>
                  <w:szCs w:val="18"/>
                </w:rPr>
                <w:t xml:space="preserve"> 32-bit</w:t>
              </w:r>
            </w:ins>
          </w:p>
        </w:tc>
        <w:tc>
          <w:tcPr>
            <w:tcW w:w="3850" w:type="dxa"/>
            <w:vMerge w:val="restart"/>
            <w:shd w:val="clear" w:color="auto" w:fill="auto"/>
          </w:tcPr>
          <w:p w14:paraId="681FF346" w14:textId="6A8CCFE4" w:rsidR="002F6543" w:rsidRPr="002A2846" w:rsidRDefault="007F1082" w:rsidP="002A2846">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Coordinates should refer to the previously defined Coordinate Reference System.</w:t>
            </w:r>
          </w:p>
        </w:tc>
      </w:tr>
      <w:tr w:rsidR="002F6543" w14:paraId="178B4F34" w14:textId="77777777" w:rsidTr="002A2846">
        <w:trPr>
          <w:cantSplit/>
          <w:jc w:val="center"/>
        </w:trPr>
        <w:tc>
          <w:tcPr>
            <w:tcW w:w="530" w:type="dxa"/>
            <w:shd w:val="clear" w:color="auto" w:fill="auto"/>
          </w:tcPr>
          <w:p w14:paraId="13A14D9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1b</w:t>
            </w:r>
          </w:p>
        </w:tc>
        <w:tc>
          <w:tcPr>
            <w:tcW w:w="1836" w:type="dxa"/>
            <w:vMerge/>
            <w:shd w:val="clear" w:color="auto" w:fill="auto"/>
          </w:tcPr>
          <w:p w14:paraId="2E293AF2"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7EC72123"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eastBoundLongitude</w:t>
            </w:r>
            <w:proofErr w:type="spellEnd"/>
          </w:p>
        </w:tc>
        <w:tc>
          <w:tcPr>
            <w:tcW w:w="681" w:type="dxa"/>
            <w:shd w:val="clear" w:color="auto" w:fill="auto"/>
          </w:tcPr>
          <w:p w14:paraId="384F4A01" w14:textId="37105830"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54D6DFCE" w14:textId="6A6EBBAC"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18" w:author="Daniel Rohde" w:date="2022-12-20T00:06:00Z">
              <w:r w:rsidR="0017161A">
                <w:rPr>
                  <w:rFonts w:ascii="Arial" w:eastAsia="Calibri" w:hAnsi="Arial" w:cs="Arial"/>
                  <w:bCs/>
                  <w:color w:val="auto"/>
                  <w:sz w:val="18"/>
                  <w:szCs w:val="18"/>
                </w:rPr>
                <w:t xml:space="preserve"> 32-bit</w:t>
              </w:r>
            </w:ins>
          </w:p>
        </w:tc>
        <w:tc>
          <w:tcPr>
            <w:tcW w:w="3850" w:type="dxa"/>
            <w:vMerge/>
            <w:shd w:val="clear" w:color="auto" w:fill="auto"/>
          </w:tcPr>
          <w:p w14:paraId="5254BAB3"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291C18DB" w14:textId="77777777" w:rsidTr="002A2846">
        <w:trPr>
          <w:cantSplit/>
          <w:jc w:val="center"/>
        </w:trPr>
        <w:tc>
          <w:tcPr>
            <w:tcW w:w="530" w:type="dxa"/>
            <w:shd w:val="clear" w:color="auto" w:fill="auto"/>
          </w:tcPr>
          <w:p w14:paraId="566A402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1c</w:t>
            </w:r>
          </w:p>
        </w:tc>
        <w:tc>
          <w:tcPr>
            <w:tcW w:w="1836" w:type="dxa"/>
            <w:vMerge/>
            <w:shd w:val="clear" w:color="auto" w:fill="auto"/>
          </w:tcPr>
          <w:p w14:paraId="452AFB58"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1CF93224"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southBoundLatitude</w:t>
            </w:r>
            <w:proofErr w:type="spellEnd"/>
          </w:p>
        </w:tc>
        <w:tc>
          <w:tcPr>
            <w:tcW w:w="681" w:type="dxa"/>
            <w:shd w:val="clear" w:color="auto" w:fill="auto"/>
          </w:tcPr>
          <w:p w14:paraId="1F055A62" w14:textId="0913F4AB"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2B692A22" w14:textId="6DE2789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19" w:author="Daniel Rohde" w:date="2022-12-20T00:06:00Z">
              <w:r w:rsidR="0017161A">
                <w:rPr>
                  <w:rFonts w:ascii="Arial" w:eastAsia="Calibri" w:hAnsi="Arial" w:cs="Arial"/>
                  <w:bCs/>
                  <w:color w:val="auto"/>
                  <w:sz w:val="18"/>
                  <w:szCs w:val="18"/>
                </w:rPr>
                <w:t xml:space="preserve"> 32-bit</w:t>
              </w:r>
            </w:ins>
          </w:p>
        </w:tc>
        <w:tc>
          <w:tcPr>
            <w:tcW w:w="3850" w:type="dxa"/>
            <w:vMerge/>
            <w:shd w:val="clear" w:color="auto" w:fill="auto"/>
          </w:tcPr>
          <w:p w14:paraId="7C822D98"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423A7157" w14:textId="77777777" w:rsidTr="002A2846">
        <w:trPr>
          <w:cantSplit/>
          <w:jc w:val="center"/>
        </w:trPr>
        <w:tc>
          <w:tcPr>
            <w:tcW w:w="530" w:type="dxa"/>
            <w:shd w:val="clear" w:color="auto" w:fill="auto"/>
          </w:tcPr>
          <w:p w14:paraId="35F24E1E"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1d</w:t>
            </w:r>
          </w:p>
        </w:tc>
        <w:tc>
          <w:tcPr>
            <w:tcW w:w="1836" w:type="dxa"/>
            <w:vMerge/>
            <w:shd w:val="clear" w:color="auto" w:fill="auto"/>
          </w:tcPr>
          <w:p w14:paraId="2BABB675" w14:textId="77777777" w:rsidR="002F6543" w:rsidRPr="002A2846" w:rsidRDefault="002F6543" w:rsidP="002A2846">
            <w:pPr>
              <w:pStyle w:val="Default"/>
              <w:spacing w:before="60" w:after="60"/>
              <w:rPr>
                <w:rFonts w:ascii="Arial" w:eastAsia="Calibri" w:hAnsi="Arial" w:cs="Arial"/>
                <w:bCs/>
                <w:color w:val="auto"/>
                <w:sz w:val="18"/>
                <w:szCs w:val="18"/>
              </w:rPr>
            </w:pPr>
          </w:p>
        </w:tc>
        <w:tc>
          <w:tcPr>
            <w:tcW w:w="2344" w:type="dxa"/>
            <w:shd w:val="clear" w:color="auto" w:fill="auto"/>
          </w:tcPr>
          <w:p w14:paraId="75836D02"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northBoundLatitude</w:t>
            </w:r>
            <w:proofErr w:type="spellEnd"/>
          </w:p>
        </w:tc>
        <w:tc>
          <w:tcPr>
            <w:tcW w:w="681" w:type="dxa"/>
            <w:shd w:val="clear" w:color="auto" w:fill="auto"/>
          </w:tcPr>
          <w:p w14:paraId="4DF9E302" w14:textId="5D9E05AF"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686922E" w14:textId="0330B944"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20" w:author="Daniel Rohde" w:date="2022-12-20T00:06:00Z">
              <w:r w:rsidR="0017161A">
                <w:rPr>
                  <w:rFonts w:ascii="Arial" w:eastAsia="Calibri" w:hAnsi="Arial" w:cs="Arial"/>
                  <w:bCs/>
                  <w:color w:val="auto"/>
                  <w:sz w:val="18"/>
                  <w:szCs w:val="18"/>
                </w:rPr>
                <w:t xml:space="preserve"> 32-bit</w:t>
              </w:r>
            </w:ins>
          </w:p>
        </w:tc>
        <w:tc>
          <w:tcPr>
            <w:tcW w:w="3850" w:type="dxa"/>
            <w:vMerge/>
            <w:shd w:val="clear" w:color="auto" w:fill="auto"/>
          </w:tcPr>
          <w:p w14:paraId="73A2A901" w14:textId="77777777" w:rsidR="002F6543" w:rsidRPr="002A2846" w:rsidRDefault="002F6543" w:rsidP="002A2846">
            <w:pPr>
              <w:pStyle w:val="Default"/>
              <w:spacing w:before="60" w:after="60"/>
              <w:rPr>
                <w:rFonts w:ascii="Arial" w:eastAsia="Calibri" w:hAnsi="Arial" w:cs="Arial"/>
                <w:bCs/>
                <w:color w:val="auto"/>
                <w:sz w:val="18"/>
                <w:szCs w:val="18"/>
              </w:rPr>
            </w:pPr>
          </w:p>
        </w:tc>
      </w:tr>
      <w:tr w:rsidR="002F6543" w14:paraId="0B15624D" w14:textId="77777777" w:rsidTr="002A2846">
        <w:trPr>
          <w:cantSplit/>
          <w:jc w:val="center"/>
        </w:trPr>
        <w:tc>
          <w:tcPr>
            <w:tcW w:w="530" w:type="dxa"/>
            <w:shd w:val="clear" w:color="auto" w:fill="auto"/>
          </w:tcPr>
          <w:p w14:paraId="571AF8AF"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2</w:t>
            </w:r>
          </w:p>
        </w:tc>
        <w:tc>
          <w:tcPr>
            <w:tcW w:w="1836" w:type="dxa"/>
            <w:shd w:val="clear" w:color="auto" w:fill="auto"/>
          </w:tcPr>
          <w:p w14:paraId="40C348DC"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groups</w:t>
            </w:r>
          </w:p>
        </w:tc>
        <w:tc>
          <w:tcPr>
            <w:tcW w:w="2344" w:type="dxa"/>
            <w:shd w:val="clear" w:color="auto" w:fill="auto"/>
          </w:tcPr>
          <w:p w14:paraId="1ECF005B"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numGRP</w:t>
            </w:r>
            <w:proofErr w:type="spellEnd"/>
          </w:p>
        </w:tc>
        <w:tc>
          <w:tcPr>
            <w:tcW w:w="681" w:type="dxa"/>
            <w:shd w:val="clear" w:color="auto" w:fill="auto"/>
          </w:tcPr>
          <w:p w14:paraId="064D7423"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646D045B" w14:textId="32A0CDE3"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ins w:id="1021" w:author="Daniel Rohde" w:date="2022-12-20T00:06:00Z">
              <w:r w:rsidR="00E32947">
                <w:rPr>
                  <w:rFonts w:ascii="Arial" w:eastAsia="Calibri" w:hAnsi="Arial" w:cs="Arial"/>
                  <w:bCs/>
                  <w:color w:val="auto"/>
                  <w:sz w:val="18"/>
                  <w:szCs w:val="18"/>
                </w:rPr>
                <w:t xml:space="preserve"> unsigned 8-bit</w:t>
              </w:r>
            </w:ins>
          </w:p>
        </w:tc>
        <w:tc>
          <w:tcPr>
            <w:tcW w:w="3850" w:type="dxa"/>
            <w:shd w:val="clear" w:color="auto" w:fill="auto"/>
          </w:tcPr>
          <w:p w14:paraId="454D0641" w14:textId="77777777" w:rsidR="004D690E" w:rsidRPr="002A2846" w:rsidRDefault="004D690E" w:rsidP="002A2846">
            <w:pPr>
              <w:pStyle w:val="Default"/>
              <w:spacing w:before="60" w:after="60"/>
              <w:rPr>
                <w:rFonts w:ascii="Arial" w:hAnsi="Arial" w:cs="Arial"/>
                <w:color w:val="auto"/>
                <w:sz w:val="18"/>
                <w:szCs w:val="18"/>
              </w:rPr>
            </w:pPr>
            <w:r w:rsidRPr="002A2846">
              <w:rPr>
                <w:rFonts w:ascii="Arial" w:hAnsi="Arial" w:cs="Arial"/>
                <w:color w:val="auto"/>
                <w:sz w:val="18"/>
                <w:szCs w:val="18"/>
              </w:rPr>
              <w:t>The number of data values groups contained in this instance group.</w:t>
            </w:r>
          </w:p>
          <w:p w14:paraId="36F5B45F"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Value: 1</w:t>
            </w:r>
          </w:p>
        </w:tc>
      </w:tr>
      <w:tr w:rsidR="002F6543" w14:paraId="5BCD2879" w14:textId="77777777" w:rsidTr="002A2846">
        <w:trPr>
          <w:cantSplit/>
          <w:jc w:val="center"/>
        </w:trPr>
        <w:tc>
          <w:tcPr>
            <w:tcW w:w="530" w:type="dxa"/>
            <w:shd w:val="clear" w:color="auto" w:fill="auto"/>
          </w:tcPr>
          <w:p w14:paraId="4E68E9E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3</w:t>
            </w:r>
          </w:p>
        </w:tc>
        <w:tc>
          <w:tcPr>
            <w:tcW w:w="1836" w:type="dxa"/>
            <w:shd w:val="clear" w:color="auto" w:fill="auto"/>
          </w:tcPr>
          <w:p w14:paraId="29E148A3"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Longitude of grid origin</w:t>
            </w:r>
          </w:p>
        </w:tc>
        <w:tc>
          <w:tcPr>
            <w:tcW w:w="2344" w:type="dxa"/>
            <w:shd w:val="clear" w:color="auto" w:fill="auto"/>
          </w:tcPr>
          <w:p w14:paraId="42AC5E45"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gridOriginLongitude</w:t>
            </w:r>
            <w:proofErr w:type="spellEnd"/>
          </w:p>
        </w:tc>
        <w:tc>
          <w:tcPr>
            <w:tcW w:w="681" w:type="dxa"/>
            <w:shd w:val="clear" w:color="auto" w:fill="auto"/>
          </w:tcPr>
          <w:p w14:paraId="69A95AB9"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210A6D5C" w14:textId="36124235"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22" w:author="Daniel Rohde" w:date="2022-12-20T00:06:00Z">
              <w:r w:rsidR="0017161A">
                <w:rPr>
                  <w:rFonts w:ascii="Arial" w:eastAsia="Calibri" w:hAnsi="Arial" w:cs="Arial"/>
                  <w:bCs/>
                  <w:color w:val="auto"/>
                  <w:sz w:val="18"/>
                  <w:szCs w:val="18"/>
                </w:rPr>
                <w:t xml:space="preserve"> 64-bit</w:t>
              </w:r>
            </w:ins>
          </w:p>
        </w:tc>
        <w:tc>
          <w:tcPr>
            <w:tcW w:w="3850" w:type="dxa"/>
            <w:shd w:val="clear" w:color="auto" w:fill="auto"/>
          </w:tcPr>
          <w:p w14:paraId="28122975" w14:textId="124CE1F2"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Longitude</w:t>
            </w:r>
            <w:r w:rsidR="007F1082">
              <w:rPr>
                <w:rFonts w:ascii="Arial" w:eastAsia="Calibri" w:hAnsi="Arial" w:cs="Arial"/>
                <w:bCs/>
                <w:color w:val="auto"/>
                <w:sz w:val="18"/>
                <w:szCs w:val="18"/>
              </w:rPr>
              <w:t xml:space="preserve"> or easting</w:t>
            </w:r>
            <w:r w:rsidRPr="002A2846">
              <w:rPr>
                <w:rFonts w:ascii="Arial" w:eastAsia="Calibri" w:hAnsi="Arial" w:cs="Arial"/>
                <w:bCs/>
                <w:color w:val="auto"/>
                <w:sz w:val="18"/>
                <w:szCs w:val="18"/>
              </w:rPr>
              <w:t xml:space="preserve"> of grid origin.</w:t>
            </w:r>
            <w:r w:rsidR="004D690E" w:rsidRPr="002A2846">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3190E362" w14:textId="77777777" w:rsidTr="002A2846">
        <w:trPr>
          <w:cantSplit/>
          <w:jc w:val="center"/>
        </w:trPr>
        <w:tc>
          <w:tcPr>
            <w:tcW w:w="530" w:type="dxa"/>
            <w:shd w:val="clear" w:color="auto" w:fill="auto"/>
          </w:tcPr>
          <w:p w14:paraId="689681EC"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4</w:t>
            </w:r>
          </w:p>
        </w:tc>
        <w:tc>
          <w:tcPr>
            <w:tcW w:w="1836" w:type="dxa"/>
            <w:shd w:val="clear" w:color="auto" w:fill="auto"/>
          </w:tcPr>
          <w:p w14:paraId="71031E03"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Latitude of grid origin</w:t>
            </w:r>
          </w:p>
        </w:tc>
        <w:tc>
          <w:tcPr>
            <w:tcW w:w="2344" w:type="dxa"/>
            <w:shd w:val="clear" w:color="auto" w:fill="auto"/>
          </w:tcPr>
          <w:p w14:paraId="1FA34CC8"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gridOriginLatitude</w:t>
            </w:r>
            <w:proofErr w:type="spellEnd"/>
          </w:p>
        </w:tc>
        <w:tc>
          <w:tcPr>
            <w:tcW w:w="681" w:type="dxa"/>
            <w:shd w:val="clear" w:color="auto" w:fill="auto"/>
          </w:tcPr>
          <w:p w14:paraId="56C55984"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6C07F404" w14:textId="6D60E338"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23" w:author="Daniel Rohde" w:date="2022-12-20T00:06:00Z">
              <w:r w:rsidR="0017161A">
                <w:rPr>
                  <w:rFonts w:ascii="Arial" w:eastAsia="Calibri" w:hAnsi="Arial" w:cs="Arial"/>
                  <w:bCs/>
                  <w:color w:val="auto"/>
                  <w:sz w:val="18"/>
                  <w:szCs w:val="18"/>
                </w:rPr>
                <w:t xml:space="preserve"> 64-bit</w:t>
              </w:r>
            </w:ins>
          </w:p>
        </w:tc>
        <w:tc>
          <w:tcPr>
            <w:tcW w:w="3850" w:type="dxa"/>
            <w:shd w:val="clear" w:color="auto" w:fill="auto"/>
          </w:tcPr>
          <w:p w14:paraId="08294035" w14:textId="2A84AC73"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 xml:space="preserve">Latitude </w:t>
            </w:r>
            <w:r w:rsidR="007F1082">
              <w:rPr>
                <w:rFonts w:ascii="Arial" w:eastAsia="Calibri" w:hAnsi="Arial" w:cs="Arial"/>
                <w:bCs/>
                <w:color w:val="auto"/>
                <w:sz w:val="18"/>
                <w:szCs w:val="18"/>
              </w:rPr>
              <w:t xml:space="preserve">or northing </w:t>
            </w:r>
            <w:r w:rsidRPr="002A2846">
              <w:rPr>
                <w:rFonts w:ascii="Arial" w:eastAsia="Calibri" w:hAnsi="Arial" w:cs="Arial"/>
                <w:bCs/>
                <w:color w:val="auto"/>
                <w:sz w:val="18"/>
                <w:szCs w:val="18"/>
              </w:rPr>
              <w:t>of grid origin.</w:t>
            </w:r>
            <w:r w:rsidR="004D690E" w:rsidRPr="002A2846">
              <w:rPr>
                <w:rFonts w:ascii="Arial" w:eastAsia="Calibri" w:hAnsi="Arial" w:cs="Arial"/>
                <w:bCs/>
                <w:color w:val="auto"/>
                <w:sz w:val="18"/>
                <w:szCs w:val="18"/>
              </w:rPr>
              <w:t xml:space="preserve"> Unit: </w:t>
            </w:r>
            <w:r w:rsidR="007F1082">
              <w:rPr>
                <w:rFonts w:ascii="Arial" w:eastAsia="Calibri" w:hAnsi="Arial" w:cs="Arial"/>
                <w:bCs/>
                <w:color w:val="auto"/>
                <w:sz w:val="18"/>
                <w:szCs w:val="18"/>
              </w:rPr>
              <w:t>(to correspond with previously defined Coordinate Reference System)</w:t>
            </w:r>
          </w:p>
        </w:tc>
      </w:tr>
      <w:tr w:rsidR="002F6543" w14:paraId="2ACE7D22" w14:textId="77777777" w:rsidTr="002A2846">
        <w:trPr>
          <w:cantSplit/>
          <w:jc w:val="center"/>
        </w:trPr>
        <w:tc>
          <w:tcPr>
            <w:tcW w:w="530" w:type="dxa"/>
            <w:shd w:val="clear" w:color="auto" w:fill="auto"/>
          </w:tcPr>
          <w:p w14:paraId="1E6FEDF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5</w:t>
            </w:r>
          </w:p>
        </w:tc>
        <w:tc>
          <w:tcPr>
            <w:tcW w:w="1836" w:type="dxa"/>
            <w:shd w:val="clear" w:color="auto" w:fill="auto"/>
          </w:tcPr>
          <w:p w14:paraId="4707C0AA"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 spacing, longitude</w:t>
            </w:r>
          </w:p>
        </w:tc>
        <w:tc>
          <w:tcPr>
            <w:tcW w:w="2344" w:type="dxa"/>
            <w:shd w:val="clear" w:color="auto" w:fill="auto"/>
          </w:tcPr>
          <w:p w14:paraId="0F77279B"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gridSpacingLongitudinal</w:t>
            </w:r>
            <w:proofErr w:type="spellEnd"/>
          </w:p>
        </w:tc>
        <w:tc>
          <w:tcPr>
            <w:tcW w:w="681" w:type="dxa"/>
            <w:shd w:val="clear" w:color="auto" w:fill="auto"/>
          </w:tcPr>
          <w:p w14:paraId="693723B9"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36255D0" w14:textId="6B22E750"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24" w:author="Daniel Rohde" w:date="2022-12-20T00:06:00Z">
              <w:r w:rsidR="0017161A">
                <w:rPr>
                  <w:rFonts w:ascii="Arial" w:eastAsia="Calibri" w:hAnsi="Arial" w:cs="Arial"/>
                  <w:bCs/>
                  <w:color w:val="auto"/>
                  <w:sz w:val="18"/>
                  <w:szCs w:val="18"/>
                </w:rPr>
                <w:t xml:space="preserve"> 64-bit</w:t>
              </w:r>
            </w:ins>
          </w:p>
        </w:tc>
        <w:tc>
          <w:tcPr>
            <w:tcW w:w="3850" w:type="dxa"/>
            <w:shd w:val="clear" w:color="auto" w:fill="auto"/>
          </w:tcPr>
          <w:p w14:paraId="6E82CBB9"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Cell size in x dimension.</w:t>
            </w:r>
          </w:p>
        </w:tc>
      </w:tr>
      <w:tr w:rsidR="002F6543" w14:paraId="088D83A3" w14:textId="77777777" w:rsidTr="002A2846">
        <w:trPr>
          <w:cantSplit/>
          <w:jc w:val="center"/>
        </w:trPr>
        <w:tc>
          <w:tcPr>
            <w:tcW w:w="530" w:type="dxa"/>
            <w:shd w:val="clear" w:color="auto" w:fill="auto"/>
          </w:tcPr>
          <w:p w14:paraId="4EA33DD1"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6</w:t>
            </w:r>
          </w:p>
        </w:tc>
        <w:tc>
          <w:tcPr>
            <w:tcW w:w="1836" w:type="dxa"/>
            <w:shd w:val="clear" w:color="auto" w:fill="auto"/>
          </w:tcPr>
          <w:p w14:paraId="67876B2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Grid spacing, latitude</w:t>
            </w:r>
          </w:p>
        </w:tc>
        <w:tc>
          <w:tcPr>
            <w:tcW w:w="2344" w:type="dxa"/>
            <w:shd w:val="clear" w:color="auto" w:fill="auto"/>
          </w:tcPr>
          <w:p w14:paraId="51272E35"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gridSpacingLatitudinal</w:t>
            </w:r>
            <w:proofErr w:type="spellEnd"/>
          </w:p>
        </w:tc>
        <w:tc>
          <w:tcPr>
            <w:tcW w:w="681" w:type="dxa"/>
            <w:shd w:val="clear" w:color="auto" w:fill="auto"/>
          </w:tcPr>
          <w:p w14:paraId="67247C12"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7DB8B00D" w14:textId="36DCA96D"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Float</w:t>
            </w:r>
            <w:ins w:id="1025" w:author="Daniel Rohde" w:date="2022-12-20T00:06:00Z">
              <w:r w:rsidR="0017161A">
                <w:rPr>
                  <w:rFonts w:ascii="Arial" w:eastAsia="Calibri" w:hAnsi="Arial" w:cs="Arial"/>
                  <w:bCs/>
                  <w:color w:val="auto"/>
                  <w:sz w:val="18"/>
                  <w:szCs w:val="18"/>
                </w:rPr>
                <w:t xml:space="preserve"> 64-bit</w:t>
              </w:r>
            </w:ins>
          </w:p>
        </w:tc>
        <w:tc>
          <w:tcPr>
            <w:tcW w:w="3850" w:type="dxa"/>
            <w:shd w:val="clear" w:color="auto" w:fill="auto"/>
          </w:tcPr>
          <w:p w14:paraId="3146EA0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Cell size in y dimension.</w:t>
            </w:r>
          </w:p>
        </w:tc>
      </w:tr>
      <w:tr w:rsidR="002F6543" w14:paraId="7315141D" w14:textId="77777777" w:rsidTr="002A2846">
        <w:trPr>
          <w:cantSplit/>
          <w:jc w:val="center"/>
        </w:trPr>
        <w:tc>
          <w:tcPr>
            <w:tcW w:w="530" w:type="dxa"/>
            <w:shd w:val="clear" w:color="auto" w:fill="auto"/>
          </w:tcPr>
          <w:p w14:paraId="37FFBD50"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7</w:t>
            </w:r>
          </w:p>
        </w:tc>
        <w:tc>
          <w:tcPr>
            <w:tcW w:w="1836" w:type="dxa"/>
            <w:shd w:val="clear" w:color="auto" w:fill="auto"/>
          </w:tcPr>
          <w:p w14:paraId="690E6945"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longitude</w:t>
            </w:r>
          </w:p>
        </w:tc>
        <w:tc>
          <w:tcPr>
            <w:tcW w:w="2344" w:type="dxa"/>
            <w:shd w:val="clear" w:color="auto" w:fill="auto"/>
          </w:tcPr>
          <w:p w14:paraId="68E979A5"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numPointsLongitudinal</w:t>
            </w:r>
            <w:proofErr w:type="spellEnd"/>
          </w:p>
        </w:tc>
        <w:tc>
          <w:tcPr>
            <w:tcW w:w="681" w:type="dxa"/>
            <w:shd w:val="clear" w:color="auto" w:fill="auto"/>
          </w:tcPr>
          <w:p w14:paraId="5FEC9943"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12C095E1" w14:textId="3672F33F"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ins w:id="1026" w:author="Daniel Rohde" w:date="2022-12-20T00:06:00Z">
              <w:r w:rsidR="00E32947">
                <w:rPr>
                  <w:rFonts w:ascii="Arial" w:eastAsia="Calibri" w:hAnsi="Arial" w:cs="Arial"/>
                  <w:bCs/>
                  <w:color w:val="auto"/>
                  <w:sz w:val="18"/>
                  <w:szCs w:val="18"/>
                </w:rPr>
                <w:t xml:space="preserve"> unsigned 32-bit</w:t>
              </w:r>
            </w:ins>
          </w:p>
        </w:tc>
        <w:tc>
          <w:tcPr>
            <w:tcW w:w="3850" w:type="dxa"/>
            <w:shd w:val="clear" w:color="auto" w:fill="auto"/>
          </w:tcPr>
          <w:p w14:paraId="014299D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in x dimension.</w:t>
            </w:r>
          </w:p>
        </w:tc>
      </w:tr>
      <w:tr w:rsidR="002F6543" w14:paraId="5D8EA69B" w14:textId="77777777" w:rsidTr="002A2846">
        <w:trPr>
          <w:cantSplit/>
          <w:jc w:val="center"/>
        </w:trPr>
        <w:tc>
          <w:tcPr>
            <w:tcW w:w="530" w:type="dxa"/>
            <w:shd w:val="clear" w:color="auto" w:fill="auto"/>
          </w:tcPr>
          <w:p w14:paraId="0AB1872A"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8</w:t>
            </w:r>
          </w:p>
        </w:tc>
        <w:tc>
          <w:tcPr>
            <w:tcW w:w="1836" w:type="dxa"/>
            <w:shd w:val="clear" w:color="auto" w:fill="auto"/>
          </w:tcPr>
          <w:p w14:paraId="579B0131"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latitude</w:t>
            </w:r>
          </w:p>
        </w:tc>
        <w:tc>
          <w:tcPr>
            <w:tcW w:w="2344" w:type="dxa"/>
            <w:shd w:val="clear" w:color="auto" w:fill="auto"/>
          </w:tcPr>
          <w:p w14:paraId="708991B6"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numPointsLatitudinal</w:t>
            </w:r>
            <w:proofErr w:type="spellEnd"/>
          </w:p>
        </w:tc>
        <w:tc>
          <w:tcPr>
            <w:tcW w:w="681" w:type="dxa"/>
            <w:shd w:val="clear" w:color="auto" w:fill="auto"/>
          </w:tcPr>
          <w:p w14:paraId="68A7D5F2"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09C7953C" w14:textId="7D6BB2BA"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Integer</w:t>
            </w:r>
            <w:ins w:id="1027" w:author="Daniel Rohde" w:date="2022-12-20T00:06:00Z">
              <w:r w:rsidR="00E32947">
                <w:rPr>
                  <w:rFonts w:ascii="Arial" w:eastAsia="Calibri" w:hAnsi="Arial" w:cs="Arial"/>
                  <w:bCs/>
                  <w:color w:val="auto"/>
                  <w:sz w:val="18"/>
                  <w:szCs w:val="18"/>
                </w:rPr>
                <w:t xml:space="preserve"> unsigned 32-bit</w:t>
              </w:r>
            </w:ins>
          </w:p>
        </w:tc>
        <w:tc>
          <w:tcPr>
            <w:tcW w:w="3850" w:type="dxa"/>
            <w:shd w:val="clear" w:color="auto" w:fill="auto"/>
          </w:tcPr>
          <w:p w14:paraId="48B4DCFD"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Number of points in y dimension.</w:t>
            </w:r>
          </w:p>
        </w:tc>
      </w:tr>
      <w:tr w:rsidR="002F6543" w14:paraId="5DAC9988" w14:textId="77777777" w:rsidTr="002A2846">
        <w:trPr>
          <w:cantSplit/>
          <w:jc w:val="center"/>
        </w:trPr>
        <w:tc>
          <w:tcPr>
            <w:tcW w:w="530" w:type="dxa"/>
            <w:shd w:val="clear" w:color="auto" w:fill="auto"/>
          </w:tcPr>
          <w:p w14:paraId="449A7A33" w14:textId="77777777" w:rsidR="002F6543" w:rsidRPr="002A2846" w:rsidRDefault="002F6543" w:rsidP="002A2846">
            <w:pPr>
              <w:pStyle w:val="Default"/>
              <w:spacing w:before="60" w:after="60"/>
              <w:rPr>
                <w:rFonts w:ascii="Arial" w:eastAsia="Calibri" w:hAnsi="Arial" w:cs="Arial"/>
                <w:b/>
                <w:bCs/>
                <w:color w:val="auto"/>
                <w:sz w:val="18"/>
                <w:szCs w:val="18"/>
              </w:rPr>
            </w:pPr>
            <w:r w:rsidRPr="002A2846">
              <w:rPr>
                <w:rFonts w:ascii="Arial" w:eastAsia="Calibri" w:hAnsi="Arial" w:cs="Arial"/>
                <w:b/>
                <w:bCs/>
                <w:color w:val="auto"/>
                <w:sz w:val="18"/>
                <w:szCs w:val="18"/>
              </w:rPr>
              <w:t>9</w:t>
            </w:r>
          </w:p>
        </w:tc>
        <w:tc>
          <w:tcPr>
            <w:tcW w:w="1836" w:type="dxa"/>
            <w:shd w:val="clear" w:color="auto" w:fill="auto"/>
          </w:tcPr>
          <w:p w14:paraId="754ED3F6"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Start sequence</w:t>
            </w:r>
          </w:p>
        </w:tc>
        <w:tc>
          <w:tcPr>
            <w:tcW w:w="2344" w:type="dxa"/>
            <w:shd w:val="clear" w:color="auto" w:fill="auto"/>
          </w:tcPr>
          <w:p w14:paraId="6C26719C" w14:textId="77777777" w:rsidR="002F6543" w:rsidRPr="002A2846" w:rsidRDefault="002F6543" w:rsidP="002A2846">
            <w:pPr>
              <w:pStyle w:val="Default"/>
              <w:spacing w:before="60" w:after="60"/>
              <w:rPr>
                <w:rFonts w:ascii="Arial" w:eastAsia="Calibri" w:hAnsi="Arial" w:cs="Arial"/>
                <w:bCs/>
                <w:color w:val="auto"/>
                <w:sz w:val="18"/>
                <w:szCs w:val="18"/>
              </w:rPr>
            </w:pPr>
            <w:proofErr w:type="spellStart"/>
            <w:r w:rsidRPr="002A2846">
              <w:rPr>
                <w:rFonts w:ascii="Arial" w:eastAsia="Calibri" w:hAnsi="Arial" w:cs="Arial"/>
                <w:bCs/>
                <w:color w:val="auto"/>
                <w:sz w:val="18"/>
                <w:szCs w:val="18"/>
              </w:rPr>
              <w:t>startSequence</w:t>
            </w:r>
            <w:proofErr w:type="spellEnd"/>
          </w:p>
        </w:tc>
        <w:tc>
          <w:tcPr>
            <w:tcW w:w="681" w:type="dxa"/>
            <w:shd w:val="clear" w:color="auto" w:fill="auto"/>
          </w:tcPr>
          <w:p w14:paraId="19E16795" w14:textId="77777777" w:rsidR="002F6543" w:rsidRPr="002A2846" w:rsidRDefault="002F6543" w:rsidP="002927CF">
            <w:pPr>
              <w:pStyle w:val="Default"/>
              <w:spacing w:before="60" w:after="60"/>
              <w:jc w:val="center"/>
              <w:rPr>
                <w:rFonts w:ascii="Arial" w:eastAsia="Calibri" w:hAnsi="Arial" w:cs="Arial"/>
                <w:bCs/>
                <w:color w:val="auto"/>
                <w:sz w:val="18"/>
                <w:szCs w:val="18"/>
              </w:rPr>
            </w:pPr>
            <w:r w:rsidRPr="002A2846">
              <w:rPr>
                <w:rFonts w:ascii="Arial" w:eastAsia="Calibri" w:hAnsi="Arial" w:cs="Arial"/>
                <w:bCs/>
                <w:color w:val="auto"/>
                <w:sz w:val="18"/>
                <w:szCs w:val="18"/>
              </w:rPr>
              <w:t>1</w:t>
            </w:r>
          </w:p>
        </w:tc>
        <w:tc>
          <w:tcPr>
            <w:tcW w:w="1137" w:type="dxa"/>
            <w:shd w:val="clear" w:color="auto" w:fill="auto"/>
          </w:tcPr>
          <w:p w14:paraId="774F86FB" w14:textId="77777777" w:rsidR="002F6543" w:rsidRPr="002A2846" w:rsidRDefault="002F6543"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8"/>
                <w:szCs w:val="18"/>
              </w:rPr>
              <w:t>String</w:t>
            </w:r>
          </w:p>
        </w:tc>
        <w:tc>
          <w:tcPr>
            <w:tcW w:w="3850" w:type="dxa"/>
            <w:shd w:val="clear" w:color="auto" w:fill="auto"/>
          </w:tcPr>
          <w:p w14:paraId="771F8785" w14:textId="79C92142" w:rsidR="004D690E" w:rsidRPr="002A2846" w:rsidRDefault="004D690E" w:rsidP="002A2846">
            <w:pPr>
              <w:autoSpaceDE w:val="0"/>
              <w:autoSpaceDN w:val="0"/>
              <w:adjustRightInd w:val="0"/>
              <w:spacing w:before="60" w:after="60"/>
              <w:jc w:val="left"/>
              <w:rPr>
                <w:color w:val="auto"/>
                <w:sz w:val="16"/>
                <w:szCs w:val="16"/>
              </w:rPr>
            </w:pPr>
            <w:r w:rsidRPr="002A2846">
              <w:rPr>
                <w:rFonts w:eastAsia="Malgun Gothic"/>
                <w:color w:val="auto"/>
                <w:sz w:val="16"/>
                <w:szCs w:val="16"/>
              </w:rPr>
              <w:t>Grid coordinates of the grid point to which the first in the sequence of values is to be</w:t>
            </w:r>
            <w:r w:rsidR="003F6A90">
              <w:rPr>
                <w:rFonts w:eastAsia="Malgun Gothic"/>
                <w:color w:val="auto"/>
                <w:sz w:val="16"/>
                <w:szCs w:val="16"/>
              </w:rPr>
              <w:t xml:space="preserve"> </w:t>
            </w:r>
            <w:r w:rsidRPr="002A2846">
              <w:rPr>
                <w:rFonts w:eastAsia="Malgun Gothic"/>
                <w:color w:val="auto"/>
                <w:sz w:val="16"/>
                <w:szCs w:val="16"/>
              </w:rPr>
              <w:t>assigned. The choice of a valid point for the start sequence is determined by the</w:t>
            </w:r>
            <w:r w:rsidR="003F6A90">
              <w:rPr>
                <w:rFonts w:eastAsia="Malgun Gothic"/>
                <w:color w:val="auto"/>
                <w:sz w:val="16"/>
                <w:szCs w:val="16"/>
              </w:rPr>
              <w:t xml:space="preserve"> </w:t>
            </w:r>
            <w:r w:rsidRPr="002A2846">
              <w:rPr>
                <w:color w:val="auto"/>
                <w:sz w:val="16"/>
                <w:szCs w:val="16"/>
              </w:rPr>
              <w:t>sequencing rule. Format: n, n</w:t>
            </w:r>
          </w:p>
          <w:p w14:paraId="0F9EE464" w14:textId="3ED87FB5" w:rsidR="002F6543" w:rsidRPr="00A14048" w:rsidRDefault="00626F05" w:rsidP="002A2846">
            <w:pPr>
              <w:pStyle w:val="Default"/>
              <w:spacing w:before="60" w:after="60"/>
              <w:rPr>
                <w:rFonts w:ascii="Arial" w:eastAsia="Calibri" w:hAnsi="Arial" w:cs="Arial"/>
                <w:bCs/>
                <w:color w:val="auto"/>
                <w:sz w:val="18"/>
                <w:szCs w:val="18"/>
              </w:rPr>
            </w:pPr>
            <w:r w:rsidRPr="002A2846">
              <w:rPr>
                <w:rFonts w:ascii="Arial" w:eastAsia="Calibri" w:hAnsi="Arial" w:cs="Arial"/>
                <w:bCs/>
                <w:color w:val="auto"/>
                <w:sz w:val="16"/>
                <w:szCs w:val="16"/>
              </w:rPr>
              <w:t>Example</w:t>
            </w:r>
            <w:r w:rsidR="002F6543" w:rsidRPr="002A2846">
              <w:rPr>
                <w:rFonts w:ascii="Arial" w:eastAsia="Calibri" w:hAnsi="Arial" w:cs="Arial"/>
                <w:bCs/>
                <w:color w:val="auto"/>
                <w:sz w:val="16"/>
                <w:szCs w:val="16"/>
              </w:rPr>
              <w:t>: “0,0” (without quotes)</w:t>
            </w:r>
          </w:p>
        </w:tc>
      </w:tr>
    </w:tbl>
    <w:p w14:paraId="418AE201" w14:textId="77777777" w:rsidR="002F6543" w:rsidRDefault="002F6543" w:rsidP="002927CF">
      <w:pPr>
        <w:spacing w:after="0"/>
      </w:pPr>
    </w:p>
    <w:p w14:paraId="080D13E9" w14:textId="77777777" w:rsidR="002F6543" w:rsidRDefault="002F6543" w:rsidP="002927CF">
      <w:pPr>
        <w:spacing w:after="120"/>
      </w:pPr>
      <w:r>
        <w:t xml:space="preserve">The </w:t>
      </w:r>
      <w:proofErr w:type="spellStart"/>
      <w:r>
        <w:t>gridOriginLongitude</w:t>
      </w:r>
      <w:proofErr w:type="spellEnd"/>
      <w:r>
        <w:t xml:space="preserve">, </w:t>
      </w:r>
      <w:proofErr w:type="spellStart"/>
      <w:r>
        <w:t>gridOriginLatitude</w:t>
      </w:r>
      <w:proofErr w:type="spellEnd"/>
      <w:r>
        <w:t xml:space="preserve">, </w:t>
      </w:r>
      <w:proofErr w:type="spellStart"/>
      <w:r>
        <w:t>gridSpacingLongitudinal</w:t>
      </w:r>
      <w:proofErr w:type="spellEnd"/>
      <w:r>
        <w:t xml:space="preserve"> and </w:t>
      </w:r>
      <w:proofErr w:type="spellStart"/>
      <w:r>
        <w:t>gridSpacingLatitudinal</w:t>
      </w:r>
      <w:proofErr w:type="spellEnd"/>
      <w:r>
        <w:t xml:space="preserve"> attributes should be in the same geographic units as the bounding box. Note that this deviates from S100 where it indicates that this should be in Arc Degrees. This has the effect that </w:t>
      </w:r>
      <w:proofErr w:type="spellStart"/>
      <w:r>
        <w:t>gridOriginLongitude</w:t>
      </w:r>
      <w:proofErr w:type="spellEnd"/>
      <w:r>
        <w:t xml:space="preserve"> and </w:t>
      </w:r>
      <w:proofErr w:type="spellStart"/>
      <w:r>
        <w:t>gridOriginLatitude</w:t>
      </w:r>
      <w:proofErr w:type="spellEnd"/>
      <w:r>
        <w:t xml:space="preserve"> are identical to </w:t>
      </w:r>
      <w:proofErr w:type="spellStart"/>
      <w:r>
        <w:t>westBoundLongitude</w:t>
      </w:r>
      <w:proofErr w:type="spellEnd"/>
      <w:r>
        <w:t xml:space="preserve"> and </w:t>
      </w:r>
      <w:proofErr w:type="spellStart"/>
      <w:r>
        <w:t>southBoundLatitude</w:t>
      </w:r>
      <w:proofErr w:type="spellEnd"/>
      <w:r>
        <w:t>.</w:t>
      </w:r>
    </w:p>
    <w:p w14:paraId="78C1996C" w14:textId="5885AC0F" w:rsidR="002F6543" w:rsidRDefault="002F6543" w:rsidP="002927CF">
      <w:pPr>
        <w:spacing w:after="120"/>
      </w:pPr>
      <w:r>
        <w:t xml:space="preserve">The </w:t>
      </w:r>
      <w:proofErr w:type="spellStart"/>
      <w:r>
        <w:t>gridOriginLongitude</w:t>
      </w:r>
      <w:proofErr w:type="spellEnd"/>
      <w:r>
        <w:t xml:space="preserve"> and </w:t>
      </w:r>
      <w:proofErr w:type="spellStart"/>
      <w:r>
        <w:t>gridOriginLatitude</w:t>
      </w:r>
      <w:proofErr w:type="spellEnd"/>
      <w:r>
        <w:t xml:space="preserve"> are the cell center of the cell</w:t>
      </w:r>
      <w:r w:rsidR="00626F05">
        <w:t>.</w:t>
      </w:r>
    </w:p>
    <w:p w14:paraId="20CBDCE6" w14:textId="77777777" w:rsidR="002F6543" w:rsidRDefault="002F6543" w:rsidP="002927CF">
      <w:pPr>
        <w:spacing w:after="120"/>
      </w:pPr>
      <w:proofErr w:type="spellStart"/>
      <w:r w:rsidRPr="009375DB">
        <w:lastRenderedPageBreak/>
        <w:t>numPointsLongitude</w:t>
      </w:r>
      <w:proofErr w:type="spellEnd"/>
      <w:r w:rsidRPr="009375DB">
        <w:t xml:space="preserve"> and </w:t>
      </w:r>
      <w:proofErr w:type="spellStart"/>
      <w:r w:rsidRPr="009375DB">
        <w:t>numPointsLat</w:t>
      </w:r>
      <w:r>
        <w:t>i</w:t>
      </w:r>
      <w:r w:rsidRPr="009375DB">
        <w:t>t</w:t>
      </w:r>
      <w:r>
        <w:t>ud</w:t>
      </w:r>
      <w:r w:rsidRPr="009375DB">
        <w:t>e</w:t>
      </w:r>
      <w:proofErr w:type="spellEnd"/>
      <w:r w:rsidRPr="009375DB">
        <w:t xml:space="preserve"> </w:t>
      </w:r>
      <w:r>
        <w:t>must contain the number of cells in the x and y dimensions of the values table.</w:t>
      </w:r>
    </w:p>
    <w:p w14:paraId="47E61A8D" w14:textId="6CD671FA" w:rsidR="002F6543" w:rsidRPr="002F6543" w:rsidRDefault="00775193" w:rsidP="002927CF">
      <w:pPr>
        <w:pStyle w:val="Heading3"/>
        <w:spacing w:before="120" w:after="120"/>
      </w:pPr>
      <w:bookmarkStart w:id="1028" w:name="_Toc105509263"/>
      <w:r>
        <w:t xml:space="preserve">The values </w:t>
      </w:r>
      <w:r w:rsidR="00420EDF">
        <w:t>g</w:t>
      </w:r>
      <w:r>
        <w:t xml:space="preserve">roup - </w:t>
      </w:r>
      <w:r w:rsidR="002F6543" w:rsidRPr="009375DB">
        <w:t>Group</w:t>
      </w:r>
      <w:r w:rsidR="002F6543">
        <w:t>_</w:t>
      </w:r>
      <w:r w:rsidR="002F6543" w:rsidRPr="009375DB">
        <w:t>001</w:t>
      </w:r>
      <w:bookmarkEnd w:id="1028"/>
    </w:p>
    <w:p w14:paraId="61957980" w14:textId="0B8B91F4" w:rsidR="002F6543" w:rsidRDefault="008073A7" w:rsidP="002927CF">
      <w:pPr>
        <w:pStyle w:val="Default"/>
        <w:spacing w:after="120"/>
        <w:rPr>
          <w:rFonts w:ascii="Arial" w:hAnsi="Arial" w:cs="Arial"/>
          <w:bCs/>
          <w:sz w:val="20"/>
          <w:szCs w:val="20"/>
        </w:rPr>
      </w:pPr>
      <w:r>
        <w:rPr>
          <w:rFonts w:ascii="Arial" w:hAnsi="Arial" w:cs="Arial"/>
          <w:bCs/>
          <w:sz w:val="20"/>
          <w:szCs w:val="20"/>
        </w:rPr>
        <w:t xml:space="preserve">This group contains the following attributes. These attributes are not defined by S-100 Part 10c. </w:t>
      </w:r>
      <w:r w:rsidR="00C021EB">
        <w:rPr>
          <w:rFonts w:ascii="Arial" w:hAnsi="Arial" w:cs="Arial"/>
          <w:bCs/>
          <w:sz w:val="20"/>
          <w:szCs w:val="20"/>
        </w:rPr>
        <w:t xml:space="preserve">They are an extension of this </w:t>
      </w:r>
      <w:r w:rsidR="002927CF">
        <w:rPr>
          <w:rFonts w:ascii="Arial" w:hAnsi="Arial" w:cs="Arial"/>
          <w:bCs/>
          <w:sz w:val="20"/>
          <w:szCs w:val="20"/>
        </w:rPr>
        <w:t>P</w:t>
      </w:r>
      <w:r w:rsidR="00C021EB">
        <w:rPr>
          <w:rFonts w:ascii="Arial" w:hAnsi="Arial" w:cs="Arial"/>
          <w:bCs/>
          <w:sz w:val="20"/>
          <w:szCs w:val="20"/>
        </w:rPr>
        <w:t xml:space="preserve">roduct </w:t>
      </w:r>
      <w:r w:rsidR="002927CF">
        <w:rPr>
          <w:rFonts w:ascii="Arial" w:hAnsi="Arial" w:cs="Arial"/>
          <w:bCs/>
          <w:sz w:val="20"/>
          <w:szCs w:val="20"/>
        </w:rPr>
        <w:t>S</w:t>
      </w:r>
      <w:r w:rsidR="00C021EB">
        <w:rPr>
          <w:rFonts w:ascii="Arial" w:hAnsi="Arial" w:cs="Arial"/>
          <w:bCs/>
          <w:sz w:val="20"/>
          <w:szCs w:val="20"/>
        </w:rPr>
        <w:t>pecification.</w:t>
      </w:r>
    </w:p>
    <w:p w14:paraId="02D6A55B" w14:textId="54F678E8" w:rsidR="001A0F1A" w:rsidRPr="001A0F1A" w:rsidRDefault="001A0F1A" w:rsidP="001A0F1A">
      <w:pPr>
        <w:pStyle w:val="Caption"/>
        <w:keepNext/>
        <w:spacing w:before="120" w:after="120"/>
        <w:jc w:val="center"/>
        <w:rPr>
          <w:bCs/>
          <w:i w:val="0"/>
          <w:color w:val="auto"/>
          <w:sz w:val="20"/>
          <w:szCs w:val="20"/>
        </w:rPr>
      </w:pPr>
      <w:r w:rsidRPr="002A2846">
        <w:rPr>
          <w:bCs/>
          <w:i w:val="0"/>
          <w:color w:val="auto"/>
          <w:sz w:val="20"/>
          <w:szCs w:val="20"/>
        </w:rPr>
        <w:t xml:space="preserve">Table </w:t>
      </w:r>
      <w:r w:rsidRPr="002A2846">
        <w:rPr>
          <w:bCs/>
          <w:i w:val="0"/>
          <w:color w:val="auto"/>
          <w:sz w:val="20"/>
          <w:szCs w:val="20"/>
        </w:rPr>
        <w:fldChar w:fldCharType="begin"/>
      </w:r>
      <w:r w:rsidRPr="002A2846">
        <w:rPr>
          <w:bCs/>
          <w:i w:val="0"/>
          <w:color w:val="auto"/>
          <w:sz w:val="20"/>
          <w:szCs w:val="20"/>
        </w:rPr>
        <w:instrText xml:space="preserve"> STYLEREF 1 \s </w:instrText>
      </w:r>
      <w:r w:rsidRPr="002A2846">
        <w:rPr>
          <w:bCs/>
          <w:i w:val="0"/>
          <w:color w:val="auto"/>
          <w:sz w:val="20"/>
          <w:szCs w:val="20"/>
        </w:rPr>
        <w:fldChar w:fldCharType="separate"/>
      </w:r>
      <w:r w:rsidR="00D55292">
        <w:rPr>
          <w:bCs/>
          <w:i w:val="0"/>
          <w:noProof/>
          <w:color w:val="auto"/>
          <w:sz w:val="20"/>
          <w:szCs w:val="20"/>
        </w:rPr>
        <w:t>10</w:t>
      </w:r>
      <w:r w:rsidRPr="002A2846">
        <w:rPr>
          <w:bCs/>
          <w:i w:val="0"/>
          <w:color w:val="auto"/>
          <w:sz w:val="20"/>
          <w:szCs w:val="20"/>
        </w:rPr>
        <w:fldChar w:fldCharType="end"/>
      </w:r>
      <w:del w:id="1029" w:author="Daniel Rohde" w:date="2022-12-20T00:06:00Z">
        <w:r w:rsidRPr="002A2846">
          <w:rPr>
            <w:bCs/>
            <w:i w:val="0"/>
            <w:color w:val="auto"/>
            <w:sz w:val="20"/>
            <w:szCs w:val="20"/>
          </w:rPr>
          <w:noBreakHyphen/>
        </w:r>
      </w:del>
      <w:ins w:id="1030" w:author="Daniel Rohde" w:date="2022-12-20T00:06:00Z">
        <w:r w:rsidR="0017161A">
          <w:rPr>
            <w:bCs/>
            <w:i w:val="0"/>
            <w:color w:val="auto"/>
            <w:sz w:val="20"/>
            <w:szCs w:val="20"/>
          </w:rPr>
          <w:t>.</w:t>
        </w:r>
      </w:ins>
      <w:r>
        <w:rPr>
          <w:bCs/>
          <w:i w:val="0"/>
          <w:color w:val="auto"/>
          <w:sz w:val="20"/>
          <w:szCs w:val="20"/>
        </w:rPr>
        <w:t>6</w:t>
      </w:r>
      <w:r w:rsidRPr="002A2846">
        <w:rPr>
          <w:bCs/>
          <w:i w:val="0"/>
          <w:color w:val="auto"/>
          <w:sz w:val="20"/>
          <w:szCs w:val="20"/>
        </w:rPr>
        <w:t xml:space="preserve"> </w:t>
      </w:r>
      <w:r>
        <w:rPr>
          <w:bCs/>
          <w:i w:val="0"/>
          <w:color w:val="auto"/>
          <w:sz w:val="20"/>
          <w:szCs w:val="20"/>
        </w:rPr>
        <w:t>–</w:t>
      </w:r>
      <w:r w:rsidRPr="002A2846">
        <w:rPr>
          <w:bCs/>
          <w:i w:val="0"/>
          <w:color w:val="auto"/>
          <w:sz w:val="20"/>
          <w:szCs w:val="20"/>
        </w:rPr>
        <w:t xml:space="preserve"> Attributes of </w:t>
      </w:r>
      <w:r>
        <w:rPr>
          <w:bCs/>
          <w:i w:val="0"/>
          <w:color w:val="auto"/>
          <w:sz w:val="20"/>
          <w:szCs w:val="20"/>
        </w:rPr>
        <w:t>values group</w:t>
      </w:r>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8073A7" w:rsidRPr="00B711C2" w14:paraId="043CF93F" w14:textId="77777777" w:rsidTr="001A0F1A">
        <w:trPr>
          <w:cantSplit/>
          <w:jc w:val="center"/>
        </w:trPr>
        <w:tc>
          <w:tcPr>
            <w:tcW w:w="530" w:type="dxa"/>
            <w:tcBorders>
              <w:bottom w:val="single" w:sz="12" w:space="0" w:color="666666"/>
            </w:tcBorders>
            <w:shd w:val="clear" w:color="auto" w:fill="D9D9D9" w:themeFill="background1" w:themeFillShade="D9"/>
          </w:tcPr>
          <w:p w14:paraId="1836748A"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No</w:t>
            </w:r>
          </w:p>
        </w:tc>
        <w:tc>
          <w:tcPr>
            <w:tcW w:w="1836" w:type="dxa"/>
            <w:tcBorders>
              <w:bottom w:val="single" w:sz="12" w:space="0" w:color="666666"/>
            </w:tcBorders>
            <w:shd w:val="clear" w:color="auto" w:fill="D9D9D9" w:themeFill="background1" w:themeFillShade="D9"/>
          </w:tcPr>
          <w:p w14:paraId="7C2193B1"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Name</w:t>
            </w:r>
          </w:p>
        </w:tc>
        <w:tc>
          <w:tcPr>
            <w:tcW w:w="2344" w:type="dxa"/>
            <w:tcBorders>
              <w:bottom w:val="single" w:sz="12" w:space="0" w:color="666666"/>
            </w:tcBorders>
            <w:shd w:val="clear" w:color="auto" w:fill="D9D9D9" w:themeFill="background1" w:themeFillShade="D9"/>
          </w:tcPr>
          <w:p w14:paraId="2F2BEB08"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Camel Case</w:t>
            </w:r>
          </w:p>
        </w:tc>
        <w:tc>
          <w:tcPr>
            <w:tcW w:w="681" w:type="dxa"/>
            <w:tcBorders>
              <w:bottom w:val="single" w:sz="12" w:space="0" w:color="666666"/>
            </w:tcBorders>
            <w:shd w:val="clear" w:color="auto" w:fill="D9D9D9" w:themeFill="background1" w:themeFillShade="D9"/>
          </w:tcPr>
          <w:p w14:paraId="42E463F4" w14:textId="77777777" w:rsidR="008073A7" w:rsidRPr="00B711C2" w:rsidRDefault="008073A7" w:rsidP="001A0F1A">
            <w:pPr>
              <w:pStyle w:val="Default"/>
              <w:spacing w:before="60" w:after="60"/>
              <w:jc w:val="center"/>
              <w:rPr>
                <w:rFonts w:ascii="Arial" w:eastAsia="Calibri" w:hAnsi="Arial" w:cs="Arial"/>
                <w:b/>
                <w:bCs/>
                <w:color w:val="auto"/>
                <w:sz w:val="18"/>
                <w:szCs w:val="18"/>
              </w:rPr>
            </w:pPr>
            <w:proofErr w:type="spellStart"/>
            <w:r w:rsidRPr="00B711C2">
              <w:rPr>
                <w:rFonts w:ascii="Arial" w:eastAsia="Calibri" w:hAnsi="Arial" w:cs="Arial"/>
                <w:b/>
                <w:bCs/>
                <w:color w:val="auto"/>
                <w:sz w:val="18"/>
                <w:szCs w:val="18"/>
              </w:rPr>
              <w:t>Mult</w:t>
            </w:r>
            <w:proofErr w:type="spellEnd"/>
          </w:p>
        </w:tc>
        <w:tc>
          <w:tcPr>
            <w:tcW w:w="1137" w:type="dxa"/>
            <w:tcBorders>
              <w:bottom w:val="single" w:sz="12" w:space="0" w:color="666666"/>
            </w:tcBorders>
            <w:shd w:val="clear" w:color="auto" w:fill="D9D9D9" w:themeFill="background1" w:themeFillShade="D9"/>
          </w:tcPr>
          <w:p w14:paraId="4EDB5D82"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Data Type</w:t>
            </w:r>
          </w:p>
        </w:tc>
        <w:tc>
          <w:tcPr>
            <w:tcW w:w="3850" w:type="dxa"/>
            <w:tcBorders>
              <w:bottom w:val="single" w:sz="12" w:space="0" w:color="666666"/>
            </w:tcBorders>
            <w:shd w:val="clear" w:color="auto" w:fill="D9D9D9" w:themeFill="background1" w:themeFillShade="D9"/>
          </w:tcPr>
          <w:p w14:paraId="509F2436" w14:textId="77777777" w:rsidR="008073A7" w:rsidRPr="00B711C2" w:rsidRDefault="008073A7" w:rsidP="001A0F1A">
            <w:pPr>
              <w:pStyle w:val="Default"/>
              <w:spacing w:before="60" w:after="60"/>
              <w:rPr>
                <w:rFonts w:ascii="Arial" w:eastAsia="Calibri" w:hAnsi="Arial" w:cs="Arial"/>
                <w:b/>
                <w:bCs/>
                <w:color w:val="auto"/>
                <w:sz w:val="18"/>
                <w:szCs w:val="18"/>
              </w:rPr>
            </w:pPr>
            <w:r w:rsidRPr="00B711C2">
              <w:rPr>
                <w:rFonts w:ascii="Arial" w:eastAsia="Calibri" w:hAnsi="Arial" w:cs="Arial"/>
                <w:b/>
                <w:bCs/>
                <w:color w:val="auto"/>
                <w:sz w:val="18"/>
                <w:szCs w:val="18"/>
              </w:rPr>
              <w:t>Remarks</w:t>
            </w:r>
          </w:p>
        </w:tc>
      </w:tr>
      <w:tr w:rsidR="008073A7" w:rsidRPr="00B711C2" w14:paraId="2B09CD74" w14:textId="77777777" w:rsidTr="001A0F1A">
        <w:trPr>
          <w:cantSplit/>
          <w:jc w:val="center"/>
        </w:trPr>
        <w:tc>
          <w:tcPr>
            <w:tcW w:w="530" w:type="dxa"/>
            <w:shd w:val="clear" w:color="auto" w:fill="auto"/>
          </w:tcPr>
          <w:p w14:paraId="174F2AAE" w14:textId="403D66AD"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1</w:t>
            </w:r>
          </w:p>
        </w:tc>
        <w:tc>
          <w:tcPr>
            <w:tcW w:w="1836" w:type="dxa"/>
            <w:shd w:val="clear" w:color="auto" w:fill="auto"/>
          </w:tcPr>
          <w:p w14:paraId="53251E0A" w14:textId="302A4AFF"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 Depth</w:t>
            </w:r>
          </w:p>
        </w:tc>
        <w:tc>
          <w:tcPr>
            <w:tcW w:w="2344" w:type="dxa"/>
            <w:shd w:val="clear" w:color="auto" w:fill="auto"/>
          </w:tcPr>
          <w:p w14:paraId="51FE54C0" w14:textId="00EB5A0C" w:rsidR="008073A7" w:rsidRPr="00B711C2" w:rsidRDefault="008073A7" w:rsidP="001A0F1A">
            <w:pPr>
              <w:pStyle w:val="Default"/>
              <w:spacing w:before="60" w:after="60"/>
              <w:rPr>
                <w:rFonts w:ascii="Arial" w:eastAsia="Calibri" w:hAnsi="Arial" w:cs="Arial"/>
                <w:bCs/>
                <w:color w:val="auto"/>
                <w:sz w:val="18"/>
                <w:szCs w:val="18"/>
              </w:rPr>
            </w:pPr>
            <w:proofErr w:type="spellStart"/>
            <w:r>
              <w:rPr>
                <w:rFonts w:ascii="Arial" w:eastAsia="Calibri" w:hAnsi="Arial" w:cs="Arial"/>
                <w:bCs/>
                <w:color w:val="auto"/>
                <w:sz w:val="18"/>
                <w:szCs w:val="18"/>
              </w:rPr>
              <w:t>minimumDepth</w:t>
            </w:r>
            <w:proofErr w:type="spellEnd"/>
          </w:p>
        </w:tc>
        <w:tc>
          <w:tcPr>
            <w:tcW w:w="681" w:type="dxa"/>
            <w:shd w:val="clear" w:color="auto" w:fill="auto"/>
          </w:tcPr>
          <w:p w14:paraId="250631E7"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9B530D3" w14:textId="7D0E8F5F"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Float</w:t>
            </w:r>
            <w:ins w:id="1031" w:author="Daniel Rohde" w:date="2022-12-20T00:06:00Z">
              <w:r w:rsidR="0017161A">
                <w:rPr>
                  <w:rFonts w:ascii="Arial" w:eastAsia="Calibri" w:hAnsi="Arial" w:cs="Arial"/>
                  <w:bCs/>
                  <w:color w:val="auto"/>
                  <w:sz w:val="18"/>
                  <w:szCs w:val="18"/>
                </w:rPr>
                <w:t xml:space="preserve"> 32-bit</w:t>
              </w:r>
            </w:ins>
          </w:p>
        </w:tc>
        <w:tc>
          <w:tcPr>
            <w:tcW w:w="3850" w:type="dxa"/>
            <w:shd w:val="clear" w:color="auto" w:fill="auto"/>
          </w:tcPr>
          <w:p w14:paraId="3A7EBC47" w14:textId="2E41342E"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The minimum depth value in the values dataset(s) of this group</w:t>
            </w:r>
          </w:p>
        </w:tc>
      </w:tr>
      <w:tr w:rsidR="008073A7" w:rsidRPr="00B711C2" w14:paraId="2162790E" w14:textId="77777777" w:rsidTr="001A0F1A">
        <w:trPr>
          <w:cantSplit/>
          <w:jc w:val="center"/>
        </w:trPr>
        <w:tc>
          <w:tcPr>
            <w:tcW w:w="530" w:type="dxa"/>
            <w:shd w:val="clear" w:color="auto" w:fill="auto"/>
          </w:tcPr>
          <w:p w14:paraId="321BB6EE" w14:textId="181B9600"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2</w:t>
            </w:r>
          </w:p>
        </w:tc>
        <w:tc>
          <w:tcPr>
            <w:tcW w:w="1836" w:type="dxa"/>
            <w:shd w:val="clear" w:color="auto" w:fill="auto"/>
          </w:tcPr>
          <w:p w14:paraId="6C458F7E" w14:textId="7DD2CC33"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 Depth</w:t>
            </w:r>
          </w:p>
        </w:tc>
        <w:tc>
          <w:tcPr>
            <w:tcW w:w="2344" w:type="dxa"/>
            <w:shd w:val="clear" w:color="auto" w:fill="auto"/>
          </w:tcPr>
          <w:p w14:paraId="439EB61B" w14:textId="0D51F112" w:rsidR="008073A7" w:rsidRPr="00B711C2" w:rsidRDefault="008073A7" w:rsidP="001A0F1A">
            <w:pPr>
              <w:pStyle w:val="Default"/>
              <w:spacing w:before="60" w:after="60"/>
              <w:rPr>
                <w:rFonts w:ascii="Arial" w:eastAsia="Calibri" w:hAnsi="Arial" w:cs="Arial"/>
                <w:bCs/>
                <w:color w:val="auto"/>
                <w:sz w:val="18"/>
                <w:szCs w:val="18"/>
              </w:rPr>
            </w:pPr>
            <w:proofErr w:type="spellStart"/>
            <w:r>
              <w:rPr>
                <w:rFonts w:ascii="Arial" w:eastAsia="Calibri" w:hAnsi="Arial" w:cs="Arial"/>
                <w:bCs/>
                <w:color w:val="auto"/>
                <w:sz w:val="18"/>
                <w:szCs w:val="18"/>
              </w:rPr>
              <w:t>maximumDepth</w:t>
            </w:r>
            <w:proofErr w:type="spellEnd"/>
          </w:p>
        </w:tc>
        <w:tc>
          <w:tcPr>
            <w:tcW w:w="681" w:type="dxa"/>
            <w:shd w:val="clear" w:color="auto" w:fill="auto"/>
          </w:tcPr>
          <w:p w14:paraId="3ABD01DA"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7FFCCC14" w14:textId="76E0E442" w:rsidR="008073A7" w:rsidRPr="00B711C2" w:rsidRDefault="008073A7"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ins w:id="1032" w:author="Daniel Rohde" w:date="2022-12-20T00:06:00Z">
              <w:r w:rsidR="0017161A">
                <w:rPr>
                  <w:rFonts w:ascii="Arial" w:eastAsia="Calibri" w:hAnsi="Arial" w:cs="Arial"/>
                  <w:bCs/>
                  <w:color w:val="auto"/>
                  <w:sz w:val="18"/>
                  <w:szCs w:val="18"/>
                </w:rPr>
                <w:t xml:space="preserve"> 32-bit</w:t>
              </w:r>
            </w:ins>
          </w:p>
        </w:tc>
        <w:tc>
          <w:tcPr>
            <w:tcW w:w="3850" w:type="dxa"/>
            <w:shd w:val="clear" w:color="auto" w:fill="auto"/>
          </w:tcPr>
          <w:p w14:paraId="202E0AD6" w14:textId="167B9511"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The maximum depth value in the values dataset(s) of this group</w:t>
            </w:r>
          </w:p>
        </w:tc>
      </w:tr>
      <w:tr w:rsidR="008073A7" w:rsidRPr="00B711C2" w14:paraId="516FB0B3" w14:textId="77777777" w:rsidTr="001A0F1A">
        <w:trPr>
          <w:cantSplit/>
          <w:jc w:val="center"/>
        </w:trPr>
        <w:tc>
          <w:tcPr>
            <w:tcW w:w="530" w:type="dxa"/>
            <w:shd w:val="clear" w:color="auto" w:fill="auto"/>
          </w:tcPr>
          <w:p w14:paraId="59CAC23C" w14:textId="087DF26F" w:rsidR="008073A7" w:rsidRPr="00B711C2" w:rsidRDefault="008073A7"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3</w:t>
            </w:r>
          </w:p>
        </w:tc>
        <w:tc>
          <w:tcPr>
            <w:tcW w:w="1836" w:type="dxa"/>
            <w:shd w:val="clear" w:color="auto" w:fill="auto"/>
          </w:tcPr>
          <w:p w14:paraId="528A61D2" w14:textId="3CDB7BFC" w:rsidR="008073A7" w:rsidRPr="00B711C2" w:rsidRDefault="008073A7"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minimum Uncertainty</w:t>
            </w:r>
          </w:p>
        </w:tc>
        <w:tc>
          <w:tcPr>
            <w:tcW w:w="2344" w:type="dxa"/>
            <w:shd w:val="clear" w:color="auto" w:fill="auto"/>
          </w:tcPr>
          <w:p w14:paraId="21D78FF4" w14:textId="5EEB1247" w:rsidR="008073A7" w:rsidRPr="00B711C2" w:rsidRDefault="008073A7" w:rsidP="001A0F1A">
            <w:pPr>
              <w:pStyle w:val="Default"/>
              <w:spacing w:before="60" w:after="60"/>
              <w:rPr>
                <w:rFonts w:ascii="Arial" w:eastAsia="Calibri" w:hAnsi="Arial" w:cs="Arial"/>
                <w:bCs/>
                <w:color w:val="auto"/>
                <w:sz w:val="18"/>
                <w:szCs w:val="18"/>
              </w:rPr>
            </w:pPr>
            <w:proofErr w:type="spellStart"/>
            <w:r>
              <w:rPr>
                <w:rFonts w:ascii="Arial" w:eastAsia="Calibri" w:hAnsi="Arial" w:cs="Arial"/>
                <w:bCs/>
                <w:color w:val="auto"/>
                <w:sz w:val="18"/>
                <w:szCs w:val="18"/>
              </w:rPr>
              <w:t>minimumUncertainty</w:t>
            </w:r>
            <w:proofErr w:type="spellEnd"/>
          </w:p>
        </w:tc>
        <w:tc>
          <w:tcPr>
            <w:tcW w:w="681" w:type="dxa"/>
            <w:shd w:val="clear" w:color="auto" w:fill="auto"/>
          </w:tcPr>
          <w:p w14:paraId="65BA553C" w14:textId="77777777" w:rsidR="008073A7" w:rsidRPr="00B711C2" w:rsidRDefault="008073A7"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3864D795" w14:textId="2E438858" w:rsidR="008073A7" w:rsidRPr="00B711C2" w:rsidRDefault="008073A7"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ins w:id="1033" w:author="Daniel Rohde" w:date="2022-12-20T00:06:00Z">
              <w:r w:rsidR="0017161A">
                <w:rPr>
                  <w:rFonts w:ascii="Arial" w:eastAsia="Calibri" w:hAnsi="Arial" w:cs="Arial"/>
                  <w:bCs/>
                  <w:color w:val="auto"/>
                  <w:sz w:val="18"/>
                  <w:szCs w:val="18"/>
                </w:rPr>
                <w:t xml:space="preserve"> 32-bit</w:t>
              </w:r>
            </w:ins>
          </w:p>
        </w:tc>
        <w:tc>
          <w:tcPr>
            <w:tcW w:w="3850" w:type="dxa"/>
            <w:shd w:val="clear" w:color="auto" w:fill="auto"/>
          </w:tcPr>
          <w:p w14:paraId="0FAF417A" w14:textId="705B8090" w:rsidR="008073A7" w:rsidRPr="00B711C2" w:rsidRDefault="008073A7"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 xml:space="preserve">The minimum uncertainty value in the values dataset(s) of this group. If no uncertainty values are in the dataset(s) the value must be the </w:t>
            </w:r>
            <w:proofErr w:type="spellStart"/>
            <w:r w:rsidR="00C021EB">
              <w:rPr>
                <w:rFonts w:ascii="Arial" w:hAnsi="Arial" w:cs="Arial"/>
                <w:color w:val="auto"/>
                <w:sz w:val="18"/>
                <w:szCs w:val="18"/>
              </w:rPr>
              <w:t>fillValue</w:t>
            </w:r>
            <w:proofErr w:type="spellEnd"/>
          </w:p>
        </w:tc>
      </w:tr>
      <w:tr w:rsidR="00C021EB" w:rsidRPr="00B711C2" w14:paraId="12C7249D" w14:textId="77777777" w:rsidTr="001A0F1A">
        <w:trPr>
          <w:cantSplit/>
          <w:jc w:val="center"/>
        </w:trPr>
        <w:tc>
          <w:tcPr>
            <w:tcW w:w="530" w:type="dxa"/>
            <w:shd w:val="clear" w:color="auto" w:fill="auto"/>
          </w:tcPr>
          <w:p w14:paraId="44DA9287" w14:textId="037A3319" w:rsidR="00C021EB" w:rsidRPr="00B711C2" w:rsidRDefault="00C021EB" w:rsidP="001A0F1A">
            <w:pPr>
              <w:pStyle w:val="Default"/>
              <w:spacing w:before="60" w:after="60"/>
              <w:rPr>
                <w:rFonts w:ascii="Arial" w:eastAsia="Calibri" w:hAnsi="Arial" w:cs="Arial"/>
                <w:b/>
                <w:bCs/>
                <w:color w:val="auto"/>
                <w:sz w:val="18"/>
                <w:szCs w:val="18"/>
              </w:rPr>
            </w:pPr>
            <w:r>
              <w:rPr>
                <w:rFonts w:ascii="Arial" w:eastAsia="Calibri" w:hAnsi="Arial" w:cs="Arial"/>
                <w:b/>
                <w:bCs/>
                <w:color w:val="auto"/>
                <w:sz w:val="18"/>
                <w:szCs w:val="18"/>
              </w:rPr>
              <w:t>4</w:t>
            </w:r>
          </w:p>
        </w:tc>
        <w:tc>
          <w:tcPr>
            <w:tcW w:w="1836" w:type="dxa"/>
            <w:shd w:val="clear" w:color="auto" w:fill="auto"/>
          </w:tcPr>
          <w:p w14:paraId="1034142C" w14:textId="5546AE5C" w:rsidR="00C021EB" w:rsidRPr="00B711C2" w:rsidRDefault="00C021EB" w:rsidP="001A0F1A">
            <w:pPr>
              <w:pStyle w:val="Default"/>
              <w:spacing w:before="60" w:after="60"/>
              <w:rPr>
                <w:rFonts w:ascii="Arial" w:eastAsia="Calibri" w:hAnsi="Arial" w:cs="Arial"/>
                <w:bCs/>
                <w:color w:val="auto"/>
                <w:sz w:val="18"/>
                <w:szCs w:val="18"/>
              </w:rPr>
            </w:pPr>
            <w:r>
              <w:rPr>
                <w:rFonts w:ascii="Arial" w:eastAsia="Calibri" w:hAnsi="Arial" w:cs="Arial"/>
                <w:bCs/>
                <w:color w:val="auto"/>
                <w:sz w:val="18"/>
                <w:szCs w:val="18"/>
              </w:rPr>
              <w:t>maximum Uncertainty</w:t>
            </w:r>
          </w:p>
        </w:tc>
        <w:tc>
          <w:tcPr>
            <w:tcW w:w="2344" w:type="dxa"/>
            <w:shd w:val="clear" w:color="auto" w:fill="auto"/>
          </w:tcPr>
          <w:p w14:paraId="38F68845" w14:textId="792F59EF" w:rsidR="00C021EB" w:rsidRPr="00B711C2" w:rsidRDefault="00C021EB" w:rsidP="001A0F1A">
            <w:pPr>
              <w:pStyle w:val="Default"/>
              <w:spacing w:before="60" w:after="60"/>
              <w:rPr>
                <w:rFonts w:ascii="Arial" w:eastAsia="Calibri" w:hAnsi="Arial" w:cs="Arial"/>
                <w:bCs/>
                <w:color w:val="auto"/>
                <w:sz w:val="18"/>
                <w:szCs w:val="18"/>
              </w:rPr>
            </w:pPr>
            <w:proofErr w:type="spellStart"/>
            <w:r>
              <w:rPr>
                <w:rFonts w:ascii="Arial" w:eastAsia="Calibri" w:hAnsi="Arial" w:cs="Arial"/>
                <w:bCs/>
                <w:color w:val="auto"/>
                <w:sz w:val="18"/>
                <w:szCs w:val="18"/>
              </w:rPr>
              <w:t>maximumUncertainty</w:t>
            </w:r>
            <w:proofErr w:type="spellEnd"/>
          </w:p>
        </w:tc>
        <w:tc>
          <w:tcPr>
            <w:tcW w:w="681" w:type="dxa"/>
            <w:shd w:val="clear" w:color="auto" w:fill="auto"/>
          </w:tcPr>
          <w:p w14:paraId="64D67FF4" w14:textId="77777777" w:rsidR="00C021EB" w:rsidRPr="00B711C2" w:rsidRDefault="00C021EB" w:rsidP="001A0F1A">
            <w:pPr>
              <w:pStyle w:val="Default"/>
              <w:spacing w:before="60" w:after="60"/>
              <w:jc w:val="center"/>
              <w:rPr>
                <w:rFonts w:ascii="Arial" w:eastAsia="Calibri" w:hAnsi="Arial" w:cs="Arial"/>
                <w:bCs/>
                <w:color w:val="auto"/>
                <w:sz w:val="18"/>
                <w:szCs w:val="18"/>
              </w:rPr>
            </w:pPr>
            <w:r w:rsidRPr="00B711C2">
              <w:rPr>
                <w:rFonts w:ascii="Arial" w:eastAsia="Calibri" w:hAnsi="Arial" w:cs="Arial"/>
                <w:bCs/>
                <w:color w:val="auto"/>
                <w:sz w:val="18"/>
                <w:szCs w:val="18"/>
              </w:rPr>
              <w:t>1</w:t>
            </w:r>
          </w:p>
        </w:tc>
        <w:tc>
          <w:tcPr>
            <w:tcW w:w="1137" w:type="dxa"/>
            <w:shd w:val="clear" w:color="auto" w:fill="auto"/>
          </w:tcPr>
          <w:p w14:paraId="13F79906" w14:textId="130F0D1D" w:rsidR="00C021EB" w:rsidRPr="00B711C2" w:rsidRDefault="00C021EB" w:rsidP="001A0F1A">
            <w:pPr>
              <w:pStyle w:val="Default"/>
              <w:spacing w:before="60" w:after="60"/>
              <w:rPr>
                <w:rFonts w:ascii="Arial" w:eastAsia="Calibri" w:hAnsi="Arial" w:cs="Arial"/>
                <w:bCs/>
                <w:color w:val="auto"/>
                <w:sz w:val="18"/>
                <w:szCs w:val="18"/>
              </w:rPr>
            </w:pPr>
            <w:r w:rsidRPr="00B711C2">
              <w:rPr>
                <w:rFonts w:ascii="Arial" w:eastAsia="Calibri" w:hAnsi="Arial" w:cs="Arial"/>
                <w:bCs/>
                <w:color w:val="auto"/>
                <w:sz w:val="18"/>
                <w:szCs w:val="18"/>
              </w:rPr>
              <w:t>Float</w:t>
            </w:r>
            <w:ins w:id="1034" w:author="Daniel Rohde" w:date="2022-12-20T00:06:00Z">
              <w:r w:rsidR="0017161A">
                <w:rPr>
                  <w:rFonts w:ascii="Arial" w:eastAsia="Calibri" w:hAnsi="Arial" w:cs="Arial"/>
                  <w:bCs/>
                  <w:color w:val="auto"/>
                  <w:sz w:val="18"/>
                  <w:szCs w:val="18"/>
                </w:rPr>
                <w:t xml:space="preserve"> 32-bit</w:t>
              </w:r>
            </w:ins>
          </w:p>
        </w:tc>
        <w:tc>
          <w:tcPr>
            <w:tcW w:w="3850" w:type="dxa"/>
            <w:shd w:val="clear" w:color="auto" w:fill="auto"/>
          </w:tcPr>
          <w:p w14:paraId="1CB62571" w14:textId="6C247479" w:rsidR="00C021EB" w:rsidRPr="00B711C2" w:rsidRDefault="00C021EB" w:rsidP="001A0F1A">
            <w:pPr>
              <w:pStyle w:val="Default"/>
              <w:spacing w:before="60" w:after="60"/>
              <w:rPr>
                <w:rFonts w:ascii="Arial" w:eastAsia="Calibri" w:hAnsi="Arial" w:cs="Arial"/>
                <w:bCs/>
                <w:color w:val="auto"/>
                <w:sz w:val="18"/>
                <w:szCs w:val="18"/>
              </w:rPr>
            </w:pPr>
            <w:r>
              <w:rPr>
                <w:rFonts w:ascii="Arial" w:hAnsi="Arial" w:cs="Arial"/>
                <w:color w:val="auto"/>
                <w:sz w:val="18"/>
                <w:szCs w:val="18"/>
              </w:rPr>
              <w:t xml:space="preserve">The maximum uncertainty value in the values dataset(s) of this group. If no uncertainty values are in the dataset(s) the value must be the </w:t>
            </w:r>
            <w:proofErr w:type="spellStart"/>
            <w:r>
              <w:rPr>
                <w:rFonts w:ascii="Arial" w:hAnsi="Arial" w:cs="Arial"/>
                <w:color w:val="auto"/>
                <w:sz w:val="18"/>
                <w:szCs w:val="18"/>
              </w:rPr>
              <w:t>fillValue</w:t>
            </w:r>
            <w:proofErr w:type="spellEnd"/>
          </w:p>
        </w:tc>
      </w:tr>
    </w:tbl>
    <w:p w14:paraId="3E62FB04" w14:textId="08A4D6CE" w:rsidR="00F57C3F" w:rsidRDefault="00F57C3F" w:rsidP="00161F83">
      <w:pPr>
        <w:spacing w:after="0"/>
      </w:pPr>
    </w:p>
    <w:p w14:paraId="36D14FA3" w14:textId="3D38ADB4" w:rsidR="00775193" w:rsidRDefault="00420EDF" w:rsidP="00920F2C">
      <w:pPr>
        <w:spacing w:after="120"/>
      </w:pPr>
      <w:r>
        <w:t>The group contains an HDF5 dataset named values containing the bathymetric gridded data.</w:t>
      </w:r>
    </w:p>
    <w:p w14:paraId="7644A849" w14:textId="731C145D" w:rsidR="009D512D" w:rsidRPr="008C7844" w:rsidRDefault="00420EDF" w:rsidP="00920F2C">
      <w:pPr>
        <w:pStyle w:val="Heading3"/>
        <w:spacing w:before="120" w:after="120"/>
        <w:rPr>
          <w:lang w:val="en-GB"/>
        </w:rPr>
      </w:pPr>
      <w:bookmarkStart w:id="1035" w:name="_Toc105509264"/>
      <w:bookmarkStart w:id="1036" w:name="_Ref121085891"/>
      <w:r>
        <w:rPr>
          <w:lang w:val="en-GB"/>
        </w:rPr>
        <w:t>The Dataset</w:t>
      </w:r>
      <w:r w:rsidR="00AC251D" w:rsidRPr="008C7844">
        <w:rPr>
          <w:lang w:val="en-GB"/>
        </w:rPr>
        <w:t xml:space="preserve"> </w:t>
      </w:r>
      <w:r>
        <w:rPr>
          <w:lang w:val="en-GB"/>
        </w:rPr>
        <w:t>- values</w:t>
      </w:r>
      <w:bookmarkEnd w:id="1035"/>
      <w:bookmarkEnd w:id="1036"/>
    </w:p>
    <w:p w14:paraId="42F8DE92" w14:textId="32FDCCFC" w:rsidR="009D512D" w:rsidRPr="008C7844" w:rsidRDefault="006E1F14" w:rsidP="00920F2C">
      <w:pPr>
        <w:spacing w:after="120"/>
        <w:rPr>
          <w:lang w:val="en-GB"/>
        </w:rPr>
      </w:pPr>
      <w:r w:rsidRPr="008C7844">
        <w:rPr>
          <w:lang w:val="en-GB"/>
        </w:rPr>
        <w:t>Th</w:t>
      </w:r>
      <w:r>
        <w:rPr>
          <w:lang w:val="en-GB"/>
        </w:rPr>
        <w:t>is</w:t>
      </w:r>
      <w:r w:rsidRPr="008C7844">
        <w:rPr>
          <w:lang w:val="en-GB"/>
        </w:rPr>
        <w:t xml:space="preserve"> </w:t>
      </w:r>
      <w:r w:rsidR="00775193">
        <w:rPr>
          <w:lang w:val="en-GB"/>
        </w:rPr>
        <w:t>dataset</w:t>
      </w:r>
      <w:r w:rsidR="00AC251D" w:rsidRPr="008C7844">
        <w:rPr>
          <w:lang w:val="en-GB"/>
        </w:rPr>
        <w:t xml:space="preserve"> </w:t>
      </w:r>
      <w:r>
        <w:rPr>
          <w:lang w:val="en-GB"/>
        </w:rPr>
        <w:t>c</w:t>
      </w:r>
      <w:r w:rsidR="00AC251D" w:rsidRPr="008C7844">
        <w:rPr>
          <w:lang w:val="en-GB"/>
        </w:rPr>
        <w:t>ontain</w:t>
      </w:r>
      <w:r>
        <w:rPr>
          <w:lang w:val="en-GB"/>
        </w:rPr>
        <w:t>s</w:t>
      </w:r>
      <w:r w:rsidR="00AC251D" w:rsidRPr="008C7844">
        <w:rPr>
          <w:lang w:val="en-GB"/>
        </w:rPr>
        <w:t xml:space="preserve"> the compound data arrays containing bathymetric gridded data. These components are explained below. </w:t>
      </w:r>
    </w:p>
    <w:p w14:paraId="607F7029" w14:textId="4DADA0BC" w:rsidR="009D512D" w:rsidRPr="008C7844" w:rsidRDefault="00AC251D" w:rsidP="00920F2C">
      <w:pPr>
        <w:spacing w:after="120"/>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proofErr w:type="spellStart"/>
      <w:r w:rsidRPr="008C7844">
        <w:rPr>
          <w:i/>
          <w:lang w:val="en-GB"/>
        </w:rPr>
        <w:t>numPointsLongitudinal</w:t>
      </w:r>
      <w:proofErr w:type="spellEnd"/>
      <w:r w:rsidRPr="008C7844">
        <w:rPr>
          <w:lang w:val="en-GB"/>
        </w:rPr>
        <w:t xml:space="preserve"> and </w:t>
      </w:r>
      <w:proofErr w:type="spellStart"/>
      <w:r w:rsidRPr="008C7844">
        <w:rPr>
          <w:i/>
          <w:lang w:val="en-GB"/>
        </w:rPr>
        <w:t>numPointsLatitudinal</w:t>
      </w:r>
      <w:proofErr w:type="spellEnd"/>
      <w:r w:rsidRPr="008C7844">
        <w:rPr>
          <w:lang w:val="en-GB"/>
        </w:rPr>
        <w:t xml:space="preserve">. By knowing the grid origin and the grid spacing, the position of every point in the grid can be </w:t>
      </w:r>
      <w:r w:rsidR="00551CE9">
        <w:rPr>
          <w:lang w:val="en-GB"/>
        </w:rPr>
        <w:t xml:space="preserve">simply </w:t>
      </w:r>
      <w:r w:rsidRPr="008C7844">
        <w:rPr>
          <w:lang w:val="en-GB"/>
        </w:rPr>
        <w:t xml:space="preserve">computed. </w:t>
      </w:r>
      <w:r w:rsidR="00B809B7" w:rsidRPr="001A0F1A">
        <w:rPr>
          <w:lang w:val="en-GB"/>
        </w:rPr>
        <w:t xml:space="preserve">If uncertainty data is not used, it must be filled with the </w:t>
      </w:r>
      <w:proofErr w:type="spellStart"/>
      <w:r w:rsidR="00B809B7" w:rsidRPr="001A0F1A">
        <w:rPr>
          <w:lang w:val="en-GB"/>
        </w:rPr>
        <w:t>fillValue</w:t>
      </w:r>
      <w:proofErr w:type="spellEnd"/>
      <w:r w:rsidR="00B809B7" w:rsidRPr="001A0F1A">
        <w:rPr>
          <w:lang w:val="en-GB"/>
        </w:rPr>
        <w:t xml:space="preserve"> specified in the </w:t>
      </w:r>
      <w:proofErr w:type="spellStart"/>
      <w:r w:rsidR="00B809B7" w:rsidRPr="001A0F1A">
        <w:rPr>
          <w:lang w:val="en-GB"/>
        </w:rPr>
        <w:t>Group_F</w:t>
      </w:r>
      <w:proofErr w:type="spellEnd"/>
      <w:r w:rsidR="00B809B7" w:rsidRPr="001A0F1A">
        <w:rPr>
          <w:lang w:val="en-GB"/>
        </w:rPr>
        <w:t xml:space="preserve"> feature information dataset.</w:t>
      </w:r>
    </w:p>
    <w:p w14:paraId="3E8774AB" w14:textId="6F2EA018" w:rsidR="00463E05" w:rsidRDefault="00420EDF" w:rsidP="00920F2C">
      <w:pPr>
        <w:spacing w:after="120"/>
        <w:rPr>
          <w:lang w:val="en-GB"/>
        </w:rPr>
      </w:pPr>
      <w:r>
        <w:rPr>
          <w:lang w:val="en-GB"/>
        </w:rPr>
        <w:t>T</w:t>
      </w:r>
      <w:r w:rsidRPr="00420EDF">
        <w:rPr>
          <w:lang w:val="en-GB"/>
        </w:rPr>
        <w:t>he depth and uncertainty values (depth and uncertainty) are stored in two</w:t>
      </w:r>
      <w:r w:rsidR="005C2402">
        <w:rPr>
          <w:lang w:val="en-GB"/>
        </w:rPr>
        <w:t>-</w:t>
      </w:r>
      <w:r w:rsidRPr="00420EDF">
        <w:rPr>
          <w:lang w:val="en-GB"/>
        </w:rPr>
        <w:t>dimensional arrays with a prescribed number of columns (</w:t>
      </w:r>
      <w:proofErr w:type="spellStart"/>
      <w:r w:rsidRPr="00420EDF">
        <w:rPr>
          <w:lang w:val="en-GB"/>
        </w:rPr>
        <w:t>numCOL</w:t>
      </w:r>
      <w:proofErr w:type="spellEnd"/>
      <w:r w:rsidRPr="00420EDF">
        <w:rPr>
          <w:lang w:val="en-GB"/>
        </w:rPr>
        <w:t>) and rows (</w:t>
      </w:r>
      <w:proofErr w:type="spellStart"/>
      <w:r w:rsidRPr="00420EDF">
        <w:rPr>
          <w:lang w:val="en-GB"/>
        </w:rPr>
        <w:t>numROW</w:t>
      </w:r>
      <w:proofErr w:type="spellEnd"/>
      <w:r w:rsidRPr="00420EDF">
        <w:rPr>
          <w:lang w:val="en-GB"/>
        </w:rPr>
        <w:t>).</w:t>
      </w:r>
      <w:r w:rsidR="00695424">
        <w:rPr>
          <w:lang w:val="en-GB"/>
        </w:rPr>
        <w:t xml:space="preserve"> </w:t>
      </w:r>
      <w:r w:rsidRPr="00420EDF">
        <w:rPr>
          <w:lang w:val="en-GB"/>
        </w:rPr>
        <w:t>This grid is defined as a regular grid (</w:t>
      </w:r>
      <w:proofErr w:type="spellStart"/>
      <w:r w:rsidRPr="00420EDF">
        <w:rPr>
          <w:lang w:val="en-GB"/>
        </w:rPr>
        <w:t>dataCodingFormat</w:t>
      </w:r>
      <w:proofErr w:type="spellEnd"/>
      <w:r w:rsidRPr="00420EDF">
        <w:rPr>
          <w:lang w:val="en-GB"/>
        </w:rPr>
        <w:t xml:space="preserve"> = 2)</w:t>
      </w:r>
      <w:r w:rsidR="005C2402">
        <w:rPr>
          <w:lang w:val="en-GB"/>
        </w:rPr>
        <w:t>;</w:t>
      </w:r>
      <w:r w:rsidRPr="00420EDF">
        <w:rPr>
          <w:lang w:val="en-GB"/>
        </w:rPr>
        <w:t xml:space="preserve"> therefore</w:t>
      </w:r>
      <w:r w:rsidR="005C2402">
        <w:rPr>
          <w:lang w:val="en-GB"/>
        </w:rPr>
        <w:t>,</w:t>
      </w:r>
      <w:r w:rsidRPr="00420EDF">
        <w:rPr>
          <w:lang w:val="en-GB"/>
        </w:rPr>
        <w:t xml:space="preserve"> the depth and uncertainty values will be for each discrete point in the grid. The data </w:t>
      </w:r>
      <w:r>
        <w:rPr>
          <w:lang w:val="en-GB"/>
        </w:rPr>
        <w:t xml:space="preserve">type of the </w:t>
      </w:r>
      <w:r w:rsidRPr="00420EDF">
        <w:rPr>
          <w:lang w:val="en-GB"/>
        </w:rPr>
        <w:t xml:space="preserve">array values </w:t>
      </w:r>
      <w:r w:rsidR="005C2402">
        <w:rPr>
          <w:lang w:val="en-GB"/>
        </w:rPr>
        <w:t>is</w:t>
      </w:r>
      <w:r w:rsidRPr="00420EDF">
        <w:rPr>
          <w:lang w:val="en-GB"/>
        </w:rPr>
        <w:t xml:space="preserve"> </w:t>
      </w:r>
      <w:r>
        <w:rPr>
          <w:lang w:val="en-GB"/>
        </w:rPr>
        <w:t>a compound with two members.</w:t>
      </w:r>
      <w:bookmarkStart w:id="1037" w:name="_Toc66111314"/>
      <w:bookmarkStart w:id="1038" w:name="_Toc66258580"/>
      <w:bookmarkEnd w:id="1037"/>
      <w:bookmarkEnd w:id="1038"/>
    </w:p>
    <w:p w14:paraId="53E60F1D" w14:textId="3BE898CD" w:rsidR="00463E05" w:rsidRDefault="00463E05" w:rsidP="00054C60">
      <w:pPr>
        <w:pStyle w:val="Heading3"/>
        <w:rPr>
          <w:ins w:id="1039" w:author="Daniel Rohde" w:date="2022-12-20T00:06:00Z"/>
          <w:lang w:val="en-GB"/>
        </w:rPr>
      </w:pPr>
      <w:bookmarkStart w:id="1040" w:name="_Ref121073767"/>
      <w:ins w:id="1041" w:author="Daniel Rohde" w:date="2022-12-20T00:06:00Z">
        <w:r>
          <w:rPr>
            <w:lang w:val="en-GB"/>
          </w:rPr>
          <w:t xml:space="preserve">Root </w:t>
        </w:r>
        <w:proofErr w:type="spellStart"/>
        <w:r>
          <w:rPr>
            <w:lang w:val="en-GB"/>
          </w:rPr>
          <w:t>QualityOfSurveyCoverage</w:t>
        </w:r>
        <w:bookmarkEnd w:id="1040"/>
        <w:proofErr w:type="spellEnd"/>
      </w:ins>
    </w:p>
    <w:p w14:paraId="653AB7F4" w14:textId="35C23BA0" w:rsidR="00054C60" w:rsidRDefault="00054C60" w:rsidP="00054C60">
      <w:pPr>
        <w:rPr>
          <w:ins w:id="1042" w:author="Daniel Rohde" w:date="2022-12-20T00:06:00Z"/>
          <w:lang w:val="en-GB"/>
        </w:rPr>
      </w:pPr>
      <w:ins w:id="1043" w:author="Daniel Rohde" w:date="2022-12-20T00:06:00Z">
        <w:r>
          <w:rPr>
            <w:lang w:val="en-GB"/>
          </w:rPr>
          <w:t xml:space="preserve">The </w:t>
        </w:r>
        <w:proofErr w:type="spellStart"/>
        <w:r>
          <w:rPr>
            <w:lang w:val="en-GB"/>
          </w:rPr>
          <w:t>QualityOfSurveyCoverage</w:t>
        </w:r>
        <w:proofErr w:type="spellEnd"/>
        <w:r>
          <w:rPr>
            <w:lang w:val="en-GB"/>
          </w:rPr>
          <w:t xml:space="preserve"> container </w:t>
        </w:r>
        <w:r w:rsidR="005B2352">
          <w:rPr>
            <w:lang w:val="en-GB"/>
          </w:rPr>
          <w:t xml:space="preserve">group has the same metadata attributes as </w:t>
        </w:r>
        <w:proofErr w:type="spellStart"/>
        <w:r w:rsidR="005B2352">
          <w:rPr>
            <w:lang w:val="en-GB"/>
          </w:rPr>
          <w:t>BathymetryCoverage</w:t>
        </w:r>
        <w:proofErr w:type="spellEnd"/>
        <w:r w:rsidR="005B2352">
          <w:rPr>
            <w:lang w:val="en-GB"/>
          </w:rPr>
          <w:t xml:space="preserve"> container group (see </w:t>
        </w:r>
        <w:r w:rsidR="005B2352" w:rsidRPr="00CC216B">
          <w:rPr>
            <w:lang w:val="en-GB"/>
          </w:rPr>
          <w:fldChar w:fldCharType="begin"/>
        </w:r>
        <w:r w:rsidR="005B2352" w:rsidRPr="00CC216B">
          <w:rPr>
            <w:lang w:val="en-GB"/>
          </w:rPr>
          <w:instrText xml:space="preserve"> REF _Ref121072907 \h </w:instrText>
        </w:r>
        <w:r w:rsidR="00CC216B" w:rsidRPr="00A14048">
          <w:rPr>
            <w:lang w:val="en-GB"/>
          </w:rPr>
          <w:instrText xml:space="preserve"> \* MERGEFORMAT </w:instrText>
        </w:r>
        <w:r w:rsidR="005B2352" w:rsidRPr="00CC216B">
          <w:rPr>
            <w:lang w:val="en-GB"/>
          </w:rPr>
        </w:r>
        <w:r w:rsidR="005B2352" w:rsidRPr="00CC216B">
          <w:rPr>
            <w:lang w:val="en-GB"/>
          </w:rPr>
          <w:fldChar w:fldCharType="separate"/>
        </w:r>
        <w:r w:rsidR="005B2352" w:rsidRPr="00A14048">
          <w:rPr>
            <w:bCs/>
            <w:color w:val="auto"/>
            <w:szCs w:val="20"/>
          </w:rPr>
          <w:t xml:space="preserve">Table </w:t>
        </w:r>
        <w:r w:rsidR="005B2352" w:rsidRPr="00A14048">
          <w:rPr>
            <w:bCs/>
            <w:noProof/>
            <w:color w:val="auto"/>
            <w:szCs w:val="20"/>
          </w:rPr>
          <w:t>10</w:t>
        </w:r>
        <w:r w:rsidR="005B2352" w:rsidRPr="00A14048">
          <w:rPr>
            <w:bCs/>
            <w:color w:val="auto"/>
            <w:szCs w:val="20"/>
          </w:rPr>
          <w:noBreakHyphen/>
        </w:r>
        <w:r w:rsidR="005B2352" w:rsidRPr="00A14048">
          <w:rPr>
            <w:bCs/>
            <w:noProof/>
            <w:color w:val="auto"/>
            <w:szCs w:val="20"/>
          </w:rPr>
          <w:t>4</w:t>
        </w:r>
        <w:r w:rsidR="005B2352" w:rsidRPr="00CC216B">
          <w:rPr>
            <w:lang w:val="en-GB"/>
          </w:rPr>
          <w:fldChar w:fldCharType="end"/>
        </w:r>
        <w:r w:rsidR="005B2352">
          <w:rPr>
            <w:lang w:val="en-GB"/>
          </w:rPr>
          <w:t xml:space="preserve">). The values </w:t>
        </w:r>
        <w:r w:rsidR="005E1AF3">
          <w:rPr>
            <w:lang w:val="en-GB"/>
          </w:rPr>
          <w:t xml:space="preserve">of the attributes </w:t>
        </w:r>
        <w:r w:rsidR="005B2352">
          <w:rPr>
            <w:lang w:val="en-GB"/>
          </w:rPr>
          <w:t xml:space="preserve">must also be the same as the </w:t>
        </w:r>
        <w:proofErr w:type="spellStart"/>
        <w:r w:rsidR="005B2352">
          <w:rPr>
            <w:lang w:val="en-GB"/>
          </w:rPr>
          <w:t>BathymetryCoverage</w:t>
        </w:r>
        <w:proofErr w:type="spellEnd"/>
        <w:r w:rsidR="005B2352">
          <w:rPr>
            <w:lang w:val="en-GB"/>
          </w:rPr>
          <w:t xml:space="preserve"> container group.</w:t>
        </w:r>
      </w:ins>
    </w:p>
    <w:p w14:paraId="06E20005" w14:textId="118371D0" w:rsidR="005B2352" w:rsidRDefault="005B2352" w:rsidP="00054C60">
      <w:pPr>
        <w:rPr>
          <w:ins w:id="1044" w:author="Daniel Rohde" w:date="2022-12-20T00:06:00Z"/>
          <w:lang w:val="en-GB"/>
        </w:rPr>
      </w:pPr>
      <w:ins w:id="1045" w:author="Daniel Rohde" w:date="2022-12-20T00:06:00Z">
        <w:r>
          <w:rPr>
            <w:lang w:val="en-GB"/>
          </w:rPr>
          <w:t xml:space="preserve">The </w:t>
        </w:r>
        <w:proofErr w:type="spellStart"/>
        <w:r>
          <w:rPr>
            <w:lang w:val="en-GB"/>
          </w:rPr>
          <w:t>QualityOfSurveyCoverage</w:t>
        </w:r>
        <w:proofErr w:type="spellEnd"/>
        <w:r>
          <w:rPr>
            <w:lang w:val="en-GB"/>
          </w:rPr>
          <w:t xml:space="preserve"> container group contains an additional </w:t>
        </w:r>
        <w:r w:rsidR="00325A50">
          <w:rPr>
            <w:lang w:val="en-GB"/>
          </w:rPr>
          <w:t>1-dimensional array</w:t>
        </w:r>
        <w:r w:rsidR="00E6791B">
          <w:rPr>
            <w:lang w:val="en-GB"/>
          </w:rPr>
          <w:t xml:space="preserve"> named</w:t>
        </w:r>
        <w:r w:rsidR="00325A50">
          <w:rPr>
            <w:lang w:val="en-GB"/>
          </w:rPr>
          <w:t xml:space="preserve"> </w:t>
        </w:r>
        <w:proofErr w:type="spellStart"/>
        <w:r>
          <w:rPr>
            <w:lang w:val="en-GB"/>
          </w:rPr>
          <w:t>featureAttributeTable</w:t>
        </w:r>
        <w:proofErr w:type="spellEnd"/>
        <w:r>
          <w:rPr>
            <w:lang w:val="en-GB"/>
          </w:rPr>
          <w:t xml:space="preserve"> (S-100 Table 10c-9</w:t>
        </w:r>
        <w:r w:rsidR="005E1AF3">
          <w:rPr>
            <w:lang w:val="en-GB"/>
          </w:rPr>
          <w:t xml:space="preserve">; S-100 </w:t>
        </w:r>
        <w:r w:rsidR="00325A50">
          <w:rPr>
            <w:lang w:val="en-GB"/>
          </w:rPr>
          <w:t>clause 10c-9.6.2</w:t>
        </w:r>
        <w:r>
          <w:rPr>
            <w:lang w:val="en-GB"/>
          </w:rPr>
          <w:t xml:space="preserve">). This dataset </w:t>
        </w:r>
        <w:r w:rsidR="00325A50">
          <w:rPr>
            <w:lang w:val="en-GB"/>
          </w:rPr>
          <w:t>is mandatory</w:t>
        </w:r>
        <w:r>
          <w:rPr>
            <w:lang w:val="en-GB"/>
          </w:rPr>
          <w:t xml:space="preserve"> </w:t>
        </w:r>
        <w:r w:rsidR="00325A50">
          <w:rPr>
            <w:lang w:val="en-GB"/>
          </w:rPr>
          <w:t xml:space="preserve">within the </w:t>
        </w:r>
        <w:proofErr w:type="spellStart"/>
        <w:r w:rsidR="00325A50">
          <w:rPr>
            <w:lang w:val="en-GB"/>
          </w:rPr>
          <w:t>QualityOfSurveyCoverage</w:t>
        </w:r>
        <w:proofErr w:type="spellEnd"/>
        <w:r w:rsidR="00325A50">
          <w:rPr>
            <w:lang w:val="en-GB"/>
          </w:rPr>
          <w:t xml:space="preserve"> group</w:t>
        </w:r>
        <w:r>
          <w:rPr>
            <w:lang w:val="en-GB"/>
          </w:rPr>
          <w:t>.</w:t>
        </w:r>
        <w:r w:rsidR="005E1AF3">
          <w:rPr>
            <w:lang w:val="en-GB"/>
          </w:rPr>
          <w:t xml:space="preserve"> Each element of this array is a metadata record of HDF5 compound type. The </w:t>
        </w:r>
        <w:commentRangeStart w:id="1046"/>
        <w:r w:rsidR="005E1AF3">
          <w:rPr>
            <w:lang w:val="en-GB"/>
          </w:rPr>
          <w:t xml:space="preserve">fields </w:t>
        </w:r>
        <w:commentRangeEnd w:id="1046"/>
        <w:r w:rsidR="00793CE3">
          <w:rPr>
            <w:rStyle w:val="CommentReference"/>
          </w:rPr>
          <w:commentReference w:id="1046"/>
        </w:r>
        <w:r w:rsidR="005E1AF3">
          <w:rPr>
            <w:lang w:val="en-GB"/>
          </w:rPr>
          <w:t xml:space="preserve">are described in </w:t>
        </w:r>
        <w:r w:rsidR="00872C97">
          <w:rPr>
            <w:lang w:val="en-GB"/>
          </w:rPr>
          <w:fldChar w:fldCharType="begin"/>
        </w:r>
        <w:r w:rsidR="00872C97">
          <w:rPr>
            <w:lang w:val="en-GB"/>
          </w:rPr>
          <w:instrText xml:space="preserve"> REF _Ref121075184 \h </w:instrText>
        </w:r>
        <w:r w:rsidR="00872C97">
          <w:rPr>
            <w:lang w:val="en-GB"/>
          </w:rPr>
        </w:r>
        <w:r w:rsidR="00872C97">
          <w:rPr>
            <w:lang w:val="en-GB"/>
          </w:rPr>
          <w:fldChar w:fldCharType="separate"/>
        </w:r>
        <w:r w:rsidR="00872C97" w:rsidRPr="00872C97">
          <w:rPr>
            <w:color w:val="auto"/>
            <w:szCs w:val="20"/>
          </w:rPr>
          <w:t xml:space="preserve">Table </w:t>
        </w:r>
        <w:r w:rsidR="00872C97" w:rsidRPr="00872C97">
          <w:rPr>
            <w:noProof/>
            <w:color w:val="auto"/>
            <w:szCs w:val="20"/>
          </w:rPr>
          <w:t>10</w:t>
        </w:r>
        <w:r w:rsidR="00872C97" w:rsidRPr="00872C97">
          <w:rPr>
            <w:color w:val="auto"/>
            <w:szCs w:val="20"/>
          </w:rPr>
          <w:t>.</w:t>
        </w:r>
        <w:r w:rsidR="00872C97" w:rsidRPr="00872C97">
          <w:rPr>
            <w:noProof/>
            <w:color w:val="auto"/>
            <w:szCs w:val="20"/>
          </w:rPr>
          <w:t>6</w:t>
        </w:r>
        <w:r w:rsidR="00872C97">
          <w:rPr>
            <w:lang w:val="en-GB"/>
          </w:rPr>
          <w:fldChar w:fldCharType="end"/>
        </w:r>
        <w:r w:rsidR="00872C97">
          <w:rPr>
            <w:lang w:val="en-GB"/>
          </w:rPr>
          <w:t xml:space="preserve"> </w:t>
        </w:r>
        <w:r w:rsidR="005E1AF3">
          <w:rPr>
            <w:lang w:val="en-GB"/>
          </w:rPr>
          <w:t>below.</w:t>
        </w:r>
      </w:ins>
    </w:p>
    <w:p w14:paraId="694B28CD" w14:textId="390EB97A" w:rsidR="00872C97" w:rsidRPr="00872C97" w:rsidRDefault="00872C97" w:rsidP="00872C97">
      <w:pPr>
        <w:pStyle w:val="Caption"/>
        <w:keepNext/>
        <w:jc w:val="center"/>
        <w:rPr>
          <w:ins w:id="1047" w:author="Daniel Rohde" w:date="2022-12-20T00:06:00Z"/>
          <w:color w:val="auto"/>
          <w:sz w:val="20"/>
          <w:szCs w:val="20"/>
        </w:rPr>
      </w:pPr>
      <w:bookmarkStart w:id="1048" w:name="_Ref121075184"/>
      <w:ins w:id="1049" w:author="Daniel Rohde" w:date="2022-12-20T00:06:00Z">
        <w:r w:rsidRPr="00872C97">
          <w:rPr>
            <w:color w:val="auto"/>
            <w:sz w:val="20"/>
            <w:szCs w:val="20"/>
          </w:rPr>
          <w:t>Table</w:t>
        </w:r>
        <w:r w:rsidR="007E35A3">
          <w:rPr>
            <w:color w:val="auto"/>
            <w:sz w:val="20"/>
            <w:szCs w:val="20"/>
          </w:rPr>
          <w:t xml:space="preserve"> 10</w:t>
        </w:r>
        <w:r w:rsidRPr="00872C97">
          <w:rPr>
            <w:color w:val="auto"/>
            <w:sz w:val="20"/>
            <w:szCs w:val="20"/>
          </w:rPr>
          <w:t>.</w:t>
        </w:r>
        <w:r w:rsidR="0017161A">
          <w:rPr>
            <w:color w:val="auto"/>
            <w:sz w:val="20"/>
            <w:szCs w:val="20"/>
          </w:rPr>
          <w:t>7</w:t>
        </w:r>
        <w:bookmarkEnd w:id="1048"/>
        <w:r w:rsidRPr="00872C97">
          <w:rPr>
            <w:color w:val="auto"/>
            <w:sz w:val="20"/>
            <w:szCs w:val="20"/>
          </w:rPr>
          <w:t xml:space="preserve"> - Elements of </w:t>
        </w:r>
        <w:proofErr w:type="spellStart"/>
        <w:r w:rsidRPr="00872C97">
          <w:rPr>
            <w:color w:val="auto"/>
            <w:sz w:val="20"/>
            <w:szCs w:val="20"/>
          </w:rPr>
          <w:t>featureAttributeTable</w:t>
        </w:r>
        <w:proofErr w:type="spellEnd"/>
        <w:r w:rsidRPr="00872C97">
          <w:rPr>
            <w:color w:val="auto"/>
            <w:sz w:val="20"/>
            <w:szCs w:val="20"/>
          </w:rPr>
          <w:t xml:space="preserve"> compound datatype</w:t>
        </w:r>
      </w:ins>
    </w:p>
    <w:tbl>
      <w:tblPr>
        <w:tblStyle w:val="TableGrid0"/>
        <w:tblW w:w="10576" w:type="dxa"/>
        <w:tblLayout w:type="fixed"/>
        <w:tblLook w:val="04A0" w:firstRow="1" w:lastRow="0" w:firstColumn="1" w:lastColumn="0" w:noHBand="0" w:noVBand="1"/>
      </w:tblPr>
      <w:tblGrid>
        <w:gridCol w:w="456"/>
        <w:gridCol w:w="5021"/>
        <w:gridCol w:w="1511"/>
        <w:gridCol w:w="586"/>
        <w:gridCol w:w="1245"/>
        <w:gridCol w:w="1757"/>
      </w:tblGrid>
      <w:tr w:rsidR="007D7DD2" w:rsidRPr="00341D8F" w14:paraId="43495286" w14:textId="77777777" w:rsidTr="00A14048">
        <w:trPr>
          <w:cantSplit/>
          <w:tblHeader/>
          <w:ins w:id="1050" w:author="Daniel Rohde" w:date="2022-12-20T00:06:00Z"/>
        </w:trPr>
        <w:tc>
          <w:tcPr>
            <w:tcW w:w="456" w:type="dxa"/>
            <w:shd w:val="clear" w:color="auto" w:fill="D9D9D9" w:themeFill="background1" w:themeFillShade="D9"/>
          </w:tcPr>
          <w:p w14:paraId="41CB76CF" w14:textId="4DA3E072" w:rsidR="007D7DD2" w:rsidRPr="00872C97" w:rsidRDefault="007D7DD2" w:rsidP="00872C97">
            <w:pPr>
              <w:spacing w:after="120"/>
              <w:rPr>
                <w:ins w:id="1051" w:author="Daniel Rohde" w:date="2022-12-20T00:06:00Z"/>
                <w:b/>
                <w:bCs/>
                <w:sz w:val="18"/>
                <w:szCs w:val="18"/>
                <w:lang w:val="en-GB"/>
              </w:rPr>
            </w:pPr>
            <w:ins w:id="1052" w:author="Daniel Rohde" w:date="2022-12-20T00:06:00Z">
              <w:r>
                <w:rPr>
                  <w:b/>
                  <w:bCs/>
                  <w:sz w:val="18"/>
                  <w:szCs w:val="18"/>
                  <w:lang w:val="en-GB"/>
                </w:rPr>
                <w:t>No</w:t>
              </w:r>
            </w:ins>
          </w:p>
        </w:tc>
        <w:tc>
          <w:tcPr>
            <w:tcW w:w="5021" w:type="dxa"/>
            <w:shd w:val="clear" w:color="auto" w:fill="D9D9D9" w:themeFill="background1" w:themeFillShade="D9"/>
          </w:tcPr>
          <w:p w14:paraId="1A3A9E67" w14:textId="1C1A8E22" w:rsidR="007D7DD2" w:rsidRPr="00872C97" w:rsidRDefault="007D7DD2" w:rsidP="00872C97">
            <w:pPr>
              <w:spacing w:after="120"/>
              <w:rPr>
                <w:ins w:id="1053" w:author="Daniel Rohde" w:date="2022-12-20T00:06:00Z"/>
                <w:b/>
                <w:bCs/>
                <w:sz w:val="18"/>
                <w:szCs w:val="18"/>
                <w:lang w:val="en-GB"/>
              </w:rPr>
            </w:pPr>
            <w:ins w:id="1054" w:author="Daniel Rohde" w:date="2022-12-20T00:06:00Z">
              <w:r w:rsidRPr="00872C97">
                <w:rPr>
                  <w:b/>
                  <w:bCs/>
                  <w:sz w:val="18"/>
                  <w:szCs w:val="18"/>
                  <w:lang w:val="en-GB"/>
                </w:rPr>
                <w:t>Attribute</w:t>
              </w:r>
            </w:ins>
          </w:p>
        </w:tc>
        <w:tc>
          <w:tcPr>
            <w:tcW w:w="1511" w:type="dxa"/>
            <w:shd w:val="clear" w:color="auto" w:fill="D9D9D9" w:themeFill="background1" w:themeFillShade="D9"/>
          </w:tcPr>
          <w:p w14:paraId="55DB8FB6" w14:textId="77777777" w:rsidR="007D7DD2" w:rsidRPr="00872C97" w:rsidRDefault="007D7DD2" w:rsidP="00872C97">
            <w:pPr>
              <w:spacing w:after="120"/>
              <w:rPr>
                <w:ins w:id="1055" w:author="Daniel Rohde" w:date="2022-12-20T00:06:00Z"/>
                <w:b/>
                <w:bCs/>
                <w:sz w:val="18"/>
                <w:szCs w:val="18"/>
                <w:lang w:val="en-GB"/>
              </w:rPr>
            </w:pPr>
            <w:ins w:id="1056" w:author="Daniel Rohde" w:date="2022-12-20T00:06:00Z">
              <w:r w:rsidRPr="00872C97">
                <w:rPr>
                  <w:b/>
                  <w:bCs/>
                  <w:sz w:val="18"/>
                  <w:szCs w:val="18"/>
                  <w:lang w:val="en-GB"/>
                </w:rPr>
                <w:t>Description</w:t>
              </w:r>
            </w:ins>
          </w:p>
        </w:tc>
        <w:tc>
          <w:tcPr>
            <w:tcW w:w="586" w:type="dxa"/>
            <w:shd w:val="clear" w:color="auto" w:fill="D9D9D9" w:themeFill="background1" w:themeFillShade="D9"/>
          </w:tcPr>
          <w:p w14:paraId="20124D96" w14:textId="0ED9EFE7" w:rsidR="007D7DD2" w:rsidRPr="00872C97" w:rsidRDefault="007D7DD2" w:rsidP="00872C97">
            <w:pPr>
              <w:spacing w:after="120"/>
              <w:rPr>
                <w:ins w:id="1057" w:author="Daniel Rohde" w:date="2022-12-20T00:06:00Z"/>
                <w:b/>
                <w:bCs/>
                <w:sz w:val="18"/>
                <w:szCs w:val="18"/>
                <w:lang w:val="en-GB"/>
              </w:rPr>
            </w:pPr>
            <w:ins w:id="1058" w:author="Daniel Rohde" w:date="2022-12-20T00:06:00Z">
              <w:r>
                <w:rPr>
                  <w:b/>
                  <w:bCs/>
                  <w:sz w:val="18"/>
                  <w:szCs w:val="18"/>
                  <w:lang w:val="en-GB"/>
                </w:rPr>
                <w:t>Mult</w:t>
              </w:r>
            </w:ins>
          </w:p>
        </w:tc>
        <w:tc>
          <w:tcPr>
            <w:tcW w:w="1245" w:type="dxa"/>
            <w:shd w:val="clear" w:color="auto" w:fill="D9D9D9" w:themeFill="background1" w:themeFillShade="D9"/>
          </w:tcPr>
          <w:p w14:paraId="63251F18" w14:textId="3EB77BB9" w:rsidR="007D7DD2" w:rsidRPr="00872C97" w:rsidRDefault="007D7DD2" w:rsidP="00872C97">
            <w:pPr>
              <w:spacing w:after="120"/>
              <w:rPr>
                <w:ins w:id="1059" w:author="Daniel Rohde" w:date="2022-12-20T00:06:00Z"/>
                <w:b/>
                <w:bCs/>
                <w:sz w:val="18"/>
                <w:szCs w:val="18"/>
                <w:lang w:val="en-GB"/>
              </w:rPr>
            </w:pPr>
            <w:ins w:id="1060" w:author="Daniel Rohde" w:date="2022-12-20T00:06:00Z">
              <w:r w:rsidRPr="00872C97">
                <w:rPr>
                  <w:b/>
                  <w:bCs/>
                  <w:sz w:val="18"/>
                  <w:szCs w:val="18"/>
                  <w:lang w:val="en-GB"/>
                </w:rPr>
                <w:t>Data type</w:t>
              </w:r>
            </w:ins>
          </w:p>
        </w:tc>
        <w:tc>
          <w:tcPr>
            <w:tcW w:w="1757" w:type="dxa"/>
            <w:shd w:val="clear" w:color="auto" w:fill="D9D9D9" w:themeFill="background1" w:themeFillShade="D9"/>
          </w:tcPr>
          <w:p w14:paraId="2226BDBA" w14:textId="77777777" w:rsidR="007D7DD2" w:rsidRPr="00872C97" w:rsidRDefault="007D7DD2" w:rsidP="00872C97">
            <w:pPr>
              <w:spacing w:after="120"/>
              <w:rPr>
                <w:ins w:id="1061" w:author="Daniel Rohde" w:date="2022-12-20T00:06:00Z"/>
                <w:b/>
                <w:bCs/>
                <w:sz w:val="18"/>
                <w:szCs w:val="18"/>
                <w:lang w:val="en-GB"/>
              </w:rPr>
            </w:pPr>
            <w:ins w:id="1062" w:author="Daniel Rohde" w:date="2022-12-20T00:06:00Z">
              <w:r w:rsidRPr="00872C97">
                <w:rPr>
                  <w:b/>
                  <w:bCs/>
                  <w:sz w:val="18"/>
                  <w:szCs w:val="18"/>
                  <w:lang w:val="en-GB"/>
                </w:rPr>
                <w:t>Remarks</w:t>
              </w:r>
            </w:ins>
          </w:p>
        </w:tc>
      </w:tr>
      <w:tr w:rsidR="007D7DD2" w:rsidRPr="00341D8F" w14:paraId="12890DD0" w14:textId="77777777" w:rsidTr="00A14048">
        <w:trPr>
          <w:cantSplit/>
          <w:ins w:id="1063" w:author="Daniel Rohde" w:date="2022-12-20T00:06:00Z"/>
        </w:trPr>
        <w:tc>
          <w:tcPr>
            <w:tcW w:w="456" w:type="dxa"/>
          </w:tcPr>
          <w:p w14:paraId="63EDB1B6" w14:textId="5E5B7A1F" w:rsidR="007D7DD2" w:rsidRPr="0030722C" w:rsidRDefault="007D7DD2" w:rsidP="00872C97">
            <w:pPr>
              <w:spacing w:after="120"/>
              <w:rPr>
                <w:ins w:id="1064" w:author="Daniel Rohde" w:date="2022-12-20T00:06:00Z"/>
                <w:sz w:val="18"/>
                <w:szCs w:val="18"/>
                <w:lang w:val="en-GB"/>
              </w:rPr>
            </w:pPr>
            <w:ins w:id="1065" w:author="Daniel Rohde" w:date="2022-12-20T00:06:00Z">
              <w:r>
                <w:rPr>
                  <w:sz w:val="18"/>
                  <w:szCs w:val="18"/>
                  <w:lang w:val="en-GB"/>
                </w:rPr>
                <w:t>1</w:t>
              </w:r>
            </w:ins>
          </w:p>
        </w:tc>
        <w:tc>
          <w:tcPr>
            <w:tcW w:w="5021" w:type="dxa"/>
          </w:tcPr>
          <w:p w14:paraId="6EEFC33B" w14:textId="3599AF7A" w:rsidR="007D7DD2" w:rsidRPr="00A14048" w:rsidRDefault="007D7DD2" w:rsidP="00872C97">
            <w:pPr>
              <w:spacing w:after="120"/>
              <w:rPr>
                <w:ins w:id="1066" w:author="Daniel Rohde" w:date="2022-12-20T00:06:00Z"/>
                <w:sz w:val="18"/>
                <w:szCs w:val="18"/>
                <w:lang w:val="en-GB"/>
              </w:rPr>
            </w:pPr>
            <w:ins w:id="1067" w:author="Daniel Rohde" w:date="2022-12-20T00:06:00Z">
              <w:r w:rsidRPr="00A14048">
                <w:rPr>
                  <w:sz w:val="18"/>
                  <w:szCs w:val="18"/>
                  <w:lang w:val="en-GB"/>
                </w:rPr>
                <w:t>id</w:t>
              </w:r>
            </w:ins>
          </w:p>
        </w:tc>
        <w:tc>
          <w:tcPr>
            <w:tcW w:w="1511" w:type="dxa"/>
          </w:tcPr>
          <w:p w14:paraId="7F21A57E" w14:textId="77777777" w:rsidR="007D7DD2" w:rsidRPr="00A14048" w:rsidRDefault="007D7DD2" w:rsidP="00872C97">
            <w:pPr>
              <w:spacing w:after="120"/>
              <w:rPr>
                <w:ins w:id="1068" w:author="Daniel Rohde" w:date="2022-12-20T00:06:00Z"/>
                <w:sz w:val="18"/>
                <w:szCs w:val="18"/>
                <w:lang w:val="en-GB"/>
              </w:rPr>
            </w:pPr>
            <w:ins w:id="1069" w:author="Daniel Rohde" w:date="2022-12-20T00:06:00Z">
              <w:r w:rsidRPr="00A14048">
                <w:rPr>
                  <w:sz w:val="18"/>
                  <w:szCs w:val="18"/>
                  <w:lang w:val="en-GB"/>
                </w:rPr>
                <w:t>Metadata record identifier</w:t>
              </w:r>
            </w:ins>
          </w:p>
        </w:tc>
        <w:tc>
          <w:tcPr>
            <w:tcW w:w="586" w:type="dxa"/>
          </w:tcPr>
          <w:p w14:paraId="583CF775" w14:textId="7D0EFBA8" w:rsidR="007D7DD2" w:rsidRPr="007D7DD2" w:rsidRDefault="007D7DD2" w:rsidP="00872C97">
            <w:pPr>
              <w:spacing w:after="120"/>
              <w:rPr>
                <w:ins w:id="1070" w:author="Daniel Rohde" w:date="2022-12-20T00:06:00Z"/>
                <w:sz w:val="18"/>
                <w:szCs w:val="18"/>
                <w:lang w:val="en-GB"/>
              </w:rPr>
            </w:pPr>
            <w:ins w:id="1071" w:author="Daniel Rohde" w:date="2022-12-20T00:06:00Z">
              <w:r>
                <w:rPr>
                  <w:sz w:val="18"/>
                  <w:szCs w:val="18"/>
                  <w:lang w:val="en-GB"/>
                </w:rPr>
                <w:t>1</w:t>
              </w:r>
            </w:ins>
          </w:p>
        </w:tc>
        <w:tc>
          <w:tcPr>
            <w:tcW w:w="1245" w:type="dxa"/>
          </w:tcPr>
          <w:p w14:paraId="48D6C4BD" w14:textId="04EE5477" w:rsidR="007D7DD2" w:rsidRPr="00A14048" w:rsidRDefault="007D7DD2" w:rsidP="00872C97">
            <w:pPr>
              <w:spacing w:after="120"/>
              <w:rPr>
                <w:ins w:id="1072" w:author="Daniel Rohde" w:date="2022-12-20T00:06:00Z"/>
                <w:sz w:val="18"/>
                <w:szCs w:val="18"/>
                <w:lang w:val="en-GB"/>
              </w:rPr>
            </w:pPr>
            <w:ins w:id="1073" w:author="Daniel Rohde" w:date="2022-12-20T00:06:00Z">
              <w:r w:rsidRPr="00A14048">
                <w:rPr>
                  <w:sz w:val="18"/>
                  <w:szCs w:val="18"/>
                  <w:lang w:val="en-GB"/>
                </w:rPr>
                <w:t>Integer unsigned 32-bit</w:t>
              </w:r>
            </w:ins>
          </w:p>
        </w:tc>
        <w:tc>
          <w:tcPr>
            <w:tcW w:w="1757" w:type="dxa"/>
          </w:tcPr>
          <w:p w14:paraId="72466B23" w14:textId="1582D9C9" w:rsidR="007D7DD2" w:rsidRPr="00A14048" w:rsidRDefault="007D7DD2" w:rsidP="00872C97">
            <w:pPr>
              <w:spacing w:after="120"/>
              <w:rPr>
                <w:ins w:id="1074" w:author="Daniel Rohde" w:date="2022-12-20T00:06:00Z"/>
                <w:sz w:val="18"/>
                <w:szCs w:val="18"/>
                <w:lang w:val="en-GB"/>
              </w:rPr>
            </w:pPr>
            <w:ins w:id="1075" w:author="Daniel Rohde" w:date="2022-12-20T00:06:00Z">
              <w:r w:rsidRPr="00A14048">
                <w:rPr>
                  <w:sz w:val="18"/>
                  <w:szCs w:val="18"/>
                  <w:lang w:val="en-GB"/>
                </w:rPr>
                <w:t>Each record must have a unique identifier.</w:t>
              </w:r>
            </w:ins>
          </w:p>
        </w:tc>
      </w:tr>
      <w:tr w:rsidR="007D7DD2" w:rsidRPr="00D17877" w14:paraId="6B1FEA8C" w14:textId="77777777" w:rsidTr="00A14048">
        <w:trPr>
          <w:cantSplit/>
          <w:ins w:id="1076" w:author="Daniel Rohde" w:date="2022-12-20T00:06:00Z"/>
        </w:trPr>
        <w:tc>
          <w:tcPr>
            <w:tcW w:w="456" w:type="dxa"/>
          </w:tcPr>
          <w:p w14:paraId="70270818" w14:textId="02C9B04A" w:rsidR="007D7DD2" w:rsidRPr="0030722C" w:rsidRDefault="007D7DD2" w:rsidP="00872C97">
            <w:pPr>
              <w:spacing w:after="120"/>
              <w:rPr>
                <w:ins w:id="1077" w:author="Daniel Rohde" w:date="2022-12-20T00:06:00Z"/>
                <w:sz w:val="18"/>
                <w:szCs w:val="18"/>
                <w:lang w:val="en-GB"/>
              </w:rPr>
            </w:pPr>
            <w:ins w:id="1078" w:author="Daniel Rohde" w:date="2022-12-20T00:06:00Z">
              <w:r>
                <w:rPr>
                  <w:sz w:val="18"/>
                  <w:szCs w:val="18"/>
                  <w:lang w:val="en-GB"/>
                </w:rPr>
                <w:lastRenderedPageBreak/>
                <w:t>2</w:t>
              </w:r>
            </w:ins>
          </w:p>
        </w:tc>
        <w:tc>
          <w:tcPr>
            <w:tcW w:w="5021" w:type="dxa"/>
          </w:tcPr>
          <w:p w14:paraId="2EE38DD9" w14:textId="7E005CFF" w:rsidR="007D7DD2" w:rsidRPr="00EA7A12" w:rsidRDefault="007D7DD2" w:rsidP="00872C97">
            <w:pPr>
              <w:spacing w:after="120"/>
              <w:rPr>
                <w:ins w:id="1079" w:author="Daniel Rohde" w:date="2022-12-20T00:06:00Z"/>
                <w:sz w:val="18"/>
                <w:szCs w:val="18"/>
                <w:lang w:val="en-GB"/>
              </w:rPr>
            </w:pPr>
            <w:proofErr w:type="spellStart"/>
            <w:ins w:id="1080" w:author="Daniel Rohde" w:date="2022-12-20T00:06:00Z">
              <w:r>
                <w:rPr>
                  <w:sz w:val="18"/>
                  <w:szCs w:val="18"/>
                  <w:lang w:val="en-GB"/>
                </w:rPr>
                <w:t>dataAssessment</w:t>
              </w:r>
              <w:proofErr w:type="spellEnd"/>
            </w:ins>
          </w:p>
        </w:tc>
        <w:tc>
          <w:tcPr>
            <w:tcW w:w="1511" w:type="dxa"/>
          </w:tcPr>
          <w:p w14:paraId="6AC59AE4" w14:textId="30D944EA" w:rsidR="007D7DD2" w:rsidRPr="00D17877" w:rsidRDefault="007D7DD2" w:rsidP="00872C97">
            <w:pPr>
              <w:spacing w:after="120"/>
              <w:rPr>
                <w:ins w:id="1081" w:author="Daniel Rohde" w:date="2022-12-20T00:06:00Z"/>
                <w:sz w:val="18"/>
                <w:szCs w:val="18"/>
                <w:lang w:val="en-GB"/>
              </w:rPr>
            </w:pPr>
            <w:ins w:id="1082" w:author="Daniel Rohde" w:date="2022-12-20T00:06:00Z">
              <w:r w:rsidRPr="00D17877">
                <w:rPr>
                  <w:sz w:val="18"/>
                  <w:szCs w:val="18"/>
                  <w:lang w:val="en-GB"/>
                </w:rPr>
                <w:t>The categorization of the assessment level of bathymetric data for an area.</w:t>
              </w:r>
            </w:ins>
          </w:p>
        </w:tc>
        <w:tc>
          <w:tcPr>
            <w:tcW w:w="586" w:type="dxa"/>
          </w:tcPr>
          <w:p w14:paraId="0C137D32" w14:textId="53F4A0E0" w:rsidR="007D7DD2" w:rsidRPr="00D17877" w:rsidRDefault="007D7DD2" w:rsidP="00872C97">
            <w:pPr>
              <w:spacing w:after="120"/>
              <w:rPr>
                <w:ins w:id="1083" w:author="Daniel Rohde" w:date="2022-12-20T00:06:00Z"/>
                <w:sz w:val="18"/>
                <w:szCs w:val="18"/>
                <w:lang w:val="en-GB"/>
              </w:rPr>
            </w:pPr>
            <w:ins w:id="1084" w:author="Daniel Rohde" w:date="2022-12-20T00:06:00Z">
              <w:r>
                <w:rPr>
                  <w:sz w:val="18"/>
                  <w:szCs w:val="18"/>
                  <w:lang w:val="en-GB"/>
                </w:rPr>
                <w:t>0..1</w:t>
              </w:r>
            </w:ins>
          </w:p>
        </w:tc>
        <w:tc>
          <w:tcPr>
            <w:tcW w:w="1245" w:type="dxa"/>
          </w:tcPr>
          <w:p w14:paraId="39D40D99" w14:textId="6EFCB019" w:rsidR="007D7DD2" w:rsidRPr="00D17877" w:rsidRDefault="007D7DD2" w:rsidP="00872C97">
            <w:pPr>
              <w:spacing w:after="120"/>
              <w:rPr>
                <w:ins w:id="1085" w:author="Daniel Rohde" w:date="2022-12-20T00:06:00Z"/>
                <w:sz w:val="18"/>
                <w:szCs w:val="18"/>
                <w:lang w:val="en-GB"/>
              </w:rPr>
            </w:pPr>
            <w:ins w:id="1086" w:author="Daniel Rohde" w:date="2022-12-20T00:06:00Z">
              <w:r w:rsidRPr="00D17877">
                <w:rPr>
                  <w:sz w:val="18"/>
                  <w:szCs w:val="18"/>
                  <w:lang w:val="en-GB"/>
                </w:rPr>
                <w:t>Integer</w:t>
              </w:r>
              <w:r>
                <w:rPr>
                  <w:sz w:val="18"/>
                  <w:szCs w:val="18"/>
                  <w:lang w:val="en-GB"/>
                </w:rPr>
                <w:t xml:space="preserve"> unsigned 8-bit</w:t>
              </w:r>
            </w:ins>
          </w:p>
        </w:tc>
        <w:tc>
          <w:tcPr>
            <w:tcW w:w="1757" w:type="dxa"/>
          </w:tcPr>
          <w:p w14:paraId="17FA928E" w14:textId="77777777" w:rsidR="007D7DD2" w:rsidRDefault="007D7DD2" w:rsidP="00872C97">
            <w:pPr>
              <w:spacing w:after="120"/>
              <w:rPr>
                <w:ins w:id="1087" w:author="Daniel Rohde" w:date="2022-12-20T00:06:00Z"/>
                <w:sz w:val="18"/>
                <w:szCs w:val="18"/>
                <w:lang w:val="en-GB"/>
              </w:rPr>
            </w:pPr>
            <w:ins w:id="1088" w:author="Daniel Rohde" w:date="2022-12-20T00:06:00Z">
              <w:r>
                <w:rPr>
                  <w:sz w:val="18"/>
                  <w:szCs w:val="18"/>
                  <w:lang w:val="en-GB"/>
                </w:rPr>
                <w:t>1: Assessed</w:t>
              </w:r>
            </w:ins>
          </w:p>
          <w:p w14:paraId="10D340A8" w14:textId="77777777" w:rsidR="007D7DD2" w:rsidRDefault="007D7DD2" w:rsidP="00872C97">
            <w:pPr>
              <w:spacing w:after="120"/>
              <w:rPr>
                <w:ins w:id="1089" w:author="Daniel Rohde" w:date="2022-12-20T00:06:00Z"/>
                <w:sz w:val="18"/>
                <w:szCs w:val="18"/>
                <w:lang w:val="en-GB"/>
              </w:rPr>
            </w:pPr>
            <w:ins w:id="1090" w:author="Daniel Rohde" w:date="2022-12-20T00:06:00Z">
              <w:r>
                <w:rPr>
                  <w:sz w:val="18"/>
                  <w:szCs w:val="18"/>
                  <w:lang w:val="en-GB"/>
                </w:rPr>
                <w:t>2: Unassessed</w:t>
              </w:r>
            </w:ins>
          </w:p>
          <w:p w14:paraId="171A684C" w14:textId="4DDEE82B" w:rsidR="007D7DD2" w:rsidRPr="00D17877" w:rsidRDefault="007D7DD2" w:rsidP="00872C97">
            <w:pPr>
              <w:spacing w:after="120"/>
              <w:rPr>
                <w:ins w:id="1091" w:author="Daniel Rohde" w:date="2022-12-20T00:06:00Z"/>
                <w:sz w:val="18"/>
                <w:szCs w:val="18"/>
                <w:lang w:val="en-GB"/>
              </w:rPr>
            </w:pPr>
            <w:ins w:id="1092" w:author="Daniel Rohde" w:date="2022-12-20T00:06:00Z">
              <w:r>
                <w:rPr>
                  <w:sz w:val="18"/>
                  <w:szCs w:val="18"/>
                  <w:lang w:val="en-GB"/>
                </w:rPr>
                <w:t>3: Oceanic</w:t>
              </w:r>
            </w:ins>
          </w:p>
        </w:tc>
      </w:tr>
      <w:tr w:rsidR="007D7DD2" w:rsidRPr="00872C97" w14:paraId="710FF142" w14:textId="77777777" w:rsidTr="00A14048">
        <w:trPr>
          <w:cantSplit/>
          <w:ins w:id="1093" w:author="Daniel Rohde" w:date="2022-12-20T00:06:00Z"/>
        </w:trPr>
        <w:tc>
          <w:tcPr>
            <w:tcW w:w="456" w:type="dxa"/>
          </w:tcPr>
          <w:p w14:paraId="3A020159" w14:textId="57D4F120" w:rsidR="007D7DD2" w:rsidRPr="00D17877" w:rsidRDefault="007D7DD2" w:rsidP="00872C97">
            <w:pPr>
              <w:spacing w:after="120"/>
              <w:rPr>
                <w:ins w:id="1094" w:author="Daniel Rohde" w:date="2022-12-20T00:06:00Z"/>
                <w:sz w:val="18"/>
                <w:szCs w:val="18"/>
                <w:lang w:val="en-GB"/>
              </w:rPr>
            </w:pPr>
            <w:ins w:id="1095" w:author="Daniel Rohde" w:date="2022-12-20T00:06:00Z">
              <w:r>
                <w:rPr>
                  <w:sz w:val="18"/>
                  <w:szCs w:val="18"/>
                  <w:lang w:val="en-GB"/>
                </w:rPr>
                <w:t>3</w:t>
              </w:r>
            </w:ins>
          </w:p>
        </w:tc>
        <w:tc>
          <w:tcPr>
            <w:tcW w:w="5021" w:type="dxa"/>
          </w:tcPr>
          <w:p w14:paraId="4275ECE1" w14:textId="734FB5A2" w:rsidR="007D7DD2" w:rsidRPr="00D17877" w:rsidRDefault="007D7DD2" w:rsidP="00872C97">
            <w:pPr>
              <w:spacing w:after="120"/>
              <w:rPr>
                <w:ins w:id="1096" w:author="Daniel Rohde" w:date="2022-12-20T00:06:00Z"/>
                <w:sz w:val="18"/>
                <w:szCs w:val="18"/>
                <w:lang w:val="en-GB"/>
              </w:rPr>
            </w:pPr>
            <w:proofErr w:type="spellStart"/>
            <w:ins w:id="1097" w:author="Daniel Rohde" w:date="2022-12-20T00:06:00Z">
              <w:r>
                <w:t>featuresDetected</w:t>
              </w:r>
              <w:proofErr w:type="spellEnd"/>
              <w:r>
                <w:br/>
                <w:t>.</w:t>
              </w:r>
              <w:proofErr w:type="spellStart"/>
              <w:r>
                <w:t>leastDepthOfDetectedFeaturesMeasured</w:t>
              </w:r>
              <w:proofErr w:type="spellEnd"/>
            </w:ins>
          </w:p>
        </w:tc>
        <w:tc>
          <w:tcPr>
            <w:tcW w:w="1511" w:type="dxa"/>
          </w:tcPr>
          <w:p w14:paraId="410D3C7E" w14:textId="7989EB80" w:rsidR="007D7DD2" w:rsidRPr="00D17877" w:rsidRDefault="007D7DD2" w:rsidP="00872C97">
            <w:pPr>
              <w:spacing w:after="120"/>
              <w:rPr>
                <w:ins w:id="1098" w:author="Daniel Rohde" w:date="2022-12-20T00:06:00Z"/>
                <w:sz w:val="18"/>
                <w:szCs w:val="18"/>
                <w:lang w:val="en-GB"/>
              </w:rPr>
            </w:pPr>
            <w:ins w:id="1099" w:author="Daniel Rohde" w:date="2022-12-20T00:06:00Z">
              <w:r w:rsidRPr="00D17877">
                <w:rPr>
                  <w:sz w:val="18"/>
                  <w:szCs w:val="18"/>
                  <w:lang w:val="en-GB"/>
                </w:rPr>
                <w:t>Expression stating if the least depth of detected features in an area was measured.</w:t>
              </w:r>
            </w:ins>
          </w:p>
        </w:tc>
        <w:tc>
          <w:tcPr>
            <w:tcW w:w="586" w:type="dxa"/>
          </w:tcPr>
          <w:p w14:paraId="11492369" w14:textId="2EA58CD5" w:rsidR="007D7DD2" w:rsidRDefault="007D7DD2" w:rsidP="00872C97">
            <w:pPr>
              <w:spacing w:after="120"/>
              <w:rPr>
                <w:ins w:id="1100" w:author="Daniel Rohde" w:date="2022-12-20T00:06:00Z"/>
                <w:sz w:val="18"/>
                <w:szCs w:val="18"/>
                <w:lang w:val="en-GB"/>
              </w:rPr>
            </w:pPr>
            <w:ins w:id="1101" w:author="Daniel Rohde" w:date="2022-12-20T00:06:00Z">
              <w:r>
                <w:rPr>
                  <w:sz w:val="18"/>
                  <w:szCs w:val="18"/>
                  <w:lang w:val="en-GB"/>
                </w:rPr>
                <w:t>0..1</w:t>
              </w:r>
            </w:ins>
          </w:p>
        </w:tc>
        <w:tc>
          <w:tcPr>
            <w:tcW w:w="1245" w:type="dxa"/>
          </w:tcPr>
          <w:p w14:paraId="33D695ED" w14:textId="53F7F35F" w:rsidR="007D7DD2" w:rsidRPr="00872C97" w:rsidRDefault="007D7DD2" w:rsidP="00872C97">
            <w:pPr>
              <w:spacing w:after="120"/>
              <w:rPr>
                <w:ins w:id="1102" w:author="Daniel Rohde" w:date="2022-12-20T00:06:00Z"/>
                <w:sz w:val="18"/>
                <w:szCs w:val="18"/>
                <w:lang w:val="en-GB"/>
              </w:rPr>
            </w:pPr>
            <w:ins w:id="1103" w:author="Daniel Rohde" w:date="2022-12-20T00:06:00Z">
              <w:r>
                <w:rPr>
                  <w:sz w:val="18"/>
                  <w:szCs w:val="18"/>
                  <w:lang w:val="en-GB"/>
                </w:rPr>
                <w:t>Integer unsigned 8-bit</w:t>
              </w:r>
            </w:ins>
          </w:p>
        </w:tc>
        <w:tc>
          <w:tcPr>
            <w:tcW w:w="1757" w:type="dxa"/>
          </w:tcPr>
          <w:p w14:paraId="217C7C60" w14:textId="77777777" w:rsidR="007D7DD2" w:rsidRDefault="007D7DD2" w:rsidP="00872C97">
            <w:pPr>
              <w:spacing w:after="120"/>
              <w:rPr>
                <w:ins w:id="1104" w:author="Daniel Rohde" w:date="2022-12-20T00:06:00Z"/>
                <w:sz w:val="18"/>
                <w:szCs w:val="18"/>
                <w:lang w:val="en-GB"/>
              </w:rPr>
            </w:pPr>
            <w:ins w:id="1105" w:author="Daniel Rohde" w:date="2022-12-20T00:06:00Z">
              <w:r>
                <w:rPr>
                  <w:sz w:val="18"/>
                  <w:szCs w:val="18"/>
                  <w:lang w:val="en-GB"/>
                </w:rPr>
                <w:t xml:space="preserve">Boolean, </w:t>
              </w:r>
              <w:r w:rsidRPr="00872C97">
                <w:rPr>
                  <w:sz w:val="18"/>
                  <w:szCs w:val="18"/>
                  <w:lang w:val="en-GB"/>
                </w:rPr>
                <w:t>Values: 1 (TRUE); 0 (FALSE)</w:t>
              </w:r>
            </w:ins>
          </w:p>
          <w:p w14:paraId="4A426B01" w14:textId="533401D5" w:rsidR="007D7DD2" w:rsidRPr="00872C97" w:rsidRDefault="007D7DD2" w:rsidP="00872C97">
            <w:pPr>
              <w:spacing w:after="120"/>
              <w:rPr>
                <w:ins w:id="1106" w:author="Daniel Rohde" w:date="2022-12-20T00:06:00Z"/>
                <w:sz w:val="18"/>
                <w:szCs w:val="18"/>
                <w:lang w:val="en-GB"/>
              </w:rPr>
            </w:pPr>
            <w:ins w:id="1107" w:author="Daniel Rohde" w:date="2022-12-20T00:06:00Z">
              <w:r>
                <w:rPr>
                  <w:sz w:val="18"/>
                  <w:szCs w:val="18"/>
                  <w:lang w:val="en-GB"/>
                </w:rPr>
                <w:t>See Note 1.</w:t>
              </w:r>
            </w:ins>
          </w:p>
        </w:tc>
      </w:tr>
      <w:tr w:rsidR="007D7DD2" w:rsidRPr="00872C97" w14:paraId="45E114E0" w14:textId="77777777" w:rsidTr="00A14048">
        <w:trPr>
          <w:cantSplit/>
          <w:ins w:id="1108" w:author="Daniel Rohde" w:date="2022-12-20T00:06:00Z"/>
        </w:trPr>
        <w:tc>
          <w:tcPr>
            <w:tcW w:w="456" w:type="dxa"/>
          </w:tcPr>
          <w:p w14:paraId="1A5A55EE" w14:textId="494C9D8E" w:rsidR="007D7DD2" w:rsidRPr="00872C97" w:rsidRDefault="007D7DD2" w:rsidP="007D7DD2">
            <w:pPr>
              <w:spacing w:after="120"/>
              <w:rPr>
                <w:ins w:id="1109" w:author="Daniel Rohde" w:date="2022-12-20T00:06:00Z"/>
                <w:sz w:val="18"/>
                <w:szCs w:val="18"/>
                <w:lang w:val="en-GB"/>
              </w:rPr>
            </w:pPr>
            <w:ins w:id="1110" w:author="Daniel Rohde" w:date="2022-12-20T00:06:00Z">
              <w:r>
                <w:rPr>
                  <w:sz w:val="18"/>
                  <w:szCs w:val="18"/>
                  <w:lang w:val="en-GB"/>
                </w:rPr>
                <w:t>4</w:t>
              </w:r>
            </w:ins>
          </w:p>
        </w:tc>
        <w:tc>
          <w:tcPr>
            <w:tcW w:w="5021" w:type="dxa"/>
          </w:tcPr>
          <w:p w14:paraId="0BA76066" w14:textId="2FB4A27D" w:rsidR="007D7DD2" w:rsidRPr="00872C97" w:rsidRDefault="007D7DD2" w:rsidP="007D7DD2">
            <w:pPr>
              <w:spacing w:after="120"/>
              <w:rPr>
                <w:ins w:id="1111" w:author="Daniel Rohde" w:date="2022-12-20T00:06:00Z"/>
                <w:sz w:val="18"/>
                <w:szCs w:val="18"/>
                <w:lang w:val="en-GB"/>
              </w:rPr>
            </w:pPr>
            <w:proofErr w:type="spellStart"/>
            <w:ins w:id="1112" w:author="Daniel Rohde" w:date="2022-12-20T00:06:00Z">
              <w:r>
                <w:t>featuresDetected</w:t>
              </w:r>
              <w:proofErr w:type="spellEnd"/>
              <w:r>
                <w:br/>
                <w:t>.</w:t>
              </w:r>
              <w:proofErr w:type="spellStart"/>
              <w:r>
                <w:t>significantFeaturesDetected</w:t>
              </w:r>
              <w:proofErr w:type="spellEnd"/>
            </w:ins>
          </w:p>
        </w:tc>
        <w:tc>
          <w:tcPr>
            <w:tcW w:w="1511" w:type="dxa"/>
          </w:tcPr>
          <w:p w14:paraId="2F29E06E" w14:textId="1B9518A6" w:rsidR="007D7DD2" w:rsidRPr="00872C97" w:rsidRDefault="007D7DD2" w:rsidP="007D7DD2">
            <w:pPr>
              <w:spacing w:after="120"/>
              <w:rPr>
                <w:ins w:id="1113" w:author="Daniel Rohde" w:date="2022-12-20T00:06:00Z"/>
                <w:sz w:val="18"/>
                <w:szCs w:val="18"/>
                <w:lang w:val="en-GB"/>
              </w:rPr>
            </w:pPr>
            <w:ins w:id="1114" w:author="Daniel Rohde" w:date="2022-12-20T00:06:00Z">
              <w:r w:rsidRPr="00D17877">
                <w:rPr>
                  <w:sz w:val="18"/>
                  <w:szCs w:val="18"/>
                  <w:lang w:val="en-GB"/>
                </w:rPr>
                <w:t xml:space="preserve">A statement expressing if significant features have or have not been detected </w:t>
              </w:r>
              <w:proofErr w:type="gramStart"/>
              <w:r w:rsidRPr="00D17877">
                <w:rPr>
                  <w:sz w:val="18"/>
                  <w:szCs w:val="18"/>
                  <w:lang w:val="en-GB"/>
                </w:rPr>
                <w:t>in the course of</w:t>
              </w:r>
              <w:proofErr w:type="gramEnd"/>
              <w:r w:rsidRPr="00D17877">
                <w:rPr>
                  <w:sz w:val="18"/>
                  <w:szCs w:val="18"/>
                  <w:lang w:val="en-GB"/>
                </w:rPr>
                <w:t xml:space="preserve"> a survey.</w:t>
              </w:r>
            </w:ins>
          </w:p>
        </w:tc>
        <w:tc>
          <w:tcPr>
            <w:tcW w:w="586" w:type="dxa"/>
          </w:tcPr>
          <w:p w14:paraId="5BB4EDBE" w14:textId="6C2B6D32" w:rsidR="007D7DD2" w:rsidRDefault="007D7DD2" w:rsidP="007D7DD2">
            <w:pPr>
              <w:spacing w:after="120"/>
              <w:rPr>
                <w:ins w:id="1115" w:author="Daniel Rohde" w:date="2022-12-20T00:06:00Z"/>
                <w:sz w:val="18"/>
                <w:szCs w:val="18"/>
                <w:lang w:val="en-GB"/>
              </w:rPr>
            </w:pPr>
            <w:ins w:id="1116" w:author="Daniel Rohde" w:date="2022-12-20T00:06:00Z">
              <w:r>
                <w:rPr>
                  <w:sz w:val="18"/>
                  <w:szCs w:val="18"/>
                  <w:lang w:val="en-GB"/>
                </w:rPr>
                <w:t>0..1</w:t>
              </w:r>
            </w:ins>
          </w:p>
        </w:tc>
        <w:tc>
          <w:tcPr>
            <w:tcW w:w="1245" w:type="dxa"/>
          </w:tcPr>
          <w:p w14:paraId="7493985A" w14:textId="3FCA6728" w:rsidR="007D7DD2" w:rsidRPr="00872C97" w:rsidRDefault="007D7DD2" w:rsidP="007D7DD2">
            <w:pPr>
              <w:spacing w:after="120"/>
              <w:rPr>
                <w:ins w:id="1117" w:author="Daniel Rohde" w:date="2022-12-20T00:06:00Z"/>
                <w:sz w:val="18"/>
                <w:szCs w:val="18"/>
                <w:lang w:val="en-GB"/>
              </w:rPr>
            </w:pPr>
            <w:ins w:id="1118" w:author="Daniel Rohde" w:date="2022-12-20T00:06:00Z">
              <w:r>
                <w:rPr>
                  <w:sz w:val="18"/>
                  <w:szCs w:val="18"/>
                  <w:lang w:val="en-GB"/>
                </w:rPr>
                <w:t>Integer unsigned 8-bit</w:t>
              </w:r>
            </w:ins>
          </w:p>
        </w:tc>
        <w:tc>
          <w:tcPr>
            <w:tcW w:w="1757" w:type="dxa"/>
          </w:tcPr>
          <w:p w14:paraId="3B0186D2" w14:textId="77777777" w:rsidR="007D7DD2" w:rsidRDefault="007D7DD2" w:rsidP="007D7DD2">
            <w:pPr>
              <w:spacing w:after="120"/>
              <w:rPr>
                <w:ins w:id="1119" w:author="Daniel Rohde" w:date="2022-12-20T00:06:00Z"/>
                <w:sz w:val="18"/>
                <w:szCs w:val="18"/>
                <w:lang w:val="en-GB"/>
              </w:rPr>
            </w:pPr>
            <w:ins w:id="1120" w:author="Daniel Rohde" w:date="2022-12-20T00:06:00Z">
              <w:r>
                <w:rPr>
                  <w:sz w:val="18"/>
                  <w:szCs w:val="18"/>
                  <w:lang w:val="en-GB"/>
                </w:rPr>
                <w:t xml:space="preserve">Boolean, </w:t>
              </w:r>
              <w:r w:rsidRPr="00872C97">
                <w:rPr>
                  <w:sz w:val="18"/>
                  <w:szCs w:val="18"/>
                  <w:lang w:val="en-GB"/>
                </w:rPr>
                <w:t>Values: 1 (TRUE); 0 (FALSE)</w:t>
              </w:r>
            </w:ins>
          </w:p>
          <w:p w14:paraId="5D489DF8" w14:textId="38F176CF" w:rsidR="007D7DD2" w:rsidRPr="00872C97" w:rsidRDefault="007D7DD2" w:rsidP="007D7DD2">
            <w:pPr>
              <w:spacing w:after="120"/>
              <w:rPr>
                <w:ins w:id="1121" w:author="Daniel Rohde" w:date="2022-12-20T00:06:00Z"/>
                <w:sz w:val="18"/>
                <w:szCs w:val="18"/>
                <w:lang w:val="en-GB"/>
              </w:rPr>
            </w:pPr>
            <w:ins w:id="1122" w:author="Daniel Rohde" w:date="2022-12-20T00:06:00Z">
              <w:r>
                <w:rPr>
                  <w:sz w:val="18"/>
                  <w:szCs w:val="18"/>
                  <w:lang w:val="en-GB"/>
                </w:rPr>
                <w:t>See Note 2.</w:t>
              </w:r>
            </w:ins>
          </w:p>
        </w:tc>
      </w:tr>
      <w:tr w:rsidR="007D7DD2" w:rsidRPr="00872C97" w14:paraId="47FE2659" w14:textId="77777777" w:rsidTr="00A14048">
        <w:trPr>
          <w:cantSplit/>
          <w:ins w:id="1123" w:author="Daniel Rohde" w:date="2022-12-20T00:06:00Z"/>
        </w:trPr>
        <w:tc>
          <w:tcPr>
            <w:tcW w:w="456" w:type="dxa"/>
          </w:tcPr>
          <w:p w14:paraId="76388F1D" w14:textId="5F9151AC" w:rsidR="007D7DD2" w:rsidRPr="00872C97" w:rsidRDefault="007D7DD2" w:rsidP="007D7DD2">
            <w:pPr>
              <w:spacing w:after="120"/>
              <w:rPr>
                <w:ins w:id="1124" w:author="Daniel Rohde" w:date="2022-12-20T00:06:00Z"/>
                <w:sz w:val="18"/>
                <w:szCs w:val="18"/>
                <w:lang w:val="en-GB"/>
              </w:rPr>
            </w:pPr>
            <w:ins w:id="1125" w:author="Daniel Rohde" w:date="2022-12-20T00:06:00Z">
              <w:r>
                <w:rPr>
                  <w:sz w:val="18"/>
                  <w:szCs w:val="18"/>
                  <w:lang w:val="en-GB"/>
                </w:rPr>
                <w:t>5</w:t>
              </w:r>
            </w:ins>
          </w:p>
        </w:tc>
        <w:tc>
          <w:tcPr>
            <w:tcW w:w="5021" w:type="dxa"/>
          </w:tcPr>
          <w:p w14:paraId="66EAB0C9" w14:textId="63810618" w:rsidR="007D7DD2" w:rsidRPr="00872C97" w:rsidRDefault="007D7DD2" w:rsidP="007D7DD2">
            <w:pPr>
              <w:spacing w:after="120"/>
              <w:rPr>
                <w:ins w:id="1126" w:author="Daniel Rohde" w:date="2022-12-20T00:06:00Z"/>
                <w:sz w:val="18"/>
                <w:szCs w:val="18"/>
                <w:lang w:val="en-GB"/>
              </w:rPr>
            </w:pPr>
            <w:proofErr w:type="spellStart"/>
            <w:ins w:id="1127" w:author="Daniel Rohde" w:date="2022-12-20T00:06:00Z">
              <w:r>
                <w:t>featuresDetected</w:t>
              </w:r>
              <w:proofErr w:type="spellEnd"/>
              <w:r>
                <w:br/>
                <w:t>.</w:t>
              </w:r>
              <w:proofErr w:type="spellStart"/>
              <w:r>
                <w:t>sizeOfFeaturesDetected</w:t>
              </w:r>
              <w:proofErr w:type="spellEnd"/>
            </w:ins>
          </w:p>
        </w:tc>
        <w:tc>
          <w:tcPr>
            <w:tcW w:w="1511" w:type="dxa"/>
          </w:tcPr>
          <w:p w14:paraId="548CFFEF" w14:textId="667FD866" w:rsidR="007D7DD2" w:rsidRPr="00872C97" w:rsidRDefault="007D7DD2" w:rsidP="007D7DD2">
            <w:pPr>
              <w:spacing w:after="120"/>
              <w:rPr>
                <w:ins w:id="1128" w:author="Daniel Rohde" w:date="2022-12-20T00:06:00Z"/>
                <w:sz w:val="18"/>
                <w:szCs w:val="18"/>
                <w:lang w:val="en-GB"/>
              </w:rPr>
            </w:pPr>
            <w:ins w:id="1129" w:author="Daniel Rohde" w:date="2022-12-20T00:06:00Z">
              <w:r w:rsidRPr="00D17877">
                <w:rPr>
                  <w:sz w:val="18"/>
                  <w:szCs w:val="18"/>
                  <w:lang w:val="en-GB"/>
                </w:rPr>
                <w:t>The size of detected bathymetric features in an area.</w:t>
              </w:r>
            </w:ins>
          </w:p>
        </w:tc>
        <w:tc>
          <w:tcPr>
            <w:tcW w:w="586" w:type="dxa"/>
          </w:tcPr>
          <w:p w14:paraId="03E4FDA2" w14:textId="5C6B2736" w:rsidR="007D7DD2" w:rsidRPr="00872C97" w:rsidRDefault="007D7DD2" w:rsidP="007D7DD2">
            <w:pPr>
              <w:spacing w:after="120"/>
              <w:rPr>
                <w:ins w:id="1130" w:author="Daniel Rohde" w:date="2022-12-20T00:06:00Z"/>
                <w:sz w:val="18"/>
                <w:szCs w:val="18"/>
                <w:lang w:val="en-GB"/>
              </w:rPr>
            </w:pPr>
            <w:ins w:id="1131" w:author="Daniel Rohde" w:date="2022-12-20T00:06:00Z">
              <w:r>
                <w:rPr>
                  <w:sz w:val="18"/>
                  <w:szCs w:val="18"/>
                  <w:lang w:val="en-GB"/>
                </w:rPr>
                <w:t>0..1</w:t>
              </w:r>
            </w:ins>
          </w:p>
        </w:tc>
        <w:tc>
          <w:tcPr>
            <w:tcW w:w="1245" w:type="dxa"/>
          </w:tcPr>
          <w:p w14:paraId="404369C3" w14:textId="67D3B95B" w:rsidR="007D7DD2" w:rsidRPr="00872C97" w:rsidRDefault="007D7DD2" w:rsidP="007D7DD2">
            <w:pPr>
              <w:spacing w:after="120"/>
              <w:rPr>
                <w:ins w:id="1132" w:author="Daniel Rohde" w:date="2022-12-20T00:06:00Z"/>
                <w:sz w:val="18"/>
                <w:szCs w:val="18"/>
                <w:lang w:val="en-GB"/>
              </w:rPr>
            </w:pPr>
            <w:ins w:id="1133" w:author="Daniel Rohde" w:date="2022-12-20T00:06:00Z">
              <w:r w:rsidRPr="00872C97">
                <w:rPr>
                  <w:sz w:val="18"/>
                  <w:szCs w:val="18"/>
                  <w:lang w:val="en-GB"/>
                </w:rPr>
                <w:t>Float</w:t>
              </w:r>
              <w:r>
                <w:rPr>
                  <w:sz w:val="18"/>
                  <w:szCs w:val="18"/>
                  <w:lang w:val="en-GB"/>
                </w:rPr>
                <w:t xml:space="preserve"> 32-bit</w:t>
              </w:r>
            </w:ins>
          </w:p>
        </w:tc>
        <w:tc>
          <w:tcPr>
            <w:tcW w:w="1757" w:type="dxa"/>
          </w:tcPr>
          <w:p w14:paraId="753D33EE" w14:textId="31E7F6FF" w:rsidR="007D7DD2" w:rsidRPr="00872C97" w:rsidRDefault="007D7DD2" w:rsidP="007D7DD2">
            <w:pPr>
              <w:spacing w:after="120"/>
              <w:rPr>
                <w:ins w:id="1134" w:author="Daniel Rohde" w:date="2022-12-20T00:06:00Z"/>
                <w:sz w:val="18"/>
                <w:szCs w:val="18"/>
                <w:lang w:val="en-GB"/>
              </w:rPr>
            </w:pPr>
            <w:ins w:id="1135" w:author="Daniel Rohde" w:date="2022-12-20T00:06:00Z">
              <w:r>
                <w:rPr>
                  <w:sz w:val="18"/>
                  <w:szCs w:val="18"/>
                  <w:lang w:val="en-GB"/>
                </w:rPr>
                <w:t>See Notes 3 and 4.</w:t>
              </w:r>
            </w:ins>
          </w:p>
        </w:tc>
      </w:tr>
      <w:tr w:rsidR="007D7DD2" w:rsidRPr="00872C97" w14:paraId="43F0244C" w14:textId="77777777" w:rsidTr="00A14048">
        <w:trPr>
          <w:cantSplit/>
          <w:ins w:id="1136" w:author="Daniel Rohde" w:date="2022-12-20T00:06:00Z"/>
        </w:trPr>
        <w:tc>
          <w:tcPr>
            <w:tcW w:w="456" w:type="dxa"/>
          </w:tcPr>
          <w:p w14:paraId="49AC55F5" w14:textId="1EBE5062" w:rsidR="007D7DD2" w:rsidRPr="00872C97" w:rsidRDefault="007D7DD2" w:rsidP="007D7DD2">
            <w:pPr>
              <w:spacing w:after="120"/>
              <w:rPr>
                <w:ins w:id="1137" w:author="Daniel Rohde" w:date="2022-12-20T00:06:00Z"/>
                <w:sz w:val="18"/>
                <w:szCs w:val="18"/>
                <w:lang w:val="en-GB"/>
              </w:rPr>
            </w:pPr>
            <w:ins w:id="1138" w:author="Daniel Rohde" w:date="2022-12-20T00:06:00Z">
              <w:r>
                <w:rPr>
                  <w:sz w:val="18"/>
                  <w:szCs w:val="18"/>
                  <w:lang w:val="en-GB"/>
                </w:rPr>
                <w:t>6</w:t>
              </w:r>
            </w:ins>
          </w:p>
        </w:tc>
        <w:tc>
          <w:tcPr>
            <w:tcW w:w="5021" w:type="dxa"/>
          </w:tcPr>
          <w:p w14:paraId="7C120BF4" w14:textId="407AD4D1" w:rsidR="007D7DD2" w:rsidRPr="00872C97" w:rsidRDefault="007D7DD2" w:rsidP="007D7DD2">
            <w:pPr>
              <w:spacing w:after="120"/>
              <w:rPr>
                <w:ins w:id="1139" w:author="Daniel Rohde" w:date="2022-12-20T00:06:00Z"/>
                <w:sz w:val="18"/>
                <w:szCs w:val="18"/>
                <w:lang w:val="en-GB"/>
              </w:rPr>
            </w:pPr>
            <w:commentRangeStart w:id="1140"/>
            <w:proofErr w:type="spellStart"/>
            <w:ins w:id="1141" w:author="Daniel Rohde" w:date="2022-12-20T00:06:00Z">
              <w:r w:rsidRPr="00872C97">
                <w:rPr>
                  <w:sz w:val="18"/>
                  <w:szCs w:val="18"/>
                  <w:lang w:val="en-GB"/>
                </w:rPr>
                <w:t>featureSizeVar</w:t>
              </w:r>
              <w:commentRangeEnd w:id="1140"/>
              <w:proofErr w:type="spellEnd"/>
              <w:r>
                <w:rPr>
                  <w:rStyle w:val="CommentReference"/>
                </w:rPr>
                <w:commentReference w:id="1140"/>
              </w:r>
            </w:ins>
          </w:p>
        </w:tc>
        <w:tc>
          <w:tcPr>
            <w:tcW w:w="1511" w:type="dxa"/>
          </w:tcPr>
          <w:p w14:paraId="5B6197DC" w14:textId="085BF35C" w:rsidR="007D7DD2" w:rsidRPr="00872C97" w:rsidRDefault="007D7DD2" w:rsidP="007D7DD2">
            <w:pPr>
              <w:spacing w:after="120"/>
              <w:rPr>
                <w:ins w:id="1142" w:author="Daniel Rohde" w:date="2022-12-20T00:06:00Z"/>
                <w:sz w:val="18"/>
                <w:szCs w:val="18"/>
                <w:lang w:val="en-GB"/>
              </w:rPr>
            </w:pPr>
            <w:ins w:id="1143" w:author="Daniel Rohde" w:date="2022-12-20T00:06:00Z">
              <w:r>
                <w:rPr>
                  <w:sz w:val="18"/>
                  <w:szCs w:val="18"/>
                  <w:lang w:val="en-GB"/>
                </w:rPr>
                <w:t>P</w:t>
              </w:r>
              <w:r w:rsidRPr="005A4C9E">
                <w:rPr>
                  <w:sz w:val="18"/>
                  <w:szCs w:val="18"/>
                  <w:lang w:val="en-GB"/>
                </w:rPr>
                <w:t>ercentage of depth that a feature of such size could be detected</w:t>
              </w:r>
            </w:ins>
          </w:p>
        </w:tc>
        <w:tc>
          <w:tcPr>
            <w:tcW w:w="586" w:type="dxa"/>
          </w:tcPr>
          <w:p w14:paraId="52E1FA16" w14:textId="658FDE16" w:rsidR="007D7DD2" w:rsidRPr="00872C97" w:rsidRDefault="007D7DD2" w:rsidP="007D7DD2">
            <w:pPr>
              <w:spacing w:after="120"/>
              <w:rPr>
                <w:ins w:id="1144" w:author="Daniel Rohde" w:date="2022-12-20T00:06:00Z"/>
                <w:sz w:val="18"/>
                <w:szCs w:val="18"/>
                <w:lang w:val="en-GB"/>
              </w:rPr>
            </w:pPr>
            <w:ins w:id="1145" w:author="Daniel Rohde" w:date="2022-12-20T00:06:00Z">
              <w:r>
                <w:rPr>
                  <w:sz w:val="18"/>
                  <w:szCs w:val="18"/>
                  <w:lang w:val="en-GB"/>
                </w:rPr>
                <w:t>0..1</w:t>
              </w:r>
            </w:ins>
          </w:p>
        </w:tc>
        <w:tc>
          <w:tcPr>
            <w:tcW w:w="1245" w:type="dxa"/>
          </w:tcPr>
          <w:p w14:paraId="4A0BB574" w14:textId="434319F6" w:rsidR="007D7DD2" w:rsidRPr="00872C97" w:rsidRDefault="007D7DD2" w:rsidP="007D7DD2">
            <w:pPr>
              <w:spacing w:after="120"/>
              <w:rPr>
                <w:ins w:id="1146" w:author="Daniel Rohde" w:date="2022-12-20T00:06:00Z"/>
                <w:sz w:val="18"/>
                <w:szCs w:val="18"/>
                <w:lang w:val="en-GB"/>
              </w:rPr>
            </w:pPr>
            <w:ins w:id="1147" w:author="Daniel Rohde" w:date="2022-12-20T00:06:00Z">
              <w:r w:rsidRPr="00872C97">
                <w:rPr>
                  <w:sz w:val="18"/>
                  <w:szCs w:val="18"/>
                  <w:lang w:val="en-GB"/>
                </w:rPr>
                <w:t>Float</w:t>
              </w:r>
              <w:r>
                <w:rPr>
                  <w:sz w:val="18"/>
                  <w:szCs w:val="18"/>
                  <w:lang w:val="en-GB"/>
                </w:rPr>
                <w:t xml:space="preserve"> 32-bit</w:t>
              </w:r>
            </w:ins>
          </w:p>
        </w:tc>
        <w:tc>
          <w:tcPr>
            <w:tcW w:w="1757" w:type="dxa"/>
          </w:tcPr>
          <w:p w14:paraId="3886A9B2" w14:textId="77777777" w:rsidR="007D7DD2" w:rsidRDefault="007D7DD2" w:rsidP="007D7DD2">
            <w:pPr>
              <w:spacing w:after="120"/>
              <w:rPr>
                <w:ins w:id="1148" w:author="Daniel Rohde" w:date="2022-12-20T00:06:00Z"/>
                <w:sz w:val="18"/>
                <w:szCs w:val="18"/>
                <w:lang w:val="en-GB"/>
              </w:rPr>
            </w:pPr>
            <w:ins w:id="1149" w:author="Daniel Rohde" w:date="2022-12-20T00:06:00Z">
              <w:r>
                <w:rPr>
                  <w:sz w:val="18"/>
                  <w:szCs w:val="18"/>
                  <w:lang w:val="en-GB"/>
                </w:rPr>
                <w:t>S</w:t>
              </w:r>
              <w:r w:rsidRPr="005A4C9E">
                <w:rPr>
                  <w:sz w:val="18"/>
                  <w:szCs w:val="18"/>
                  <w:lang w:val="en-GB"/>
                </w:rPr>
                <w:t>et to zero if the feature size does not scale with depth</w:t>
              </w:r>
              <w:r>
                <w:rPr>
                  <w:sz w:val="18"/>
                  <w:szCs w:val="18"/>
                  <w:lang w:val="en-GB"/>
                </w:rPr>
                <w:t>.</w:t>
              </w:r>
            </w:ins>
          </w:p>
          <w:p w14:paraId="3E3CF783" w14:textId="4F2E2864" w:rsidR="007D7DD2" w:rsidRPr="00872C97" w:rsidRDefault="007D7DD2" w:rsidP="007D7DD2">
            <w:pPr>
              <w:spacing w:after="120"/>
              <w:rPr>
                <w:ins w:id="1150" w:author="Daniel Rohde" w:date="2022-12-20T00:06:00Z"/>
                <w:sz w:val="18"/>
                <w:szCs w:val="18"/>
                <w:lang w:val="en-GB"/>
              </w:rPr>
            </w:pPr>
            <w:ins w:id="1151" w:author="Daniel Rohde" w:date="2022-12-20T00:06:00Z">
              <w:r>
                <w:rPr>
                  <w:sz w:val="18"/>
                  <w:szCs w:val="18"/>
                  <w:lang w:val="en-GB"/>
                </w:rPr>
                <w:t>See Notes 3 and 4.</w:t>
              </w:r>
            </w:ins>
          </w:p>
        </w:tc>
      </w:tr>
      <w:tr w:rsidR="007D7DD2" w:rsidRPr="00872C97" w14:paraId="15164B60" w14:textId="77777777" w:rsidTr="00A14048">
        <w:trPr>
          <w:cantSplit/>
          <w:ins w:id="1152" w:author="Daniel Rohde" w:date="2022-12-20T00:06:00Z"/>
        </w:trPr>
        <w:tc>
          <w:tcPr>
            <w:tcW w:w="456" w:type="dxa"/>
          </w:tcPr>
          <w:p w14:paraId="559E3D24" w14:textId="28876280" w:rsidR="007D7DD2" w:rsidRPr="00872C97" w:rsidRDefault="007D7DD2" w:rsidP="007D7DD2">
            <w:pPr>
              <w:spacing w:after="120"/>
              <w:rPr>
                <w:ins w:id="1153" w:author="Daniel Rohde" w:date="2022-12-20T00:06:00Z"/>
                <w:sz w:val="18"/>
                <w:szCs w:val="18"/>
                <w:lang w:val="en-GB"/>
              </w:rPr>
            </w:pPr>
            <w:ins w:id="1154" w:author="Daniel Rohde" w:date="2022-12-20T00:06:00Z">
              <w:r>
                <w:rPr>
                  <w:sz w:val="18"/>
                  <w:szCs w:val="18"/>
                  <w:lang w:val="en-GB"/>
                </w:rPr>
                <w:t>7</w:t>
              </w:r>
            </w:ins>
          </w:p>
        </w:tc>
        <w:tc>
          <w:tcPr>
            <w:tcW w:w="5021" w:type="dxa"/>
          </w:tcPr>
          <w:p w14:paraId="6EAD4AED" w14:textId="441167B9" w:rsidR="007D7DD2" w:rsidRPr="00872C97" w:rsidRDefault="007D7DD2" w:rsidP="007D7DD2">
            <w:pPr>
              <w:spacing w:after="120"/>
              <w:rPr>
                <w:ins w:id="1155" w:author="Daniel Rohde" w:date="2022-12-20T00:06:00Z"/>
                <w:sz w:val="18"/>
                <w:szCs w:val="18"/>
                <w:lang w:val="en-GB"/>
              </w:rPr>
            </w:pPr>
            <w:proofErr w:type="spellStart"/>
            <w:ins w:id="1156" w:author="Daniel Rohde" w:date="2022-12-20T00:06:00Z">
              <w:r w:rsidRPr="00D17877">
                <w:rPr>
                  <w:sz w:val="18"/>
                  <w:szCs w:val="18"/>
                  <w:lang w:val="en-GB"/>
                </w:rPr>
                <w:t>fullSeafloorCoverageAchieved</w:t>
              </w:r>
              <w:proofErr w:type="spellEnd"/>
            </w:ins>
          </w:p>
        </w:tc>
        <w:tc>
          <w:tcPr>
            <w:tcW w:w="1511" w:type="dxa"/>
          </w:tcPr>
          <w:p w14:paraId="092065B4" w14:textId="3028F3D5" w:rsidR="007D7DD2" w:rsidRPr="00872C97" w:rsidRDefault="007D7DD2" w:rsidP="007D7DD2">
            <w:pPr>
              <w:spacing w:after="120"/>
              <w:rPr>
                <w:ins w:id="1157" w:author="Daniel Rohde" w:date="2022-12-20T00:06:00Z"/>
                <w:sz w:val="18"/>
                <w:szCs w:val="18"/>
                <w:lang w:val="en-GB"/>
              </w:rPr>
            </w:pPr>
            <w:ins w:id="1158" w:author="Daniel Rohde" w:date="2022-12-20T00:06:00Z">
              <w:r w:rsidRPr="00D17877">
                <w:rPr>
                  <w:sz w:val="18"/>
                  <w:szCs w:val="18"/>
                  <w:lang w:val="en-GB"/>
                </w:rPr>
                <w:t>Expression stating if full seafloor coverage has been achieved in the area covered by hydrographic surveys.</w:t>
              </w:r>
            </w:ins>
          </w:p>
        </w:tc>
        <w:tc>
          <w:tcPr>
            <w:tcW w:w="586" w:type="dxa"/>
          </w:tcPr>
          <w:p w14:paraId="46703911" w14:textId="65BFBC50" w:rsidR="007D7DD2" w:rsidRDefault="007D7DD2" w:rsidP="007D7DD2">
            <w:pPr>
              <w:spacing w:after="120"/>
              <w:rPr>
                <w:ins w:id="1159" w:author="Daniel Rohde" w:date="2022-12-20T00:06:00Z"/>
                <w:sz w:val="18"/>
                <w:szCs w:val="18"/>
                <w:lang w:val="en-GB"/>
              </w:rPr>
            </w:pPr>
            <w:ins w:id="1160" w:author="Daniel Rohde" w:date="2022-12-20T00:06:00Z">
              <w:r>
                <w:rPr>
                  <w:sz w:val="18"/>
                  <w:szCs w:val="18"/>
                  <w:lang w:val="en-GB"/>
                </w:rPr>
                <w:t>0..1</w:t>
              </w:r>
            </w:ins>
          </w:p>
        </w:tc>
        <w:tc>
          <w:tcPr>
            <w:tcW w:w="1245" w:type="dxa"/>
          </w:tcPr>
          <w:p w14:paraId="3AEA6AC1" w14:textId="6AC4F6DA" w:rsidR="007D7DD2" w:rsidRPr="00872C97" w:rsidRDefault="007D7DD2" w:rsidP="007D7DD2">
            <w:pPr>
              <w:spacing w:after="120"/>
              <w:rPr>
                <w:ins w:id="1161" w:author="Daniel Rohde" w:date="2022-12-20T00:06:00Z"/>
                <w:sz w:val="18"/>
                <w:szCs w:val="18"/>
                <w:lang w:val="en-GB"/>
              </w:rPr>
            </w:pPr>
            <w:ins w:id="1162" w:author="Daniel Rohde" w:date="2022-12-20T00:06:00Z">
              <w:r>
                <w:rPr>
                  <w:sz w:val="18"/>
                  <w:szCs w:val="18"/>
                  <w:lang w:val="en-GB"/>
                </w:rPr>
                <w:t>Integer unsigned 8-bit</w:t>
              </w:r>
            </w:ins>
          </w:p>
        </w:tc>
        <w:tc>
          <w:tcPr>
            <w:tcW w:w="1757" w:type="dxa"/>
          </w:tcPr>
          <w:p w14:paraId="79A7D4A0" w14:textId="77777777" w:rsidR="007D7DD2" w:rsidRDefault="007D7DD2" w:rsidP="007D7DD2">
            <w:pPr>
              <w:spacing w:after="120"/>
              <w:rPr>
                <w:ins w:id="1163" w:author="Daniel Rohde" w:date="2022-12-20T00:06:00Z"/>
                <w:sz w:val="18"/>
                <w:szCs w:val="18"/>
                <w:lang w:val="en-GB"/>
              </w:rPr>
            </w:pPr>
            <w:ins w:id="1164" w:author="Daniel Rohde" w:date="2022-12-20T00:06:00Z">
              <w:r>
                <w:rPr>
                  <w:sz w:val="18"/>
                  <w:szCs w:val="18"/>
                  <w:lang w:val="en-GB"/>
                </w:rPr>
                <w:t xml:space="preserve">Boolean, </w:t>
              </w:r>
              <w:r w:rsidRPr="00872C97">
                <w:rPr>
                  <w:sz w:val="18"/>
                  <w:szCs w:val="18"/>
                  <w:lang w:val="en-GB"/>
                </w:rPr>
                <w:t>Values: 1 (TRUE); 0 (FALSE)</w:t>
              </w:r>
            </w:ins>
          </w:p>
          <w:p w14:paraId="4E0E4913" w14:textId="2518C492" w:rsidR="007D7DD2" w:rsidRPr="00872C97" w:rsidRDefault="007D7DD2" w:rsidP="007D7DD2">
            <w:pPr>
              <w:spacing w:after="120"/>
              <w:rPr>
                <w:ins w:id="1165" w:author="Daniel Rohde" w:date="2022-12-20T00:06:00Z"/>
                <w:sz w:val="18"/>
                <w:szCs w:val="18"/>
                <w:lang w:val="en-GB"/>
              </w:rPr>
            </w:pPr>
            <w:ins w:id="1166" w:author="Daniel Rohde" w:date="2022-12-20T00:06:00Z">
              <w:r>
                <w:rPr>
                  <w:sz w:val="18"/>
                  <w:szCs w:val="18"/>
                  <w:lang w:val="en-GB"/>
                </w:rPr>
                <w:t>See Note 5.</w:t>
              </w:r>
            </w:ins>
          </w:p>
        </w:tc>
      </w:tr>
      <w:tr w:rsidR="007D7DD2" w:rsidRPr="00872C97" w14:paraId="6DAF5121" w14:textId="77777777" w:rsidTr="00A14048">
        <w:trPr>
          <w:cantSplit/>
          <w:ins w:id="1167" w:author="Daniel Rohde" w:date="2022-12-20T00:06:00Z"/>
        </w:trPr>
        <w:tc>
          <w:tcPr>
            <w:tcW w:w="456" w:type="dxa"/>
          </w:tcPr>
          <w:p w14:paraId="353FF490" w14:textId="4C181364" w:rsidR="007D7DD2" w:rsidRPr="00872C97" w:rsidRDefault="007D7DD2" w:rsidP="007D7DD2">
            <w:pPr>
              <w:spacing w:after="120"/>
              <w:rPr>
                <w:ins w:id="1168" w:author="Daniel Rohde" w:date="2022-12-20T00:06:00Z"/>
                <w:sz w:val="18"/>
                <w:szCs w:val="18"/>
                <w:lang w:val="en-GB"/>
              </w:rPr>
            </w:pPr>
            <w:ins w:id="1169" w:author="Daniel Rohde" w:date="2022-12-20T00:06:00Z">
              <w:r>
                <w:rPr>
                  <w:sz w:val="18"/>
                  <w:szCs w:val="18"/>
                  <w:lang w:val="en-GB"/>
                </w:rPr>
                <w:t>8</w:t>
              </w:r>
            </w:ins>
          </w:p>
        </w:tc>
        <w:tc>
          <w:tcPr>
            <w:tcW w:w="5021" w:type="dxa"/>
          </w:tcPr>
          <w:p w14:paraId="135663D1" w14:textId="213EF073" w:rsidR="007D7DD2" w:rsidRPr="00872C97" w:rsidRDefault="007D7DD2" w:rsidP="007D7DD2">
            <w:pPr>
              <w:spacing w:after="120"/>
              <w:rPr>
                <w:ins w:id="1170" w:author="Daniel Rohde" w:date="2022-12-20T00:06:00Z"/>
                <w:sz w:val="18"/>
                <w:szCs w:val="18"/>
                <w:lang w:val="en-GB"/>
              </w:rPr>
            </w:pPr>
            <w:commentRangeStart w:id="1171"/>
            <w:proofErr w:type="spellStart"/>
            <w:ins w:id="1172" w:author="Daniel Rohde" w:date="2022-12-20T00:06:00Z">
              <w:r w:rsidRPr="00872C97">
                <w:rPr>
                  <w:sz w:val="18"/>
                  <w:szCs w:val="18"/>
                  <w:lang w:val="en-GB"/>
                </w:rPr>
                <w:t>bathyCoverage</w:t>
              </w:r>
              <w:commentRangeEnd w:id="1171"/>
              <w:proofErr w:type="spellEnd"/>
              <w:r>
                <w:rPr>
                  <w:rStyle w:val="CommentReference"/>
                </w:rPr>
                <w:commentReference w:id="1171"/>
              </w:r>
            </w:ins>
          </w:p>
        </w:tc>
        <w:tc>
          <w:tcPr>
            <w:tcW w:w="1511" w:type="dxa"/>
          </w:tcPr>
          <w:p w14:paraId="743FF668" w14:textId="74A49141" w:rsidR="007D7DD2" w:rsidRPr="00872C97" w:rsidRDefault="007D7DD2" w:rsidP="007D7DD2">
            <w:pPr>
              <w:spacing w:after="120"/>
              <w:rPr>
                <w:ins w:id="1173" w:author="Daniel Rohde" w:date="2022-12-20T00:06:00Z"/>
                <w:sz w:val="18"/>
                <w:szCs w:val="18"/>
                <w:lang w:val="en-GB"/>
              </w:rPr>
            </w:pPr>
            <w:ins w:id="1174" w:author="Daniel Rohde" w:date="2022-12-20T00:06:00Z">
              <w:r>
                <w:rPr>
                  <w:sz w:val="18"/>
                  <w:szCs w:val="18"/>
                  <w:lang w:val="en-GB"/>
                </w:rPr>
                <w:t>Flag for nodes populated by interpolation.</w:t>
              </w:r>
            </w:ins>
          </w:p>
        </w:tc>
        <w:tc>
          <w:tcPr>
            <w:tcW w:w="586" w:type="dxa"/>
          </w:tcPr>
          <w:p w14:paraId="6ACCB9A9" w14:textId="3B2FDEB8" w:rsidR="007D7DD2" w:rsidRDefault="007D7DD2" w:rsidP="007D7DD2">
            <w:pPr>
              <w:spacing w:after="120"/>
              <w:rPr>
                <w:ins w:id="1175" w:author="Daniel Rohde" w:date="2022-12-20T00:06:00Z"/>
                <w:sz w:val="18"/>
                <w:szCs w:val="18"/>
                <w:lang w:val="en-GB"/>
              </w:rPr>
            </w:pPr>
            <w:ins w:id="1176" w:author="Daniel Rohde" w:date="2022-12-20T00:06:00Z">
              <w:r>
                <w:rPr>
                  <w:sz w:val="18"/>
                  <w:szCs w:val="18"/>
                  <w:lang w:val="en-GB"/>
                </w:rPr>
                <w:t>0..1</w:t>
              </w:r>
            </w:ins>
          </w:p>
        </w:tc>
        <w:tc>
          <w:tcPr>
            <w:tcW w:w="1245" w:type="dxa"/>
          </w:tcPr>
          <w:p w14:paraId="54DCD76F" w14:textId="069B2AF2" w:rsidR="007D7DD2" w:rsidRPr="00872C97" w:rsidRDefault="007D7DD2" w:rsidP="007D7DD2">
            <w:pPr>
              <w:spacing w:after="120"/>
              <w:rPr>
                <w:ins w:id="1177" w:author="Daniel Rohde" w:date="2022-12-20T00:06:00Z"/>
                <w:sz w:val="18"/>
                <w:szCs w:val="18"/>
                <w:lang w:val="en-GB"/>
              </w:rPr>
            </w:pPr>
            <w:ins w:id="1178" w:author="Daniel Rohde" w:date="2022-12-20T00:06:00Z">
              <w:r>
                <w:rPr>
                  <w:sz w:val="18"/>
                  <w:szCs w:val="18"/>
                  <w:lang w:val="en-GB"/>
                </w:rPr>
                <w:t>Integer unsigned 8-bit</w:t>
              </w:r>
            </w:ins>
          </w:p>
        </w:tc>
        <w:tc>
          <w:tcPr>
            <w:tcW w:w="1757" w:type="dxa"/>
          </w:tcPr>
          <w:p w14:paraId="2ABA73AA" w14:textId="77777777" w:rsidR="007D7DD2" w:rsidRDefault="007D7DD2" w:rsidP="007D7DD2">
            <w:pPr>
              <w:spacing w:after="120"/>
              <w:rPr>
                <w:ins w:id="1179" w:author="Daniel Rohde" w:date="2022-12-20T00:06:00Z"/>
                <w:sz w:val="18"/>
                <w:szCs w:val="18"/>
                <w:lang w:val="en-GB"/>
              </w:rPr>
            </w:pPr>
            <w:ins w:id="1180" w:author="Daniel Rohde" w:date="2022-12-20T00:06:00Z">
              <w:r>
                <w:rPr>
                  <w:sz w:val="18"/>
                  <w:szCs w:val="18"/>
                  <w:lang w:val="en-GB"/>
                </w:rPr>
                <w:t xml:space="preserve">Boolean, </w:t>
              </w:r>
              <w:r w:rsidRPr="00872C97">
                <w:rPr>
                  <w:sz w:val="18"/>
                  <w:szCs w:val="18"/>
                  <w:lang w:val="en-GB"/>
                </w:rPr>
                <w:t>Values: 1 (TRUE); 0 (FALSE)</w:t>
              </w:r>
            </w:ins>
          </w:p>
          <w:p w14:paraId="3741ADA5" w14:textId="280C99E8" w:rsidR="007D7DD2" w:rsidRPr="00872C97" w:rsidRDefault="007D7DD2" w:rsidP="007D7DD2">
            <w:pPr>
              <w:spacing w:after="120"/>
              <w:rPr>
                <w:ins w:id="1181" w:author="Daniel Rohde" w:date="2022-12-20T00:06:00Z"/>
                <w:sz w:val="18"/>
                <w:szCs w:val="18"/>
                <w:lang w:val="en-GB"/>
              </w:rPr>
            </w:pPr>
            <w:ins w:id="1182" w:author="Daniel Rohde" w:date="2022-12-20T00:06:00Z">
              <w:r>
                <w:rPr>
                  <w:sz w:val="18"/>
                  <w:szCs w:val="18"/>
                  <w:lang w:val="en-GB"/>
                </w:rPr>
                <w:t>See Note 6.</w:t>
              </w:r>
            </w:ins>
          </w:p>
        </w:tc>
      </w:tr>
      <w:tr w:rsidR="007D7DD2" w:rsidRPr="00872C97" w14:paraId="0AC2D3C8" w14:textId="77777777" w:rsidTr="00A14048">
        <w:trPr>
          <w:cantSplit/>
          <w:ins w:id="1183" w:author="Daniel Rohde" w:date="2022-12-20T00:06:00Z"/>
        </w:trPr>
        <w:tc>
          <w:tcPr>
            <w:tcW w:w="456" w:type="dxa"/>
          </w:tcPr>
          <w:p w14:paraId="21EA9A62" w14:textId="2905DE84" w:rsidR="007D7DD2" w:rsidRPr="00872C97" w:rsidRDefault="007D7DD2" w:rsidP="007D7DD2">
            <w:pPr>
              <w:spacing w:after="120"/>
              <w:rPr>
                <w:ins w:id="1184" w:author="Daniel Rohde" w:date="2022-12-20T00:06:00Z"/>
                <w:sz w:val="18"/>
                <w:szCs w:val="18"/>
                <w:lang w:val="en-GB"/>
              </w:rPr>
            </w:pPr>
            <w:ins w:id="1185" w:author="Daniel Rohde" w:date="2022-12-20T00:06:00Z">
              <w:r>
                <w:rPr>
                  <w:sz w:val="18"/>
                  <w:szCs w:val="18"/>
                  <w:lang w:val="en-GB"/>
                </w:rPr>
                <w:t>9</w:t>
              </w:r>
            </w:ins>
          </w:p>
        </w:tc>
        <w:tc>
          <w:tcPr>
            <w:tcW w:w="5021" w:type="dxa"/>
          </w:tcPr>
          <w:p w14:paraId="79C8560C" w14:textId="192F3755" w:rsidR="007D7DD2" w:rsidRPr="00872C97" w:rsidRDefault="007D7DD2" w:rsidP="007D7DD2">
            <w:pPr>
              <w:spacing w:after="120"/>
              <w:rPr>
                <w:ins w:id="1186" w:author="Daniel Rohde" w:date="2022-12-20T00:06:00Z"/>
                <w:sz w:val="18"/>
                <w:szCs w:val="18"/>
                <w:lang w:val="en-GB"/>
              </w:rPr>
            </w:pPr>
            <w:proofErr w:type="spellStart"/>
            <w:ins w:id="1187" w:author="Daniel Rohde" w:date="2022-12-20T00:06:00Z">
              <w:r>
                <w:t>zoneOfConfidence</w:t>
              </w:r>
              <w:proofErr w:type="spellEnd"/>
              <w:r>
                <w:br/>
                <w:t>.</w:t>
              </w:r>
              <w:proofErr w:type="spellStart"/>
              <w:r>
                <w:t>horizontalPositionUncertainty</w:t>
              </w:r>
              <w:proofErr w:type="spellEnd"/>
              <w:r>
                <w:br/>
                <w:t>.</w:t>
              </w:r>
              <w:proofErr w:type="spellStart"/>
              <w:r>
                <w:t>uncertaintyFixed</w:t>
              </w:r>
              <w:proofErr w:type="spellEnd"/>
            </w:ins>
          </w:p>
        </w:tc>
        <w:tc>
          <w:tcPr>
            <w:tcW w:w="1511" w:type="dxa"/>
          </w:tcPr>
          <w:p w14:paraId="1599FC54" w14:textId="524BAA02" w:rsidR="007D7DD2" w:rsidRPr="00872C97" w:rsidRDefault="007D7DD2" w:rsidP="007D7DD2">
            <w:pPr>
              <w:spacing w:after="120"/>
              <w:rPr>
                <w:ins w:id="1188" w:author="Daniel Rohde" w:date="2022-12-20T00:06:00Z"/>
                <w:sz w:val="18"/>
                <w:szCs w:val="18"/>
                <w:lang w:val="en-GB"/>
              </w:rPr>
            </w:pPr>
            <w:ins w:id="1189" w:author="Daniel Rohde" w:date="2022-12-20T00:06:00Z">
              <w:r w:rsidRPr="00341D8F">
                <w:rPr>
                  <w:sz w:val="18"/>
                  <w:szCs w:val="18"/>
                  <w:lang w:val="en-GB"/>
                </w:rPr>
                <w:t xml:space="preserve">The best estimate of the fixed horizontal </w:t>
              </w:r>
              <w:r w:rsidRPr="00A14048">
                <w:rPr>
                  <w:strike/>
                  <w:sz w:val="18"/>
                  <w:szCs w:val="18"/>
                  <w:lang w:val="en-GB"/>
                </w:rPr>
                <w:t>or vertical</w:t>
              </w:r>
              <w:r w:rsidRPr="00341D8F">
                <w:rPr>
                  <w:sz w:val="18"/>
                  <w:szCs w:val="18"/>
                  <w:lang w:val="en-GB"/>
                </w:rPr>
                <w:t xml:space="preserve"> accuracy component for positions</w:t>
              </w:r>
              <w:r w:rsidRPr="00A14048">
                <w:rPr>
                  <w:strike/>
                  <w:sz w:val="18"/>
                  <w:szCs w:val="18"/>
                  <w:lang w:val="en-GB"/>
                </w:rPr>
                <w:t xml:space="preserve">, depths, heights, vertical </w:t>
              </w:r>
              <w:proofErr w:type="gramStart"/>
              <w:r w:rsidRPr="00A14048">
                <w:rPr>
                  <w:strike/>
                  <w:sz w:val="18"/>
                  <w:szCs w:val="18"/>
                  <w:lang w:val="en-GB"/>
                </w:rPr>
                <w:t>distances</w:t>
              </w:r>
              <w:proofErr w:type="gramEnd"/>
              <w:r w:rsidRPr="00A14048">
                <w:rPr>
                  <w:strike/>
                  <w:sz w:val="18"/>
                  <w:szCs w:val="18"/>
                  <w:lang w:val="en-GB"/>
                </w:rPr>
                <w:t xml:space="preserve"> and vertical clearances</w:t>
              </w:r>
              <w:r w:rsidRPr="00341D8F">
                <w:rPr>
                  <w:sz w:val="18"/>
                  <w:szCs w:val="18"/>
                  <w:lang w:val="en-GB"/>
                </w:rPr>
                <w:t>.</w:t>
              </w:r>
            </w:ins>
          </w:p>
        </w:tc>
        <w:tc>
          <w:tcPr>
            <w:tcW w:w="586" w:type="dxa"/>
          </w:tcPr>
          <w:p w14:paraId="2ED98593" w14:textId="551FE79E" w:rsidR="007D7DD2" w:rsidRPr="00872C97" w:rsidRDefault="007D7DD2" w:rsidP="007D7DD2">
            <w:pPr>
              <w:spacing w:after="120"/>
              <w:rPr>
                <w:ins w:id="1190" w:author="Daniel Rohde" w:date="2022-12-20T00:06:00Z"/>
                <w:sz w:val="18"/>
                <w:szCs w:val="18"/>
                <w:lang w:val="en-GB"/>
              </w:rPr>
            </w:pPr>
            <w:ins w:id="1191" w:author="Daniel Rohde" w:date="2022-12-20T00:06:00Z">
              <w:r>
                <w:rPr>
                  <w:sz w:val="18"/>
                  <w:szCs w:val="18"/>
                  <w:lang w:val="en-GB"/>
                </w:rPr>
                <w:t>0..1</w:t>
              </w:r>
            </w:ins>
          </w:p>
        </w:tc>
        <w:tc>
          <w:tcPr>
            <w:tcW w:w="1245" w:type="dxa"/>
          </w:tcPr>
          <w:p w14:paraId="4F71E0A1" w14:textId="436A65A9" w:rsidR="007D7DD2" w:rsidRPr="00872C97" w:rsidRDefault="007D7DD2" w:rsidP="007D7DD2">
            <w:pPr>
              <w:spacing w:after="120"/>
              <w:rPr>
                <w:ins w:id="1192" w:author="Daniel Rohde" w:date="2022-12-20T00:06:00Z"/>
                <w:sz w:val="18"/>
                <w:szCs w:val="18"/>
                <w:lang w:val="en-GB"/>
              </w:rPr>
            </w:pPr>
            <w:ins w:id="1193" w:author="Daniel Rohde" w:date="2022-12-20T00:06:00Z">
              <w:r w:rsidRPr="00872C97">
                <w:rPr>
                  <w:sz w:val="18"/>
                  <w:szCs w:val="18"/>
                  <w:lang w:val="en-GB"/>
                </w:rPr>
                <w:t>Float</w:t>
              </w:r>
              <w:r>
                <w:rPr>
                  <w:sz w:val="18"/>
                  <w:szCs w:val="18"/>
                  <w:lang w:val="en-GB"/>
                </w:rPr>
                <w:t xml:space="preserve"> 32-bit</w:t>
              </w:r>
            </w:ins>
          </w:p>
        </w:tc>
        <w:tc>
          <w:tcPr>
            <w:tcW w:w="1757" w:type="dxa"/>
          </w:tcPr>
          <w:p w14:paraId="5EC37094" w14:textId="1BDC1D0E" w:rsidR="007D7DD2" w:rsidRPr="00872C97" w:rsidRDefault="007D7DD2" w:rsidP="007D7DD2">
            <w:pPr>
              <w:spacing w:after="120"/>
              <w:rPr>
                <w:ins w:id="1194" w:author="Daniel Rohde" w:date="2022-12-20T00:06:00Z"/>
                <w:sz w:val="18"/>
                <w:szCs w:val="18"/>
                <w:lang w:val="en-GB"/>
              </w:rPr>
            </w:pPr>
            <w:ins w:id="1195" w:author="Daniel Rohde" w:date="2022-12-20T00:06:00Z">
              <w:r>
                <w:rPr>
                  <w:sz w:val="18"/>
                  <w:szCs w:val="18"/>
                  <w:lang w:val="en-GB"/>
                </w:rPr>
                <w:t xml:space="preserve">Specialized from </w:t>
              </w:r>
              <w:proofErr w:type="spellStart"/>
              <w:r>
                <w:rPr>
                  <w:sz w:val="18"/>
                  <w:szCs w:val="18"/>
                  <w:lang w:val="en-GB"/>
                </w:rPr>
                <w:t>uncertaintyFixed</w:t>
              </w:r>
              <w:proofErr w:type="spellEnd"/>
              <w:r>
                <w:rPr>
                  <w:sz w:val="18"/>
                  <w:szCs w:val="18"/>
                  <w:lang w:val="en-GB"/>
                </w:rPr>
                <w:t xml:space="preserve"> in GI Registry</w:t>
              </w:r>
            </w:ins>
          </w:p>
        </w:tc>
      </w:tr>
      <w:tr w:rsidR="007D7DD2" w:rsidRPr="00872C97" w14:paraId="3D487237" w14:textId="77777777" w:rsidTr="00A14048">
        <w:trPr>
          <w:cantSplit/>
          <w:ins w:id="1196" w:author="Daniel Rohde" w:date="2022-12-20T00:06:00Z"/>
        </w:trPr>
        <w:tc>
          <w:tcPr>
            <w:tcW w:w="456" w:type="dxa"/>
          </w:tcPr>
          <w:p w14:paraId="3F99B1F0" w14:textId="6429E7A3" w:rsidR="007D7DD2" w:rsidRPr="00872C97" w:rsidRDefault="007D7DD2" w:rsidP="007D7DD2">
            <w:pPr>
              <w:spacing w:after="120"/>
              <w:rPr>
                <w:ins w:id="1197" w:author="Daniel Rohde" w:date="2022-12-20T00:06:00Z"/>
                <w:sz w:val="18"/>
                <w:szCs w:val="18"/>
                <w:lang w:val="en-GB"/>
              </w:rPr>
            </w:pPr>
            <w:ins w:id="1198" w:author="Daniel Rohde" w:date="2022-12-20T00:06:00Z">
              <w:r>
                <w:rPr>
                  <w:sz w:val="18"/>
                  <w:szCs w:val="18"/>
                  <w:lang w:val="en-GB"/>
                </w:rPr>
                <w:lastRenderedPageBreak/>
                <w:t>10</w:t>
              </w:r>
            </w:ins>
          </w:p>
        </w:tc>
        <w:tc>
          <w:tcPr>
            <w:tcW w:w="5021" w:type="dxa"/>
          </w:tcPr>
          <w:p w14:paraId="6F43565A" w14:textId="2487A0F3" w:rsidR="007D7DD2" w:rsidRPr="00872C97" w:rsidRDefault="007D7DD2" w:rsidP="007D7DD2">
            <w:pPr>
              <w:spacing w:after="120"/>
              <w:rPr>
                <w:ins w:id="1199" w:author="Daniel Rohde" w:date="2022-12-20T00:06:00Z"/>
                <w:sz w:val="18"/>
                <w:szCs w:val="18"/>
                <w:lang w:val="en-GB"/>
              </w:rPr>
            </w:pPr>
            <w:proofErr w:type="spellStart"/>
            <w:ins w:id="1200" w:author="Daniel Rohde" w:date="2022-12-20T00:06:00Z">
              <w:r>
                <w:t>zoneOfConfidence</w:t>
              </w:r>
              <w:proofErr w:type="spellEnd"/>
              <w:r>
                <w:br/>
                <w:t>.</w:t>
              </w:r>
              <w:proofErr w:type="spellStart"/>
              <w:r>
                <w:t>horizontalPositionUncertainty</w:t>
              </w:r>
              <w:proofErr w:type="spellEnd"/>
              <w:r>
                <w:br/>
                <w:t>.</w:t>
              </w:r>
              <w:proofErr w:type="spellStart"/>
              <w:r>
                <w:t>uncertaintyVariableFactor</w:t>
              </w:r>
              <w:proofErr w:type="spellEnd"/>
            </w:ins>
          </w:p>
        </w:tc>
        <w:tc>
          <w:tcPr>
            <w:tcW w:w="1511" w:type="dxa"/>
          </w:tcPr>
          <w:p w14:paraId="0554AB77" w14:textId="133FC36C" w:rsidR="007D7DD2" w:rsidRPr="00872C97" w:rsidRDefault="007D7DD2" w:rsidP="007D7DD2">
            <w:pPr>
              <w:spacing w:after="120"/>
              <w:rPr>
                <w:ins w:id="1201" w:author="Daniel Rohde" w:date="2022-12-20T00:06:00Z"/>
                <w:sz w:val="18"/>
                <w:szCs w:val="18"/>
                <w:lang w:val="en-GB"/>
              </w:rPr>
            </w:pPr>
            <w:ins w:id="1202" w:author="Daniel Rohde" w:date="2022-12-20T00:06:00Z">
              <w:r w:rsidRPr="00341D8F">
                <w:rPr>
                  <w:sz w:val="18"/>
                  <w:szCs w:val="18"/>
                  <w:lang w:val="en-GB"/>
                </w:rPr>
                <w:t xml:space="preserve">The factor to be applied to the variable component of an uncertainty equation </w:t>
              </w:r>
              <w:proofErr w:type="gramStart"/>
              <w:r w:rsidRPr="00341D8F">
                <w:rPr>
                  <w:sz w:val="18"/>
                  <w:szCs w:val="18"/>
                  <w:lang w:val="en-GB"/>
                </w:rPr>
                <w:t>so as to</w:t>
              </w:r>
              <w:proofErr w:type="gramEnd"/>
              <w:r w:rsidRPr="00341D8F">
                <w:rPr>
                  <w:sz w:val="18"/>
                  <w:szCs w:val="18"/>
                  <w:lang w:val="en-GB"/>
                </w:rPr>
                <w:t xml:space="preserve"> provide the best estimate of the variable horizontal </w:t>
              </w:r>
              <w:r w:rsidRPr="00A14048">
                <w:rPr>
                  <w:strike/>
                  <w:sz w:val="18"/>
                  <w:szCs w:val="18"/>
                  <w:lang w:val="en-GB"/>
                </w:rPr>
                <w:t>or vertical</w:t>
              </w:r>
              <w:r w:rsidRPr="00341D8F">
                <w:rPr>
                  <w:sz w:val="18"/>
                  <w:szCs w:val="18"/>
                  <w:lang w:val="en-GB"/>
                </w:rPr>
                <w:t xml:space="preserve"> accuracy component for positions</w:t>
              </w:r>
              <w:r w:rsidRPr="00A14048">
                <w:rPr>
                  <w:strike/>
                  <w:sz w:val="18"/>
                  <w:szCs w:val="18"/>
                  <w:lang w:val="en-GB"/>
                </w:rPr>
                <w:t>, depths, heights, vertical distances and vertical clearances</w:t>
              </w:r>
              <w:r w:rsidRPr="00341D8F">
                <w:rPr>
                  <w:sz w:val="18"/>
                  <w:szCs w:val="18"/>
                  <w:lang w:val="en-GB"/>
                </w:rPr>
                <w:t>.</w:t>
              </w:r>
            </w:ins>
          </w:p>
        </w:tc>
        <w:tc>
          <w:tcPr>
            <w:tcW w:w="586" w:type="dxa"/>
          </w:tcPr>
          <w:p w14:paraId="3CC9813A" w14:textId="05802AF1" w:rsidR="007D7DD2" w:rsidRPr="00872C97" w:rsidRDefault="007D7DD2" w:rsidP="007D7DD2">
            <w:pPr>
              <w:spacing w:after="120"/>
              <w:rPr>
                <w:ins w:id="1203" w:author="Daniel Rohde" w:date="2022-12-20T00:06:00Z"/>
                <w:sz w:val="18"/>
                <w:szCs w:val="18"/>
                <w:lang w:val="en-GB"/>
              </w:rPr>
            </w:pPr>
            <w:ins w:id="1204" w:author="Daniel Rohde" w:date="2022-12-20T00:06:00Z">
              <w:r>
                <w:rPr>
                  <w:sz w:val="18"/>
                  <w:szCs w:val="18"/>
                  <w:lang w:val="en-GB"/>
                </w:rPr>
                <w:t>0..1</w:t>
              </w:r>
            </w:ins>
          </w:p>
        </w:tc>
        <w:tc>
          <w:tcPr>
            <w:tcW w:w="1245" w:type="dxa"/>
          </w:tcPr>
          <w:p w14:paraId="1C42B5F2" w14:textId="02364F5E" w:rsidR="007D7DD2" w:rsidRPr="00872C97" w:rsidRDefault="007D7DD2" w:rsidP="007D7DD2">
            <w:pPr>
              <w:spacing w:after="120"/>
              <w:rPr>
                <w:ins w:id="1205" w:author="Daniel Rohde" w:date="2022-12-20T00:06:00Z"/>
                <w:sz w:val="18"/>
                <w:szCs w:val="18"/>
                <w:lang w:val="en-GB"/>
              </w:rPr>
            </w:pPr>
            <w:ins w:id="1206" w:author="Daniel Rohde" w:date="2022-12-20T00:06:00Z">
              <w:r w:rsidRPr="00872C97">
                <w:rPr>
                  <w:sz w:val="18"/>
                  <w:szCs w:val="18"/>
                  <w:lang w:val="en-GB"/>
                </w:rPr>
                <w:t>Float</w:t>
              </w:r>
              <w:r>
                <w:rPr>
                  <w:sz w:val="18"/>
                  <w:szCs w:val="18"/>
                  <w:lang w:val="en-GB"/>
                </w:rPr>
                <w:t xml:space="preserve"> 32-bit</w:t>
              </w:r>
            </w:ins>
          </w:p>
        </w:tc>
        <w:tc>
          <w:tcPr>
            <w:tcW w:w="1757" w:type="dxa"/>
          </w:tcPr>
          <w:p w14:paraId="464AC3DB" w14:textId="4DA49867" w:rsidR="007D7DD2" w:rsidRPr="00872C97" w:rsidRDefault="007D7DD2" w:rsidP="007D7DD2">
            <w:pPr>
              <w:spacing w:after="120"/>
              <w:rPr>
                <w:ins w:id="1207" w:author="Daniel Rohde" w:date="2022-12-20T00:06:00Z"/>
                <w:sz w:val="18"/>
                <w:szCs w:val="18"/>
                <w:lang w:val="en-GB"/>
              </w:rPr>
            </w:pPr>
            <w:ins w:id="1208" w:author="Daniel Rohde" w:date="2022-12-20T00:06:00Z">
              <w:r>
                <w:rPr>
                  <w:sz w:val="18"/>
                  <w:szCs w:val="18"/>
                  <w:lang w:val="en-GB"/>
                </w:rPr>
                <w:t xml:space="preserve">Specialized from </w:t>
              </w:r>
              <w:proofErr w:type="spellStart"/>
              <w:r>
                <w:rPr>
                  <w:sz w:val="18"/>
                  <w:szCs w:val="18"/>
                  <w:lang w:val="en-GB"/>
                </w:rPr>
                <w:t>uncertaintyVariable‌Factor</w:t>
              </w:r>
              <w:proofErr w:type="spellEnd"/>
              <w:r>
                <w:rPr>
                  <w:sz w:val="18"/>
                  <w:szCs w:val="18"/>
                  <w:lang w:val="en-GB"/>
                </w:rPr>
                <w:t xml:space="preserve"> in GI Registry</w:t>
              </w:r>
            </w:ins>
          </w:p>
        </w:tc>
      </w:tr>
      <w:tr w:rsidR="007D7DD2" w:rsidRPr="00872C97" w14:paraId="4A4B21A5" w14:textId="77777777" w:rsidTr="00A14048">
        <w:trPr>
          <w:cantSplit/>
          <w:ins w:id="1209" w:author="Daniel Rohde" w:date="2022-12-20T00:06:00Z"/>
        </w:trPr>
        <w:tc>
          <w:tcPr>
            <w:tcW w:w="456" w:type="dxa"/>
          </w:tcPr>
          <w:p w14:paraId="311784FE" w14:textId="110C40C6" w:rsidR="007D7DD2" w:rsidRPr="00872C97" w:rsidRDefault="007D7DD2" w:rsidP="007D7DD2">
            <w:pPr>
              <w:spacing w:after="120"/>
              <w:rPr>
                <w:ins w:id="1210" w:author="Daniel Rohde" w:date="2022-12-20T00:06:00Z"/>
                <w:sz w:val="18"/>
                <w:szCs w:val="18"/>
                <w:lang w:val="en-GB"/>
              </w:rPr>
            </w:pPr>
            <w:ins w:id="1211" w:author="Daniel Rohde" w:date="2022-12-20T00:06:00Z">
              <w:r>
                <w:rPr>
                  <w:sz w:val="18"/>
                  <w:szCs w:val="18"/>
                  <w:lang w:val="en-GB"/>
                </w:rPr>
                <w:t>11</w:t>
              </w:r>
            </w:ins>
          </w:p>
        </w:tc>
        <w:tc>
          <w:tcPr>
            <w:tcW w:w="5021" w:type="dxa"/>
          </w:tcPr>
          <w:p w14:paraId="1F5270AA" w14:textId="0B306C26" w:rsidR="007D7DD2" w:rsidRPr="00872C97" w:rsidRDefault="007D7DD2" w:rsidP="007D7DD2">
            <w:pPr>
              <w:spacing w:after="120"/>
              <w:rPr>
                <w:ins w:id="1212" w:author="Daniel Rohde" w:date="2022-12-20T00:06:00Z"/>
                <w:sz w:val="18"/>
                <w:szCs w:val="18"/>
                <w:lang w:val="en-GB"/>
              </w:rPr>
            </w:pPr>
            <w:proofErr w:type="spellStart"/>
            <w:ins w:id="1213" w:author="Daniel Rohde" w:date="2022-12-20T00:06:00Z">
              <w:r>
                <w:rPr>
                  <w:sz w:val="18"/>
                  <w:szCs w:val="18"/>
                  <w:lang w:val="en-GB"/>
                </w:rPr>
                <w:t>surveyDateRange.dateStart</w:t>
              </w:r>
              <w:proofErr w:type="spellEnd"/>
            </w:ins>
          </w:p>
        </w:tc>
        <w:tc>
          <w:tcPr>
            <w:tcW w:w="1511" w:type="dxa"/>
          </w:tcPr>
          <w:p w14:paraId="38B8E494" w14:textId="4F165203" w:rsidR="007D7DD2" w:rsidRPr="00872C97" w:rsidRDefault="007D7DD2" w:rsidP="007D7DD2">
            <w:pPr>
              <w:spacing w:after="120"/>
              <w:rPr>
                <w:ins w:id="1214" w:author="Daniel Rohde" w:date="2022-12-20T00:06:00Z"/>
                <w:sz w:val="18"/>
                <w:szCs w:val="18"/>
                <w:lang w:val="en-GB"/>
              </w:rPr>
            </w:pPr>
            <w:ins w:id="1215" w:author="Daniel Rohde" w:date="2022-12-20T00:06:00Z">
              <w:r>
                <w:rPr>
                  <w:sz w:val="18"/>
                  <w:szCs w:val="18"/>
                  <w:lang w:val="en-GB"/>
                </w:rPr>
                <w:t>The start date of the period of the hydrographic survey.</w:t>
              </w:r>
            </w:ins>
          </w:p>
        </w:tc>
        <w:tc>
          <w:tcPr>
            <w:tcW w:w="586" w:type="dxa"/>
          </w:tcPr>
          <w:p w14:paraId="5EB92C6E" w14:textId="43B7F0A1" w:rsidR="007D7DD2" w:rsidRPr="00872C97" w:rsidRDefault="007D7DD2" w:rsidP="007D7DD2">
            <w:pPr>
              <w:spacing w:after="120"/>
              <w:rPr>
                <w:ins w:id="1216" w:author="Daniel Rohde" w:date="2022-12-20T00:06:00Z"/>
                <w:sz w:val="18"/>
                <w:szCs w:val="18"/>
                <w:lang w:val="en-GB"/>
              </w:rPr>
            </w:pPr>
            <w:ins w:id="1217" w:author="Daniel Rohde" w:date="2022-12-20T00:06:00Z">
              <w:r>
                <w:rPr>
                  <w:sz w:val="18"/>
                  <w:szCs w:val="18"/>
                  <w:lang w:val="en-GB"/>
                </w:rPr>
                <w:t>0..1</w:t>
              </w:r>
            </w:ins>
          </w:p>
        </w:tc>
        <w:tc>
          <w:tcPr>
            <w:tcW w:w="1245" w:type="dxa"/>
          </w:tcPr>
          <w:p w14:paraId="2825CBCC" w14:textId="196F5268" w:rsidR="007D7DD2" w:rsidRPr="00872C97" w:rsidRDefault="007D7DD2" w:rsidP="007D7DD2">
            <w:pPr>
              <w:spacing w:after="120"/>
              <w:rPr>
                <w:ins w:id="1218" w:author="Daniel Rohde" w:date="2022-12-20T00:06:00Z"/>
                <w:sz w:val="18"/>
                <w:szCs w:val="18"/>
                <w:lang w:val="en-GB"/>
              </w:rPr>
            </w:pPr>
            <w:ins w:id="1219" w:author="Daniel Rohde" w:date="2022-12-20T00:06:00Z">
              <w:r w:rsidRPr="00872C97">
                <w:rPr>
                  <w:sz w:val="18"/>
                  <w:szCs w:val="18"/>
                  <w:lang w:val="en-GB"/>
                </w:rPr>
                <w:t>String</w:t>
              </w:r>
            </w:ins>
          </w:p>
        </w:tc>
        <w:tc>
          <w:tcPr>
            <w:tcW w:w="1757" w:type="dxa"/>
          </w:tcPr>
          <w:p w14:paraId="4D081645" w14:textId="0AD4119B" w:rsidR="007D7DD2" w:rsidRPr="00872C97" w:rsidRDefault="007D7DD2" w:rsidP="007D7DD2">
            <w:pPr>
              <w:spacing w:after="120"/>
              <w:rPr>
                <w:ins w:id="1220" w:author="Daniel Rohde" w:date="2022-12-20T00:06:00Z"/>
                <w:sz w:val="18"/>
                <w:szCs w:val="18"/>
                <w:lang w:val="en-GB"/>
              </w:rPr>
            </w:pPr>
            <w:ins w:id="1221" w:author="Daniel Rohde" w:date="2022-12-20T00:06:00Z">
              <w:r>
                <w:rPr>
                  <w:sz w:val="18"/>
                  <w:szCs w:val="18"/>
                  <w:lang w:val="en-GB"/>
                </w:rPr>
                <w:t>ISO 8601:2004 date format. Complete or truncated date, see S-100 Table 1-2.</w:t>
              </w:r>
            </w:ins>
          </w:p>
        </w:tc>
      </w:tr>
      <w:tr w:rsidR="007D7DD2" w:rsidRPr="00872C97" w14:paraId="16675F38" w14:textId="77777777" w:rsidTr="00A14048">
        <w:trPr>
          <w:cantSplit/>
          <w:ins w:id="1222" w:author="Daniel Rohde" w:date="2022-12-20T00:06:00Z"/>
        </w:trPr>
        <w:tc>
          <w:tcPr>
            <w:tcW w:w="456" w:type="dxa"/>
          </w:tcPr>
          <w:p w14:paraId="6D1A6885" w14:textId="77E23200" w:rsidR="007D7DD2" w:rsidRPr="00872C97" w:rsidRDefault="007D7DD2" w:rsidP="007D7DD2">
            <w:pPr>
              <w:spacing w:after="120"/>
              <w:rPr>
                <w:ins w:id="1223" w:author="Daniel Rohde" w:date="2022-12-20T00:06:00Z"/>
                <w:sz w:val="18"/>
                <w:szCs w:val="18"/>
                <w:lang w:val="en-GB"/>
              </w:rPr>
            </w:pPr>
            <w:ins w:id="1224" w:author="Daniel Rohde" w:date="2022-12-20T00:06:00Z">
              <w:r>
                <w:rPr>
                  <w:sz w:val="18"/>
                  <w:szCs w:val="18"/>
                  <w:lang w:val="en-GB"/>
                </w:rPr>
                <w:t>12</w:t>
              </w:r>
            </w:ins>
          </w:p>
        </w:tc>
        <w:tc>
          <w:tcPr>
            <w:tcW w:w="5021" w:type="dxa"/>
          </w:tcPr>
          <w:p w14:paraId="3F5682D8" w14:textId="6FD8A7D1" w:rsidR="007D7DD2" w:rsidRPr="00872C97" w:rsidRDefault="007D7DD2" w:rsidP="007D7DD2">
            <w:pPr>
              <w:spacing w:after="120"/>
              <w:rPr>
                <w:ins w:id="1225" w:author="Daniel Rohde" w:date="2022-12-20T00:06:00Z"/>
                <w:sz w:val="18"/>
                <w:szCs w:val="18"/>
                <w:lang w:val="en-GB"/>
              </w:rPr>
            </w:pPr>
            <w:proofErr w:type="spellStart"/>
            <w:ins w:id="1226" w:author="Daniel Rohde" w:date="2022-12-20T00:06:00Z">
              <w:r>
                <w:rPr>
                  <w:sz w:val="18"/>
                  <w:szCs w:val="18"/>
                  <w:lang w:val="en-GB"/>
                </w:rPr>
                <w:t>surveyDateRange.dateEnd</w:t>
              </w:r>
              <w:proofErr w:type="spellEnd"/>
            </w:ins>
          </w:p>
        </w:tc>
        <w:tc>
          <w:tcPr>
            <w:tcW w:w="1511" w:type="dxa"/>
          </w:tcPr>
          <w:p w14:paraId="74E67261" w14:textId="1C568B46" w:rsidR="007D7DD2" w:rsidRPr="00872C97" w:rsidRDefault="007D7DD2" w:rsidP="007D7DD2">
            <w:pPr>
              <w:spacing w:after="120"/>
              <w:rPr>
                <w:ins w:id="1227" w:author="Daniel Rohde" w:date="2022-12-20T00:06:00Z"/>
                <w:sz w:val="18"/>
                <w:szCs w:val="18"/>
                <w:lang w:val="en-GB"/>
              </w:rPr>
            </w:pPr>
            <w:ins w:id="1228" w:author="Daniel Rohde" w:date="2022-12-20T00:06:00Z">
              <w:r>
                <w:rPr>
                  <w:sz w:val="18"/>
                  <w:szCs w:val="18"/>
                  <w:lang w:val="en-GB"/>
                </w:rPr>
                <w:t>The end date of the period of the hydrographic survey.</w:t>
              </w:r>
            </w:ins>
          </w:p>
        </w:tc>
        <w:tc>
          <w:tcPr>
            <w:tcW w:w="586" w:type="dxa"/>
          </w:tcPr>
          <w:p w14:paraId="3D0560F5" w14:textId="2B912EA6" w:rsidR="007D7DD2" w:rsidRPr="00872C97" w:rsidRDefault="007D7DD2" w:rsidP="007D7DD2">
            <w:pPr>
              <w:spacing w:after="120"/>
              <w:rPr>
                <w:ins w:id="1229" w:author="Daniel Rohde" w:date="2022-12-20T00:06:00Z"/>
                <w:sz w:val="18"/>
                <w:szCs w:val="18"/>
                <w:lang w:val="en-GB"/>
              </w:rPr>
            </w:pPr>
            <w:ins w:id="1230" w:author="Daniel Rohde" w:date="2022-12-20T00:06:00Z">
              <w:r>
                <w:rPr>
                  <w:sz w:val="18"/>
                  <w:szCs w:val="18"/>
                  <w:lang w:val="en-GB"/>
                </w:rPr>
                <w:t>0..1</w:t>
              </w:r>
            </w:ins>
          </w:p>
        </w:tc>
        <w:tc>
          <w:tcPr>
            <w:tcW w:w="1245" w:type="dxa"/>
          </w:tcPr>
          <w:p w14:paraId="47BEF23E" w14:textId="00EA7133" w:rsidR="007D7DD2" w:rsidRPr="00872C97" w:rsidRDefault="007D7DD2" w:rsidP="007D7DD2">
            <w:pPr>
              <w:spacing w:after="120"/>
              <w:rPr>
                <w:ins w:id="1231" w:author="Daniel Rohde" w:date="2022-12-20T00:06:00Z"/>
                <w:sz w:val="18"/>
                <w:szCs w:val="18"/>
                <w:lang w:val="en-GB"/>
              </w:rPr>
            </w:pPr>
            <w:ins w:id="1232" w:author="Daniel Rohde" w:date="2022-12-20T00:06:00Z">
              <w:r w:rsidRPr="00872C97">
                <w:rPr>
                  <w:sz w:val="18"/>
                  <w:szCs w:val="18"/>
                  <w:lang w:val="en-GB"/>
                </w:rPr>
                <w:t>String</w:t>
              </w:r>
            </w:ins>
          </w:p>
        </w:tc>
        <w:tc>
          <w:tcPr>
            <w:tcW w:w="1757" w:type="dxa"/>
          </w:tcPr>
          <w:p w14:paraId="036009DF" w14:textId="20F1A8FE" w:rsidR="007D7DD2" w:rsidRPr="00872C97" w:rsidRDefault="007D7DD2" w:rsidP="007D7DD2">
            <w:pPr>
              <w:spacing w:after="120"/>
              <w:rPr>
                <w:ins w:id="1233" w:author="Daniel Rohde" w:date="2022-12-20T00:06:00Z"/>
                <w:sz w:val="18"/>
                <w:szCs w:val="18"/>
                <w:lang w:val="en-GB"/>
              </w:rPr>
            </w:pPr>
            <w:ins w:id="1234" w:author="Daniel Rohde" w:date="2022-12-20T00:06:00Z">
              <w:r>
                <w:rPr>
                  <w:sz w:val="18"/>
                  <w:szCs w:val="18"/>
                  <w:lang w:val="en-GB"/>
                </w:rPr>
                <w:t>ISO 8601:2004 date format. Complete or truncated date, see S-100 Table 1-2.</w:t>
              </w:r>
            </w:ins>
          </w:p>
        </w:tc>
      </w:tr>
      <w:tr w:rsidR="007D7DD2" w:rsidRPr="00872C97" w14:paraId="4553F60F" w14:textId="77777777" w:rsidTr="00A14048">
        <w:trPr>
          <w:cantSplit/>
          <w:ins w:id="1235" w:author="Daniel Rohde" w:date="2022-12-20T00:06:00Z"/>
        </w:trPr>
        <w:tc>
          <w:tcPr>
            <w:tcW w:w="456" w:type="dxa"/>
          </w:tcPr>
          <w:p w14:paraId="154313DE" w14:textId="69D3C9A8" w:rsidR="007D7DD2" w:rsidRPr="00872C97" w:rsidRDefault="007D7DD2" w:rsidP="007D7DD2">
            <w:pPr>
              <w:spacing w:after="120"/>
              <w:rPr>
                <w:ins w:id="1236" w:author="Daniel Rohde" w:date="2022-12-20T00:06:00Z"/>
                <w:sz w:val="18"/>
                <w:szCs w:val="18"/>
                <w:lang w:val="en-GB"/>
              </w:rPr>
            </w:pPr>
            <w:ins w:id="1237" w:author="Daniel Rohde" w:date="2022-12-20T00:06:00Z">
              <w:r>
                <w:rPr>
                  <w:sz w:val="18"/>
                  <w:szCs w:val="18"/>
                  <w:lang w:val="en-GB"/>
                </w:rPr>
                <w:t>12</w:t>
              </w:r>
            </w:ins>
          </w:p>
        </w:tc>
        <w:tc>
          <w:tcPr>
            <w:tcW w:w="5021" w:type="dxa"/>
          </w:tcPr>
          <w:p w14:paraId="16BCAB75" w14:textId="2928975A" w:rsidR="007D7DD2" w:rsidRPr="00872C97" w:rsidRDefault="007D7DD2" w:rsidP="007D7DD2">
            <w:pPr>
              <w:spacing w:after="120"/>
              <w:rPr>
                <w:ins w:id="1238" w:author="Daniel Rohde" w:date="2022-12-20T00:06:00Z"/>
                <w:sz w:val="18"/>
                <w:szCs w:val="18"/>
                <w:lang w:val="en-GB"/>
              </w:rPr>
            </w:pPr>
            <w:proofErr w:type="spellStart"/>
            <w:ins w:id="1239" w:author="Daniel Rohde" w:date="2022-12-20T00:06:00Z">
              <w:r w:rsidRPr="00872C97">
                <w:rPr>
                  <w:sz w:val="18"/>
                  <w:szCs w:val="18"/>
                  <w:lang w:val="en-GB"/>
                </w:rPr>
                <w:t>sourceSurveyID</w:t>
              </w:r>
              <w:proofErr w:type="spellEnd"/>
            </w:ins>
          </w:p>
        </w:tc>
        <w:tc>
          <w:tcPr>
            <w:tcW w:w="1511" w:type="dxa"/>
          </w:tcPr>
          <w:p w14:paraId="5F0A5F40" w14:textId="77777777" w:rsidR="007D7DD2" w:rsidRPr="00872C97" w:rsidRDefault="007D7DD2" w:rsidP="007D7DD2">
            <w:pPr>
              <w:spacing w:after="120"/>
              <w:rPr>
                <w:ins w:id="1240" w:author="Daniel Rohde" w:date="2022-12-20T00:06:00Z"/>
                <w:sz w:val="18"/>
                <w:szCs w:val="18"/>
                <w:lang w:val="en-GB"/>
              </w:rPr>
            </w:pPr>
            <w:ins w:id="1241" w:author="Daniel Rohde" w:date="2022-12-20T00:06:00Z">
              <w:r w:rsidRPr="00872C97">
                <w:rPr>
                  <w:sz w:val="18"/>
                  <w:szCs w:val="18"/>
                  <w:lang w:val="en-GB"/>
                </w:rPr>
                <w:t>The survey filename or ID</w:t>
              </w:r>
            </w:ins>
          </w:p>
        </w:tc>
        <w:tc>
          <w:tcPr>
            <w:tcW w:w="586" w:type="dxa"/>
          </w:tcPr>
          <w:p w14:paraId="58874D07" w14:textId="569D5F36" w:rsidR="007D7DD2" w:rsidRPr="00872C97" w:rsidRDefault="007D7DD2" w:rsidP="007D7DD2">
            <w:pPr>
              <w:spacing w:after="120"/>
              <w:rPr>
                <w:ins w:id="1242" w:author="Daniel Rohde" w:date="2022-12-20T00:06:00Z"/>
                <w:sz w:val="18"/>
                <w:szCs w:val="18"/>
                <w:lang w:val="en-GB"/>
              </w:rPr>
            </w:pPr>
            <w:ins w:id="1243" w:author="Daniel Rohde" w:date="2022-12-20T00:06:00Z">
              <w:r>
                <w:rPr>
                  <w:sz w:val="18"/>
                  <w:szCs w:val="18"/>
                  <w:lang w:val="en-GB"/>
                </w:rPr>
                <w:t>0..1</w:t>
              </w:r>
            </w:ins>
          </w:p>
        </w:tc>
        <w:tc>
          <w:tcPr>
            <w:tcW w:w="1245" w:type="dxa"/>
          </w:tcPr>
          <w:p w14:paraId="2BF4F97C" w14:textId="12657006" w:rsidR="007D7DD2" w:rsidRPr="00872C97" w:rsidRDefault="007D7DD2" w:rsidP="007D7DD2">
            <w:pPr>
              <w:spacing w:after="120"/>
              <w:rPr>
                <w:ins w:id="1244" w:author="Daniel Rohde" w:date="2022-12-20T00:06:00Z"/>
                <w:sz w:val="18"/>
                <w:szCs w:val="18"/>
                <w:lang w:val="en-GB"/>
              </w:rPr>
            </w:pPr>
            <w:ins w:id="1245" w:author="Daniel Rohde" w:date="2022-12-20T00:06:00Z">
              <w:r w:rsidRPr="00872C97">
                <w:rPr>
                  <w:sz w:val="18"/>
                  <w:szCs w:val="18"/>
                  <w:lang w:val="en-GB"/>
                </w:rPr>
                <w:t>String</w:t>
              </w:r>
            </w:ins>
          </w:p>
        </w:tc>
        <w:tc>
          <w:tcPr>
            <w:tcW w:w="1757" w:type="dxa"/>
          </w:tcPr>
          <w:p w14:paraId="7013DEB7" w14:textId="77777777" w:rsidR="007D7DD2" w:rsidRPr="00872C97" w:rsidRDefault="007D7DD2" w:rsidP="007D7DD2">
            <w:pPr>
              <w:spacing w:after="120"/>
              <w:rPr>
                <w:ins w:id="1246" w:author="Daniel Rohde" w:date="2022-12-20T00:06:00Z"/>
                <w:sz w:val="18"/>
                <w:szCs w:val="18"/>
                <w:lang w:val="en-GB"/>
              </w:rPr>
            </w:pPr>
          </w:p>
        </w:tc>
      </w:tr>
      <w:tr w:rsidR="007D7DD2" w:rsidRPr="00872C97" w14:paraId="69E4C646" w14:textId="77777777" w:rsidTr="00A14048">
        <w:trPr>
          <w:cantSplit/>
          <w:ins w:id="1247" w:author="Daniel Rohde" w:date="2022-12-20T00:06:00Z"/>
        </w:trPr>
        <w:tc>
          <w:tcPr>
            <w:tcW w:w="456" w:type="dxa"/>
          </w:tcPr>
          <w:p w14:paraId="3073C9BD" w14:textId="119A10F5" w:rsidR="007D7DD2" w:rsidRPr="00872C97" w:rsidRDefault="007D7DD2" w:rsidP="007D7DD2">
            <w:pPr>
              <w:spacing w:after="120"/>
              <w:rPr>
                <w:ins w:id="1248" w:author="Daniel Rohde" w:date="2022-12-20T00:06:00Z"/>
                <w:sz w:val="18"/>
                <w:szCs w:val="18"/>
                <w:lang w:val="en-GB"/>
              </w:rPr>
            </w:pPr>
            <w:ins w:id="1249" w:author="Daniel Rohde" w:date="2022-12-20T00:06:00Z">
              <w:r>
                <w:rPr>
                  <w:sz w:val="18"/>
                  <w:szCs w:val="18"/>
                  <w:lang w:val="en-GB"/>
                </w:rPr>
                <w:t>14</w:t>
              </w:r>
            </w:ins>
          </w:p>
        </w:tc>
        <w:tc>
          <w:tcPr>
            <w:tcW w:w="5021" w:type="dxa"/>
          </w:tcPr>
          <w:p w14:paraId="411386B9" w14:textId="680BF75B" w:rsidR="007D7DD2" w:rsidRPr="00872C97" w:rsidRDefault="007D7DD2" w:rsidP="007D7DD2">
            <w:pPr>
              <w:spacing w:after="120"/>
              <w:rPr>
                <w:ins w:id="1250" w:author="Daniel Rohde" w:date="2022-12-20T00:06:00Z"/>
                <w:sz w:val="18"/>
                <w:szCs w:val="18"/>
                <w:lang w:val="en-GB"/>
              </w:rPr>
            </w:pPr>
            <w:proofErr w:type="spellStart"/>
            <w:ins w:id="1251" w:author="Daniel Rohde" w:date="2022-12-20T00:06:00Z">
              <w:r>
                <w:rPr>
                  <w:sz w:val="18"/>
                  <w:szCs w:val="18"/>
                  <w:lang w:val="en-GB"/>
                </w:rPr>
                <w:t>surveyAuthority</w:t>
              </w:r>
              <w:proofErr w:type="spellEnd"/>
            </w:ins>
          </w:p>
        </w:tc>
        <w:tc>
          <w:tcPr>
            <w:tcW w:w="1511" w:type="dxa"/>
          </w:tcPr>
          <w:p w14:paraId="252448EA" w14:textId="1644E40D" w:rsidR="007D7DD2" w:rsidRPr="00872C97" w:rsidRDefault="007D7DD2" w:rsidP="007D7DD2">
            <w:pPr>
              <w:spacing w:after="120"/>
              <w:jc w:val="left"/>
              <w:rPr>
                <w:ins w:id="1252" w:author="Daniel Rohde" w:date="2022-12-20T00:06:00Z"/>
                <w:sz w:val="18"/>
                <w:szCs w:val="18"/>
                <w:lang w:val="en-GB"/>
              </w:rPr>
            </w:pPr>
            <w:ins w:id="1253" w:author="Daniel Rohde" w:date="2022-12-20T00:06:00Z">
              <w:r w:rsidRPr="001D54D4">
                <w:rPr>
                  <w:sz w:val="18"/>
                  <w:szCs w:val="18"/>
                  <w:lang w:val="en-GB"/>
                </w:rPr>
                <w:t>The authority which was responsible for the survey.</w:t>
              </w:r>
            </w:ins>
          </w:p>
        </w:tc>
        <w:tc>
          <w:tcPr>
            <w:tcW w:w="586" w:type="dxa"/>
          </w:tcPr>
          <w:p w14:paraId="582706DC" w14:textId="6698C89F" w:rsidR="007D7DD2" w:rsidRPr="00872C97" w:rsidRDefault="007D7DD2" w:rsidP="007D7DD2">
            <w:pPr>
              <w:spacing w:after="120"/>
              <w:rPr>
                <w:ins w:id="1254" w:author="Daniel Rohde" w:date="2022-12-20T00:06:00Z"/>
                <w:sz w:val="18"/>
                <w:szCs w:val="18"/>
                <w:lang w:val="en-GB"/>
              </w:rPr>
            </w:pPr>
            <w:ins w:id="1255" w:author="Daniel Rohde" w:date="2022-12-20T00:06:00Z">
              <w:r>
                <w:rPr>
                  <w:sz w:val="18"/>
                  <w:szCs w:val="18"/>
                  <w:lang w:val="en-GB"/>
                </w:rPr>
                <w:t>0..1</w:t>
              </w:r>
            </w:ins>
          </w:p>
        </w:tc>
        <w:tc>
          <w:tcPr>
            <w:tcW w:w="1245" w:type="dxa"/>
          </w:tcPr>
          <w:p w14:paraId="7C0E0D73" w14:textId="59A2DDE2" w:rsidR="007D7DD2" w:rsidRPr="00872C97" w:rsidRDefault="007D7DD2" w:rsidP="007D7DD2">
            <w:pPr>
              <w:spacing w:after="120"/>
              <w:rPr>
                <w:ins w:id="1256" w:author="Daniel Rohde" w:date="2022-12-20T00:06:00Z"/>
                <w:sz w:val="18"/>
                <w:szCs w:val="18"/>
                <w:lang w:val="en-GB"/>
              </w:rPr>
            </w:pPr>
            <w:ins w:id="1257" w:author="Daniel Rohde" w:date="2022-12-20T00:06:00Z">
              <w:r w:rsidRPr="00872C97">
                <w:rPr>
                  <w:sz w:val="18"/>
                  <w:szCs w:val="18"/>
                  <w:lang w:val="en-GB"/>
                </w:rPr>
                <w:t>String</w:t>
              </w:r>
            </w:ins>
          </w:p>
        </w:tc>
        <w:tc>
          <w:tcPr>
            <w:tcW w:w="1757" w:type="dxa"/>
          </w:tcPr>
          <w:p w14:paraId="4226E9D1" w14:textId="77777777" w:rsidR="007D7DD2" w:rsidRPr="00872C97" w:rsidRDefault="007D7DD2" w:rsidP="007D7DD2">
            <w:pPr>
              <w:spacing w:after="120"/>
              <w:rPr>
                <w:ins w:id="1258" w:author="Daniel Rohde" w:date="2022-12-20T00:06:00Z"/>
                <w:sz w:val="18"/>
                <w:szCs w:val="18"/>
                <w:lang w:val="en-GB"/>
              </w:rPr>
            </w:pPr>
          </w:p>
        </w:tc>
      </w:tr>
    </w:tbl>
    <w:p w14:paraId="10231C24" w14:textId="2321E4FB" w:rsidR="005B2352" w:rsidRDefault="005B2352" w:rsidP="00872C97">
      <w:pPr>
        <w:rPr>
          <w:ins w:id="1259" w:author="Daniel Rohde" w:date="2022-12-20T00:06:00Z"/>
          <w:lang w:val="en-GB"/>
        </w:rPr>
      </w:pPr>
    </w:p>
    <w:p w14:paraId="665A2F99" w14:textId="6591A176" w:rsidR="00D17877" w:rsidRDefault="00D17877" w:rsidP="00872C97">
      <w:pPr>
        <w:rPr>
          <w:ins w:id="1260" w:author="Daniel Rohde" w:date="2022-12-20T00:06:00Z"/>
          <w:lang w:val="en-GB"/>
        </w:rPr>
      </w:pPr>
      <w:ins w:id="1261" w:author="Daniel Rohde" w:date="2022-12-20T00:06:00Z">
        <w:r>
          <w:rPr>
            <w:lang w:val="en-GB"/>
          </w:rPr>
          <w:t>NOTES:</w:t>
        </w:r>
      </w:ins>
    </w:p>
    <w:p w14:paraId="66223135" w14:textId="77777777" w:rsidR="00D17877" w:rsidRPr="0033345A" w:rsidRDefault="00D17877" w:rsidP="00A14048">
      <w:pPr>
        <w:pStyle w:val="ListParagraph"/>
        <w:numPr>
          <w:ilvl w:val="0"/>
          <w:numId w:val="53"/>
        </w:numPr>
        <w:rPr>
          <w:ins w:id="1262" w:author="Daniel Rohde" w:date="2022-12-20T00:06:00Z"/>
          <w:lang w:val="en-GB"/>
        </w:rPr>
      </w:pPr>
      <w:ins w:id="1263" w:author="Daniel Rohde" w:date="2022-12-20T00:06:00Z">
        <w:r w:rsidRPr="0033345A">
          <w:rPr>
            <w:lang w:val="en-GB"/>
          </w:rPr>
          <w:t xml:space="preserve">A feature in this context is any object, whether man-made or not, projecting above the sea floor, which may be a danger for surface navigation (reference: IHO publication S-44).- least depth of detected features measured does not describe the least depth of features that were actually detected during a hydrographic survey, but the ability of the survey to detect the least depth of features with a maximum uncertainty as defined in IHO publication S-44. </w:t>
        </w:r>
      </w:ins>
    </w:p>
    <w:p w14:paraId="1EEC28C6" w14:textId="0B3C3FEE" w:rsidR="00D17877" w:rsidRPr="0033345A" w:rsidRDefault="00D17877" w:rsidP="00A14048">
      <w:pPr>
        <w:pStyle w:val="ListParagraph"/>
        <w:numPr>
          <w:ilvl w:val="0"/>
          <w:numId w:val="53"/>
        </w:numPr>
        <w:rPr>
          <w:ins w:id="1264" w:author="Daniel Rohde" w:date="2022-12-20T00:06:00Z"/>
          <w:lang w:val="en-GB"/>
        </w:rPr>
      </w:pPr>
      <w:ins w:id="1265" w:author="Daniel Rohde" w:date="2022-12-20T00:06:00Z">
        <w:r w:rsidRPr="0033345A">
          <w:rPr>
            <w:lang w:val="en-GB"/>
          </w:rPr>
          <w:t xml:space="preserve">A feature in this context is any object, whether manmade or not, projecting above the sea floor, which may be a danger for surface navigation (reference: IHO publication S-44). Significant features detected does not describe if significant features were </w:t>
        </w:r>
        <w:proofErr w:type="gramStart"/>
        <w:r w:rsidRPr="0033345A">
          <w:rPr>
            <w:lang w:val="en-GB"/>
          </w:rPr>
          <w:t>actually detected</w:t>
        </w:r>
        <w:proofErr w:type="gramEnd"/>
        <w:r w:rsidRPr="0033345A">
          <w:rPr>
            <w:lang w:val="en-GB"/>
          </w:rPr>
          <w:t xml:space="preserve"> during a hydrographic survey, but whether the survey had the capacity to detect significant features.</w:t>
        </w:r>
      </w:ins>
    </w:p>
    <w:p w14:paraId="3E6D6709" w14:textId="4A32FB4F" w:rsidR="00B65336" w:rsidRPr="00B65336" w:rsidRDefault="00E60182" w:rsidP="00B65336">
      <w:pPr>
        <w:pStyle w:val="ListParagraph"/>
        <w:numPr>
          <w:ilvl w:val="0"/>
          <w:numId w:val="53"/>
        </w:numPr>
        <w:rPr>
          <w:ins w:id="1266" w:author="Daniel Rohde" w:date="2022-12-20T00:06:00Z"/>
          <w:lang w:val="en-GB"/>
        </w:rPr>
      </w:pPr>
      <w:ins w:id="1267" w:author="Daniel Rohde" w:date="2022-12-20T00:06:00Z">
        <w:r>
          <w:rPr>
            <w:lang w:val="en-GB"/>
          </w:rPr>
          <w:t>The role of t</w:t>
        </w:r>
        <w:r w:rsidR="00B65336" w:rsidRPr="00B65336">
          <w:rPr>
            <w:lang w:val="en-GB"/>
          </w:rPr>
          <w:t xml:space="preserve">he attribute, </w:t>
        </w:r>
        <w:proofErr w:type="spellStart"/>
        <w:r w:rsidR="00B65336" w:rsidRPr="00B65336">
          <w:rPr>
            <w:lang w:val="en-GB"/>
          </w:rPr>
          <w:t>featureSizeVar</w:t>
        </w:r>
        <w:proofErr w:type="spellEnd"/>
        <w:r w:rsidR="00B65336" w:rsidRPr="00B65336">
          <w:rPr>
            <w:lang w:val="en-GB"/>
          </w:rPr>
          <w:t xml:space="preserve"> is </w:t>
        </w:r>
        <w:r>
          <w:rPr>
            <w:lang w:val="en-GB"/>
          </w:rPr>
          <w:t xml:space="preserve">described in clause </w:t>
        </w:r>
        <w:r>
          <w:rPr>
            <w:lang w:val="en-GB"/>
          </w:rPr>
          <w:fldChar w:fldCharType="begin"/>
        </w:r>
        <w:r>
          <w:rPr>
            <w:lang w:val="en-GB"/>
          </w:rPr>
          <w:instrText xml:space="preserve"> REF _Ref121083792 \r \h </w:instrText>
        </w:r>
        <w:r>
          <w:rPr>
            <w:lang w:val="en-GB"/>
          </w:rPr>
        </w:r>
        <w:r>
          <w:rPr>
            <w:lang w:val="en-GB"/>
          </w:rPr>
          <w:fldChar w:fldCharType="separate"/>
        </w:r>
        <w:r>
          <w:rPr>
            <w:lang w:val="en-GB"/>
          </w:rPr>
          <w:t>7.1</w:t>
        </w:r>
        <w:r>
          <w:rPr>
            <w:lang w:val="en-GB"/>
          </w:rPr>
          <w:fldChar w:fldCharType="end"/>
        </w:r>
        <w:r>
          <w:rPr>
            <w:lang w:val="en-GB"/>
          </w:rPr>
          <w:t xml:space="preserve">. </w:t>
        </w:r>
        <w:r w:rsidR="00B65336" w:rsidRPr="00B65336">
          <w:rPr>
            <w:lang w:val="en-GB"/>
          </w:rPr>
          <w:t xml:space="preserve">The expectation is that </w:t>
        </w:r>
        <w:proofErr w:type="spellStart"/>
        <w:r w:rsidR="00B65336" w:rsidRPr="00B65336">
          <w:rPr>
            <w:lang w:val="en-GB"/>
          </w:rPr>
          <w:t>featureSizeVar</w:t>
        </w:r>
        <w:proofErr w:type="spellEnd"/>
        <w:r w:rsidR="00B65336" w:rsidRPr="00B65336">
          <w:rPr>
            <w:lang w:val="en-GB"/>
          </w:rPr>
          <w:t xml:space="preserve"> will be set to zero if the feature size does not scale with depth. As with </w:t>
        </w:r>
        <w:proofErr w:type="spellStart"/>
        <w:r w:rsidR="00B65336" w:rsidRPr="00B65336">
          <w:rPr>
            <w:lang w:val="en-GB"/>
          </w:rPr>
          <w:t>featureSize</w:t>
        </w:r>
        <w:proofErr w:type="spellEnd"/>
        <w:r w:rsidR="00B65336" w:rsidRPr="00B65336">
          <w:rPr>
            <w:lang w:val="en-GB"/>
          </w:rPr>
          <w:t xml:space="preserve">, </w:t>
        </w:r>
        <w:proofErr w:type="spellStart"/>
        <w:r w:rsidR="00B65336" w:rsidRPr="00B65336">
          <w:rPr>
            <w:lang w:val="en-GB"/>
          </w:rPr>
          <w:t>featureSizeVar</w:t>
        </w:r>
        <w:proofErr w:type="spellEnd"/>
        <w:r w:rsidR="00B65336" w:rsidRPr="00B65336">
          <w:rPr>
            <w:lang w:val="en-GB"/>
          </w:rPr>
          <w:t xml:space="preserve"> should be ignored if </w:t>
        </w:r>
        <w:proofErr w:type="spellStart"/>
        <w:r w:rsidR="00B65336" w:rsidRPr="00B65336">
          <w:rPr>
            <w:lang w:val="en-GB"/>
          </w:rPr>
          <w:t>significantFeatures</w:t>
        </w:r>
        <w:proofErr w:type="spellEnd"/>
        <w:r w:rsidR="00B65336" w:rsidRPr="00B65336">
          <w:rPr>
            <w:lang w:val="en-GB"/>
          </w:rPr>
          <w:t xml:space="preserve"> is False.</w:t>
        </w:r>
      </w:ins>
    </w:p>
    <w:p w14:paraId="216D51F3" w14:textId="4FEE1E3D" w:rsidR="00D17877" w:rsidRPr="0033345A" w:rsidRDefault="00D17877" w:rsidP="00A14048">
      <w:pPr>
        <w:pStyle w:val="ListParagraph"/>
        <w:numPr>
          <w:ilvl w:val="0"/>
          <w:numId w:val="53"/>
        </w:numPr>
        <w:rPr>
          <w:ins w:id="1268" w:author="Daniel Rohde" w:date="2022-12-20T00:06:00Z"/>
          <w:lang w:val="en-GB"/>
        </w:rPr>
      </w:pPr>
      <w:ins w:id="1269" w:author="Daniel Rohde" w:date="2022-12-20T00:06:00Z">
        <w:r w:rsidRPr="0033345A">
          <w:rPr>
            <w:lang w:val="en-GB"/>
          </w:rPr>
          <w:t xml:space="preserve">When both </w:t>
        </w:r>
        <w:proofErr w:type="spellStart"/>
        <w:r w:rsidRPr="0033345A">
          <w:rPr>
            <w:lang w:val="en-GB"/>
          </w:rPr>
          <w:t>featureSize</w:t>
        </w:r>
        <w:proofErr w:type="spellEnd"/>
        <w:r w:rsidRPr="0033345A">
          <w:rPr>
            <w:lang w:val="en-GB"/>
          </w:rPr>
          <w:t xml:space="preserve"> and </w:t>
        </w:r>
        <w:proofErr w:type="spellStart"/>
        <w:r w:rsidRPr="0033345A">
          <w:rPr>
            <w:lang w:val="en-GB"/>
          </w:rPr>
          <w:t>featureSizeVar</w:t>
        </w:r>
        <w:proofErr w:type="spellEnd"/>
        <w:r w:rsidRPr="0033345A">
          <w:rPr>
            <w:lang w:val="en-GB"/>
          </w:rPr>
          <w:t xml:space="preserve"> are present, the </w:t>
        </w:r>
        <w:commentRangeStart w:id="1270"/>
        <w:r w:rsidRPr="0033345A">
          <w:rPr>
            <w:lang w:val="en-GB"/>
          </w:rPr>
          <w:t xml:space="preserve">greater of the two </w:t>
        </w:r>
        <w:commentRangeEnd w:id="1270"/>
        <w:r w:rsidR="00E60182">
          <w:rPr>
            <w:rStyle w:val="CommentReference"/>
          </w:rPr>
          <w:commentReference w:id="1270"/>
        </w:r>
        <w:r w:rsidRPr="0033345A">
          <w:rPr>
            <w:lang w:val="en-GB"/>
          </w:rPr>
          <w:t>should be considered valid.</w:t>
        </w:r>
      </w:ins>
    </w:p>
    <w:p w14:paraId="7D0AFD3F" w14:textId="0E6111E7" w:rsidR="00D17877" w:rsidRDefault="00D17877" w:rsidP="0033345A">
      <w:pPr>
        <w:pStyle w:val="ListParagraph"/>
        <w:numPr>
          <w:ilvl w:val="0"/>
          <w:numId w:val="53"/>
        </w:numPr>
        <w:rPr>
          <w:ins w:id="1271" w:author="Daniel Rohde" w:date="2022-12-20T00:06:00Z"/>
          <w:lang w:val="en-GB"/>
        </w:rPr>
      </w:pPr>
      <w:ins w:id="1272" w:author="Daniel Rohde" w:date="2022-12-20T00:06:00Z">
        <w:r w:rsidRPr="0033345A">
          <w:rPr>
            <w:lang w:val="en-GB"/>
          </w:rPr>
          <w:t xml:space="preserve">Full seafloor coverage achieved applies to both the spatial completeness of feature detection and to the spatial completeness of the measurement of the regular seafloor. The former is further specified by the complex attribute features detected, the latter by the </w:t>
        </w:r>
        <w:proofErr w:type="gramStart"/>
        <w:r w:rsidRPr="0033345A">
          <w:rPr>
            <w:lang w:val="en-GB"/>
          </w:rPr>
          <w:t>attributes</w:t>
        </w:r>
        <w:proofErr w:type="gramEnd"/>
        <w:r w:rsidRPr="0033345A">
          <w:rPr>
            <w:lang w:val="en-GB"/>
          </w:rPr>
          <w:t xml:space="preserve"> depth range maximum value and depth range minimum value.</w:t>
        </w:r>
      </w:ins>
    </w:p>
    <w:p w14:paraId="3CF88F8E" w14:textId="7B5C7A07" w:rsidR="0033345A" w:rsidRPr="0033345A" w:rsidRDefault="0033345A" w:rsidP="00A14048">
      <w:pPr>
        <w:pStyle w:val="ListParagraph"/>
        <w:numPr>
          <w:ilvl w:val="0"/>
          <w:numId w:val="53"/>
        </w:numPr>
        <w:rPr>
          <w:ins w:id="1273" w:author="Daniel Rohde" w:date="2022-12-20T00:06:00Z"/>
          <w:lang w:val="en-GB"/>
        </w:rPr>
      </w:pPr>
      <w:ins w:id="1274" w:author="Daniel Rohde" w:date="2022-12-20T00:06:00Z">
        <w:r w:rsidRPr="0033345A">
          <w:rPr>
            <w:lang w:val="en-GB"/>
          </w:rPr>
          <w:t>Th</w:t>
        </w:r>
        <w:r>
          <w:rPr>
            <w:lang w:val="en-GB"/>
          </w:rPr>
          <w:t xml:space="preserve">e attribute </w:t>
        </w:r>
        <w:proofErr w:type="spellStart"/>
        <w:r>
          <w:rPr>
            <w:lang w:val="en-GB"/>
          </w:rPr>
          <w:t>bathyCoverage</w:t>
        </w:r>
        <w:proofErr w:type="spellEnd"/>
        <w:r>
          <w:rPr>
            <w:lang w:val="en-GB"/>
          </w:rPr>
          <w:t xml:space="preserve"> is</w:t>
        </w:r>
        <w:r w:rsidRPr="0033345A">
          <w:rPr>
            <w:lang w:val="en-GB"/>
          </w:rPr>
          <w:t xml:space="preserve"> especially useful in side-scan surveys which are characterized by gaps in bathymetric observations with full coverage side-scan imagery (interpolated gaps </w:t>
        </w:r>
        <w:r w:rsidRPr="0033345A">
          <w:rPr>
            <w:lang w:val="en-GB"/>
          </w:rPr>
          <w:lastRenderedPageBreak/>
          <w:t xml:space="preserve">between bathymetry coverage in this situation would show </w:t>
        </w:r>
        <w:proofErr w:type="spellStart"/>
        <w:r w:rsidRPr="0033345A">
          <w:rPr>
            <w:lang w:val="en-GB"/>
          </w:rPr>
          <w:t>fullCoverage</w:t>
        </w:r>
        <w:proofErr w:type="spellEnd"/>
        <w:r w:rsidRPr="0033345A">
          <w:rPr>
            <w:lang w:val="en-GB"/>
          </w:rPr>
          <w:t xml:space="preserve"> = True and </w:t>
        </w:r>
        <w:proofErr w:type="spellStart"/>
        <w:r w:rsidRPr="0033345A">
          <w:rPr>
            <w:lang w:val="en-GB"/>
          </w:rPr>
          <w:t>bathyCoverage</w:t>
        </w:r>
        <w:proofErr w:type="spellEnd"/>
        <w:r w:rsidRPr="0033345A">
          <w:rPr>
            <w:lang w:val="en-GB"/>
          </w:rPr>
          <w:t xml:space="preserve"> = False). If full coverage = False, </w:t>
        </w:r>
        <w:proofErr w:type="spellStart"/>
        <w:r w:rsidRPr="0033345A">
          <w:rPr>
            <w:lang w:val="en-GB"/>
          </w:rPr>
          <w:t>bathyCoverage</w:t>
        </w:r>
        <w:proofErr w:type="spellEnd"/>
        <w:r w:rsidRPr="0033345A">
          <w:rPr>
            <w:lang w:val="en-GB"/>
          </w:rPr>
          <w:t xml:space="preserve"> must also equal False, such as gaps between single beam echosounder data without correlating side scan sonar coverage.</w:t>
        </w:r>
      </w:ins>
    </w:p>
    <w:p w14:paraId="5819D7EA" w14:textId="77777777" w:rsidR="002805D0" w:rsidRPr="00B8426E" w:rsidRDefault="002805D0" w:rsidP="00872C97">
      <w:pPr>
        <w:rPr>
          <w:ins w:id="1275" w:author="Daniel Rohde" w:date="2022-12-20T00:06:00Z"/>
          <w:lang w:val="en-GB"/>
        </w:rPr>
      </w:pPr>
    </w:p>
    <w:p w14:paraId="22C4F867" w14:textId="76247BE0" w:rsidR="00463E05" w:rsidRDefault="00463E05" w:rsidP="00872C97">
      <w:pPr>
        <w:pStyle w:val="Heading3"/>
        <w:rPr>
          <w:ins w:id="1276" w:author="Daniel Rohde" w:date="2022-12-20T00:06:00Z"/>
          <w:lang w:val="en-GB"/>
        </w:rPr>
      </w:pPr>
      <w:ins w:id="1277" w:author="Daniel Rohde" w:date="2022-12-20T00:06:00Z">
        <w:r>
          <w:rPr>
            <w:lang w:val="en-GB"/>
          </w:rPr>
          <w:t>Instance group QualityOfSurveyCoverage.01</w:t>
        </w:r>
      </w:ins>
    </w:p>
    <w:p w14:paraId="70B12CDE" w14:textId="55356292" w:rsidR="00CC216B" w:rsidRPr="00CC216B" w:rsidRDefault="00CC216B" w:rsidP="00A14048">
      <w:pPr>
        <w:rPr>
          <w:ins w:id="1278" w:author="Daniel Rohde" w:date="2022-12-20T00:06:00Z"/>
          <w:lang w:val="en-GB"/>
        </w:rPr>
      </w:pPr>
      <w:ins w:id="1279" w:author="Daniel Rohde" w:date="2022-12-20T00:06:00Z">
        <w:r w:rsidRPr="00CC216B">
          <w:rPr>
            <w:lang w:val="en-GB"/>
          </w:rPr>
          <w:t>The QualityOfSurveyCoverage</w:t>
        </w:r>
        <w:r>
          <w:rPr>
            <w:lang w:val="en-GB"/>
          </w:rPr>
          <w:t>.01</w:t>
        </w:r>
        <w:r w:rsidRPr="00CC216B">
          <w:rPr>
            <w:lang w:val="en-GB"/>
          </w:rPr>
          <w:t xml:space="preserve"> </w:t>
        </w:r>
        <w:r>
          <w:rPr>
            <w:lang w:val="en-GB"/>
          </w:rPr>
          <w:t>instance</w:t>
        </w:r>
        <w:r w:rsidRPr="00CC216B">
          <w:rPr>
            <w:lang w:val="en-GB"/>
          </w:rPr>
          <w:t xml:space="preserve"> group has the same metadata attributes as BathymetryCoverage</w:t>
        </w:r>
        <w:r>
          <w:rPr>
            <w:lang w:val="en-GB"/>
          </w:rPr>
          <w:t>.01</w:t>
        </w:r>
        <w:r w:rsidRPr="00CC216B">
          <w:rPr>
            <w:lang w:val="en-GB"/>
          </w:rPr>
          <w:t xml:space="preserve"> </w:t>
        </w:r>
        <w:r>
          <w:rPr>
            <w:lang w:val="en-GB"/>
          </w:rPr>
          <w:t>instance</w:t>
        </w:r>
        <w:r w:rsidRPr="00CC216B">
          <w:rPr>
            <w:lang w:val="en-GB"/>
          </w:rPr>
          <w:t xml:space="preserve"> group (see </w:t>
        </w:r>
        <w:r w:rsidRPr="00B814A8">
          <w:rPr>
            <w:lang w:val="en-GB"/>
          </w:rPr>
          <w:fldChar w:fldCharType="begin"/>
        </w:r>
        <w:r w:rsidRPr="00B814A8">
          <w:rPr>
            <w:lang w:val="en-GB"/>
          </w:rPr>
          <w:instrText xml:space="preserve"> REF _Ref121085214 \h </w:instrText>
        </w:r>
        <w:r w:rsidR="00B814A8" w:rsidRPr="00A14048">
          <w:rPr>
            <w:lang w:val="en-GB"/>
          </w:rPr>
          <w:instrText xml:space="preserve"> \* MERGEFORMAT </w:instrText>
        </w:r>
        <w:r w:rsidRPr="00B814A8">
          <w:rPr>
            <w:lang w:val="en-GB"/>
          </w:rPr>
        </w:r>
        <w:r w:rsidRPr="00B814A8">
          <w:rPr>
            <w:lang w:val="en-GB"/>
          </w:rPr>
          <w:fldChar w:fldCharType="separate"/>
        </w:r>
        <w:r w:rsidRPr="00A14048">
          <w:rPr>
            <w:bCs/>
            <w:color w:val="auto"/>
            <w:szCs w:val="20"/>
          </w:rPr>
          <w:t xml:space="preserve">Table </w:t>
        </w:r>
        <w:r w:rsidRPr="00A14048">
          <w:rPr>
            <w:bCs/>
            <w:noProof/>
            <w:color w:val="auto"/>
            <w:szCs w:val="20"/>
          </w:rPr>
          <w:t>10</w:t>
        </w:r>
        <w:r w:rsidRPr="00A14048">
          <w:rPr>
            <w:bCs/>
            <w:color w:val="auto"/>
            <w:szCs w:val="20"/>
          </w:rPr>
          <w:t>.</w:t>
        </w:r>
        <w:r w:rsidRPr="00A14048">
          <w:rPr>
            <w:bCs/>
            <w:noProof/>
            <w:color w:val="auto"/>
            <w:szCs w:val="20"/>
          </w:rPr>
          <w:t>5</w:t>
        </w:r>
        <w:r w:rsidRPr="00B814A8">
          <w:rPr>
            <w:lang w:val="en-GB"/>
          </w:rPr>
          <w:fldChar w:fldCharType="end"/>
        </w:r>
        <w:r w:rsidRPr="00B814A8">
          <w:rPr>
            <w:lang w:val="en-GB"/>
          </w:rPr>
          <w:t>)</w:t>
        </w:r>
        <w:r w:rsidRPr="00CC216B">
          <w:rPr>
            <w:lang w:val="en-GB"/>
          </w:rPr>
          <w:t xml:space="preserve">. The values of the attributes must also be the same as the </w:t>
        </w:r>
        <w:proofErr w:type="spellStart"/>
        <w:r w:rsidRPr="00CC216B">
          <w:rPr>
            <w:lang w:val="en-GB"/>
          </w:rPr>
          <w:t>BathymetryCoverage</w:t>
        </w:r>
        <w:proofErr w:type="spellEnd"/>
        <w:r w:rsidRPr="00CC216B">
          <w:rPr>
            <w:lang w:val="en-GB"/>
          </w:rPr>
          <w:t xml:space="preserve"> </w:t>
        </w:r>
        <w:r w:rsidR="00B814A8">
          <w:rPr>
            <w:lang w:val="en-GB"/>
          </w:rPr>
          <w:t>instance</w:t>
        </w:r>
        <w:r w:rsidRPr="00CC216B">
          <w:rPr>
            <w:lang w:val="en-GB"/>
          </w:rPr>
          <w:t xml:space="preserve"> group.</w:t>
        </w:r>
      </w:ins>
    </w:p>
    <w:p w14:paraId="04D58723" w14:textId="31EFCC22" w:rsidR="00463E05" w:rsidRDefault="00054C60" w:rsidP="00872C97">
      <w:pPr>
        <w:pStyle w:val="Heading3"/>
        <w:rPr>
          <w:ins w:id="1280" w:author="Daniel Rohde" w:date="2022-12-20T00:06:00Z"/>
          <w:lang w:val="en-GB"/>
        </w:rPr>
      </w:pPr>
      <w:ins w:id="1281" w:author="Daniel Rohde" w:date="2022-12-20T00:06:00Z">
        <w:r>
          <w:rPr>
            <w:lang w:val="en-GB"/>
          </w:rPr>
          <w:t xml:space="preserve">Values </w:t>
        </w:r>
        <w:r w:rsidR="00574066">
          <w:rPr>
            <w:lang w:val="en-GB"/>
          </w:rPr>
          <w:t xml:space="preserve">group </w:t>
        </w:r>
        <w:r>
          <w:rPr>
            <w:lang w:val="en-GB"/>
          </w:rPr>
          <w:t xml:space="preserve">for </w:t>
        </w:r>
        <w:proofErr w:type="spellStart"/>
        <w:r>
          <w:rPr>
            <w:lang w:val="en-GB"/>
          </w:rPr>
          <w:t>QualityOfSurveyCoverage</w:t>
        </w:r>
        <w:proofErr w:type="spellEnd"/>
      </w:ins>
    </w:p>
    <w:p w14:paraId="5776FB3C" w14:textId="2506AB2D" w:rsidR="00574066" w:rsidRPr="00574066" w:rsidRDefault="00574066" w:rsidP="00A14048">
      <w:pPr>
        <w:rPr>
          <w:ins w:id="1282" w:author="Daniel Rohde" w:date="2022-12-20T00:06:00Z"/>
          <w:lang w:val="en-GB"/>
        </w:rPr>
      </w:pPr>
      <w:ins w:id="1283" w:author="Daniel Rohde" w:date="2022-12-20T00:06:00Z">
        <w:r>
          <w:rPr>
            <w:lang w:val="en-GB"/>
          </w:rPr>
          <w:t xml:space="preserve">The values group for </w:t>
        </w:r>
        <w:proofErr w:type="spellStart"/>
        <w:r>
          <w:rPr>
            <w:lang w:val="en-GB"/>
          </w:rPr>
          <w:t>QualityOfSurveyCoverage</w:t>
        </w:r>
        <w:proofErr w:type="spellEnd"/>
        <w:r>
          <w:rPr>
            <w:lang w:val="en-GB"/>
          </w:rPr>
          <w:t xml:space="preserve"> contains no metadata attributes and a single dataset named values, which is described in clause </w:t>
        </w:r>
        <w:r>
          <w:rPr>
            <w:lang w:val="en-GB"/>
          </w:rPr>
          <w:fldChar w:fldCharType="begin"/>
        </w:r>
        <w:r>
          <w:rPr>
            <w:lang w:val="en-GB"/>
          </w:rPr>
          <w:instrText xml:space="preserve"> REF _Ref121085747 \r \h </w:instrText>
        </w:r>
        <w:r>
          <w:rPr>
            <w:lang w:val="en-GB"/>
          </w:rPr>
        </w:r>
        <w:r>
          <w:rPr>
            <w:lang w:val="en-GB"/>
          </w:rPr>
          <w:fldChar w:fldCharType="separate"/>
        </w:r>
        <w:r>
          <w:rPr>
            <w:lang w:val="en-GB"/>
          </w:rPr>
          <w:t>10.2.10</w:t>
        </w:r>
        <w:r>
          <w:rPr>
            <w:lang w:val="en-GB"/>
          </w:rPr>
          <w:fldChar w:fldCharType="end"/>
        </w:r>
        <w:r>
          <w:rPr>
            <w:lang w:val="en-GB"/>
          </w:rPr>
          <w:t>.</w:t>
        </w:r>
      </w:ins>
    </w:p>
    <w:p w14:paraId="31591C3B" w14:textId="2E1D5280" w:rsidR="009D512D" w:rsidRDefault="00574066" w:rsidP="00A14048">
      <w:pPr>
        <w:pStyle w:val="Heading3"/>
        <w:rPr>
          <w:ins w:id="1284" w:author="Daniel Rohde" w:date="2022-12-20T00:06:00Z"/>
          <w:lang w:val="en-GB"/>
        </w:rPr>
      </w:pPr>
      <w:bookmarkStart w:id="1285" w:name="_Ref121085747"/>
      <w:ins w:id="1286" w:author="Daniel Rohde" w:date="2022-12-20T00:06:00Z">
        <w:r>
          <w:rPr>
            <w:lang w:val="en-GB"/>
          </w:rPr>
          <w:t xml:space="preserve">Values dataset for </w:t>
        </w:r>
        <w:proofErr w:type="spellStart"/>
        <w:r>
          <w:rPr>
            <w:lang w:val="en-GB"/>
          </w:rPr>
          <w:t>QualityOfSurveyCoverage</w:t>
        </w:r>
        <w:bookmarkEnd w:id="1285"/>
        <w:proofErr w:type="spellEnd"/>
      </w:ins>
    </w:p>
    <w:p w14:paraId="20DBC891" w14:textId="4F9502E3" w:rsidR="005414AE" w:rsidRDefault="00574066" w:rsidP="00574066">
      <w:pPr>
        <w:spacing w:after="120"/>
        <w:rPr>
          <w:ins w:id="1287" w:author="Daniel Rohde" w:date="2022-12-20T00:06:00Z"/>
          <w:lang w:val="en-GB"/>
        </w:rPr>
      </w:pPr>
      <w:ins w:id="1288" w:author="Daniel Rohde" w:date="2022-12-20T00:06:00Z">
        <w:r>
          <w:rPr>
            <w:lang w:val="en-GB"/>
          </w:rPr>
          <w:t xml:space="preserve">The values dataset for </w:t>
        </w:r>
        <w:proofErr w:type="spellStart"/>
        <w:r>
          <w:rPr>
            <w:lang w:val="en-GB"/>
          </w:rPr>
          <w:t>QualityOfSurveyCoverage</w:t>
        </w:r>
        <w:proofErr w:type="spellEnd"/>
        <w:r>
          <w:rPr>
            <w:lang w:val="en-GB"/>
          </w:rPr>
          <w:t xml:space="preserve"> is a single two-dimensional array of unsigned integers</w:t>
        </w:r>
        <w:r w:rsidR="005414AE">
          <w:rPr>
            <w:lang w:val="en-GB"/>
          </w:rPr>
          <w:t xml:space="preserve"> (the same datatype and size as the “id” field in </w:t>
        </w:r>
        <w:proofErr w:type="spellStart"/>
        <w:r w:rsidR="005414AE">
          <w:rPr>
            <w:lang w:val="en-GB"/>
          </w:rPr>
          <w:t>featureAttributeTable</w:t>
        </w:r>
        <w:proofErr w:type="spellEnd"/>
        <w:r w:rsidR="005414AE">
          <w:rPr>
            <w:lang w:val="en-GB"/>
          </w:rPr>
          <w:t xml:space="preserve"> - </w:t>
        </w:r>
        <w:r w:rsidR="005414AE">
          <w:rPr>
            <w:lang w:val="en-GB"/>
          </w:rPr>
          <w:fldChar w:fldCharType="begin"/>
        </w:r>
        <w:r w:rsidR="005414AE">
          <w:rPr>
            <w:lang w:val="en-GB"/>
          </w:rPr>
          <w:instrText xml:space="preserve"> REF _Ref121075184 \h </w:instrText>
        </w:r>
        <w:r w:rsidR="005414AE">
          <w:rPr>
            <w:lang w:val="en-GB"/>
          </w:rPr>
        </w:r>
        <w:r w:rsidR="005414AE">
          <w:rPr>
            <w:lang w:val="en-GB"/>
          </w:rPr>
          <w:fldChar w:fldCharType="separate"/>
        </w:r>
        <w:r w:rsidR="005414AE" w:rsidRPr="00872C97">
          <w:rPr>
            <w:color w:val="auto"/>
            <w:szCs w:val="20"/>
          </w:rPr>
          <w:t xml:space="preserve">Table </w:t>
        </w:r>
        <w:r w:rsidR="005414AE" w:rsidRPr="00872C97">
          <w:rPr>
            <w:noProof/>
            <w:color w:val="auto"/>
            <w:szCs w:val="20"/>
          </w:rPr>
          <w:t>10</w:t>
        </w:r>
        <w:r w:rsidR="005414AE" w:rsidRPr="00872C97">
          <w:rPr>
            <w:color w:val="auto"/>
            <w:szCs w:val="20"/>
          </w:rPr>
          <w:t>.</w:t>
        </w:r>
        <w:r w:rsidR="005414AE" w:rsidRPr="00872C97">
          <w:rPr>
            <w:noProof/>
            <w:color w:val="auto"/>
            <w:szCs w:val="20"/>
          </w:rPr>
          <w:t>6</w:t>
        </w:r>
        <w:r w:rsidR="005414AE">
          <w:rPr>
            <w:lang w:val="en-GB"/>
          </w:rPr>
          <w:fldChar w:fldCharType="end"/>
        </w:r>
        <w:r w:rsidR="005414AE">
          <w:rPr>
            <w:lang w:val="en-GB"/>
          </w:rPr>
          <w:t xml:space="preserve">). The array must </w:t>
        </w:r>
        <w:r>
          <w:rPr>
            <w:lang w:val="en-GB"/>
          </w:rPr>
          <w:t>hav</w:t>
        </w:r>
        <w:r w:rsidR="005414AE">
          <w:rPr>
            <w:lang w:val="en-GB"/>
          </w:rPr>
          <w:t>e</w:t>
        </w:r>
        <w:r>
          <w:rPr>
            <w:lang w:val="en-GB"/>
          </w:rPr>
          <w:t xml:space="preserve"> the same dimensions as the values dataset in the </w:t>
        </w:r>
        <w:proofErr w:type="spellStart"/>
        <w:r>
          <w:rPr>
            <w:lang w:val="en-GB"/>
          </w:rPr>
          <w:t>BathymetryCoverage</w:t>
        </w:r>
        <w:proofErr w:type="spellEnd"/>
        <w:r>
          <w:rPr>
            <w:lang w:val="en-GB"/>
          </w:rPr>
          <w:t xml:space="preserve"> feature instance (clause </w:t>
        </w:r>
        <w:r>
          <w:rPr>
            <w:lang w:val="en-GB"/>
          </w:rPr>
          <w:fldChar w:fldCharType="begin"/>
        </w:r>
        <w:r>
          <w:rPr>
            <w:lang w:val="en-GB"/>
          </w:rPr>
          <w:instrText xml:space="preserve"> REF _Ref121085891 \r \h </w:instrText>
        </w:r>
        <w:r>
          <w:rPr>
            <w:lang w:val="en-GB"/>
          </w:rPr>
        </w:r>
        <w:r>
          <w:rPr>
            <w:lang w:val="en-GB"/>
          </w:rPr>
          <w:fldChar w:fldCharType="separate"/>
        </w:r>
        <w:r>
          <w:rPr>
            <w:lang w:val="en-GB"/>
          </w:rPr>
          <w:t>10.2.6</w:t>
        </w:r>
        <w:r>
          <w:rPr>
            <w:lang w:val="en-GB"/>
          </w:rPr>
          <w:fldChar w:fldCharType="end"/>
        </w:r>
        <w:r>
          <w:rPr>
            <w:lang w:val="en-GB"/>
          </w:rPr>
          <w:t>).</w:t>
        </w:r>
      </w:ins>
    </w:p>
    <w:p w14:paraId="229CA438" w14:textId="4F1AC587" w:rsidR="005414AE" w:rsidRDefault="005414AE" w:rsidP="00574066">
      <w:pPr>
        <w:spacing w:after="120"/>
        <w:rPr>
          <w:ins w:id="1289" w:author="Daniel Rohde" w:date="2022-12-20T00:06:00Z"/>
          <w:lang w:val="en-GB"/>
        </w:rPr>
      </w:pPr>
      <w:ins w:id="1290" w:author="Daniel Rohde" w:date="2022-12-20T00:06:00Z">
        <w:r>
          <w:rPr>
            <w:lang w:val="en-GB"/>
          </w:rPr>
          <w:t xml:space="preserve">Each cell in this values dataset must be populated with a value that is one of the record identifiers in the </w:t>
        </w:r>
        <w:proofErr w:type="spellStart"/>
        <w:r>
          <w:rPr>
            <w:lang w:val="en-GB"/>
          </w:rPr>
          <w:t>featureAttributeTable</w:t>
        </w:r>
        <w:proofErr w:type="spellEnd"/>
        <w:r>
          <w:rPr>
            <w:lang w:val="en-GB"/>
          </w:rPr>
          <w:t xml:space="preserve"> dataset, or the fill value 0 (zero).</w:t>
        </w:r>
      </w:ins>
    </w:p>
    <w:p w14:paraId="5D465B2D" w14:textId="77777777" w:rsidR="009D512D" w:rsidRPr="008C7844" w:rsidRDefault="00AC251D" w:rsidP="00920F2C">
      <w:pPr>
        <w:pStyle w:val="Heading3"/>
        <w:spacing w:before="120" w:after="120"/>
        <w:rPr>
          <w:lang w:val="en-GB"/>
        </w:rPr>
      </w:pPr>
      <w:bookmarkStart w:id="1291" w:name="_Toc105509265"/>
      <w:bookmarkStart w:id="1292" w:name="_Toc105509266"/>
      <w:bookmarkStart w:id="1293" w:name="_Toc105509267"/>
      <w:bookmarkStart w:id="1294" w:name="_Toc105509268"/>
      <w:bookmarkEnd w:id="1291"/>
      <w:bookmarkEnd w:id="1292"/>
      <w:bookmarkEnd w:id="1293"/>
      <w:r w:rsidRPr="008C7844">
        <w:rPr>
          <w:lang w:val="en-GB"/>
        </w:rPr>
        <w:t>Mandatory Naming Conventions</w:t>
      </w:r>
      <w:bookmarkEnd w:id="1294"/>
      <w:r w:rsidRPr="008C7844">
        <w:rPr>
          <w:lang w:val="en-GB"/>
        </w:rPr>
        <w:t xml:space="preserve"> </w:t>
      </w:r>
    </w:p>
    <w:p w14:paraId="6F24A8AF" w14:textId="01D30CB5" w:rsidR="009D512D" w:rsidRPr="008C7844" w:rsidRDefault="00AC251D" w:rsidP="00920F2C">
      <w:pPr>
        <w:spacing w:after="120"/>
        <w:rPr>
          <w:lang w:val="en-GB"/>
        </w:rPr>
      </w:pPr>
      <w:r w:rsidRPr="008C7844">
        <w:rPr>
          <w:lang w:val="en-GB"/>
        </w:rPr>
        <w:t xml:space="preserve">The following group and attribute names are mandatory in S-100: </w:t>
      </w:r>
      <w:proofErr w:type="spellStart"/>
      <w:r w:rsidRPr="008C7844">
        <w:rPr>
          <w:lang w:val="en-GB"/>
        </w:rPr>
        <w:t>Group_F</w:t>
      </w:r>
      <w:proofErr w:type="spellEnd"/>
      <w:r w:rsidRPr="008C7844">
        <w:rPr>
          <w:lang w:val="en-GB"/>
        </w:rPr>
        <w:t xml:space="preserve">, </w:t>
      </w:r>
      <w:proofErr w:type="spellStart"/>
      <w:r w:rsidRPr="008C7844">
        <w:rPr>
          <w:lang w:val="en-GB"/>
        </w:rPr>
        <w:t>featureCode</w:t>
      </w:r>
      <w:proofErr w:type="spellEnd"/>
      <w:r w:rsidRPr="008C7844">
        <w:rPr>
          <w:lang w:val="en-GB"/>
        </w:rPr>
        <w:t xml:space="preserve">, and (for S-102) </w:t>
      </w:r>
      <w:proofErr w:type="spellStart"/>
      <w:r w:rsidR="00D6587F" w:rsidRPr="006D6ACE">
        <w:rPr>
          <w:b/>
          <w:lang w:val="en-GB"/>
        </w:rPr>
        <w:t>Bathymetr</w:t>
      </w:r>
      <w:r w:rsidR="00954B0E">
        <w:rPr>
          <w:b/>
          <w:lang w:val="en-GB"/>
        </w:rPr>
        <w:t>y</w:t>
      </w:r>
      <w:r w:rsidR="00D6587F" w:rsidRPr="006D6ACE">
        <w:rPr>
          <w:b/>
          <w:lang w:val="en-GB"/>
        </w:rPr>
        <w:t>Coverage</w:t>
      </w:r>
      <w:proofErr w:type="spellEnd"/>
      <w:r w:rsidRPr="008C7844">
        <w:rPr>
          <w:lang w:val="en-GB"/>
        </w:rPr>
        <w:t xml:space="preserve">, </w:t>
      </w:r>
      <w:proofErr w:type="spellStart"/>
      <w:r w:rsidRPr="008C7844">
        <w:rPr>
          <w:lang w:val="en-GB"/>
        </w:rPr>
        <w:t>axisNames</w:t>
      </w:r>
      <w:proofErr w:type="spellEnd"/>
      <w:r w:rsidRPr="008C7844">
        <w:rPr>
          <w:lang w:val="en-GB"/>
        </w:rPr>
        <w:t xml:space="preserve">, </w:t>
      </w:r>
      <w:r w:rsidR="00A97C0C" w:rsidRPr="006D6ACE">
        <w:rPr>
          <w:b/>
          <w:lang w:val="en-GB"/>
        </w:rPr>
        <w:t>BathymetryCoverage</w:t>
      </w:r>
      <w:r w:rsidR="006D6ACE">
        <w:rPr>
          <w:lang w:val="en-GB"/>
        </w:rPr>
        <w:softHyphen/>
      </w:r>
      <w:r w:rsidRPr="008C7844">
        <w:rPr>
          <w:lang w:val="en-GB"/>
        </w:rPr>
        <w:t xml:space="preserve">01, </w:t>
      </w:r>
      <w:proofErr w:type="spellStart"/>
      <w:ins w:id="1295" w:author="Daniel Rohde" w:date="2022-12-20T00:06:00Z">
        <w:r w:rsidR="005414AE" w:rsidRPr="005414AE">
          <w:rPr>
            <w:b/>
            <w:bCs/>
            <w:lang w:val="en-GB"/>
          </w:rPr>
          <w:t>QualityOfSurveyCoverage</w:t>
        </w:r>
        <w:proofErr w:type="spellEnd"/>
        <w:r w:rsidR="005414AE" w:rsidRPr="005414AE">
          <w:rPr>
            <w:lang w:val="en-GB"/>
          </w:rPr>
          <w:t xml:space="preserve">, </w:t>
        </w:r>
        <w:r w:rsidR="005414AE" w:rsidRPr="005414AE">
          <w:rPr>
            <w:b/>
            <w:bCs/>
            <w:lang w:val="en-GB"/>
          </w:rPr>
          <w:t>QualityOfSurveyCoverage.01</w:t>
        </w:r>
        <w:r w:rsidR="005414AE" w:rsidRPr="005414AE">
          <w:rPr>
            <w:lang w:val="en-GB"/>
          </w:rPr>
          <w:t xml:space="preserve">, </w:t>
        </w:r>
        <w:proofErr w:type="spellStart"/>
        <w:r w:rsidR="005414AE" w:rsidRPr="005414AE">
          <w:rPr>
            <w:lang w:val="en-GB"/>
          </w:rPr>
          <w:t>featureAttributeTable</w:t>
        </w:r>
        <w:proofErr w:type="spellEnd"/>
        <w:r w:rsidR="005414AE">
          <w:rPr>
            <w:lang w:val="en-GB"/>
          </w:rPr>
          <w:t>,</w:t>
        </w:r>
        <w:r w:rsidR="005414AE" w:rsidRPr="005414AE" w:rsidDel="00B809B7">
          <w:rPr>
            <w:lang w:val="en-GB"/>
          </w:rPr>
          <w:t xml:space="preserve"> </w:t>
        </w:r>
      </w:ins>
      <w:r w:rsidRPr="008C7844">
        <w:rPr>
          <w:lang w:val="en-GB"/>
        </w:rPr>
        <w:t xml:space="preserve">and </w:t>
      </w:r>
      <w:proofErr w:type="spellStart"/>
      <w:r w:rsidRPr="008C7844">
        <w:rPr>
          <w:lang w:val="en-GB"/>
        </w:rPr>
        <w:t>Group</w:t>
      </w:r>
      <w:r w:rsidR="00B809B7">
        <w:rPr>
          <w:lang w:val="en-GB"/>
        </w:rPr>
        <w:t>_</w:t>
      </w:r>
      <w:r w:rsidRPr="008C7844">
        <w:rPr>
          <w:lang w:val="en-GB"/>
        </w:rPr>
        <w:t>nnn</w:t>
      </w:r>
      <w:proofErr w:type="spellEnd"/>
      <w:r w:rsidRPr="008C7844">
        <w:rPr>
          <w:lang w:val="en-GB"/>
        </w:rPr>
        <w:t xml:space="preserve">. </w:t>
      </w:r>
    </w:p>
    <w:p w14:paraId="730E0368" w14:textId="142CF0FE" w:rsidR="009D512D" w:rsidRPr="008C7844" w:rsidRDefault="009D512D" w:rsidP="00920F2C">
      <w:pPr>
        <w:spacing w:after="120"/>
        <w:rPr>
          <w:lang w:val="en-GB"/>
        </w:rPr>
      </w:pPr>
    </w:p>
    <w:p w14:paraId="7BA5A3FD" w14:textId="4036949F" w:rsidR="009D512D" w:rsidRPr="008C7844" w:rsidRDefault="00AC251D" w:rsidP="00920F2C">
      <w:pPr>
        <w:pStyle w:val="Heading1"/>
        <w:spacing w:before="120" w:after="200"/>
        <w:rPr>
          <w:lang w:val="en-GB"/>
        </w:rPr>
      </w:pPr>
      <w:bookmarkStart w:id="1296" w:name="_Toc105509269"/>
      <w:r w:rsidRPr="008C7844">
        <w:rPr>
          <w:lang w:val="en-GB"/>
        </w:rPr>
        <w:t>Data Product Delivery</w:t>
      </w:r>
      <w:bookmarkEnd w:id="1296"/>
      <w:r w:rsidR="00695424">
        <w:rPr>
          <w:lang w:val="en-GB"/>
        </w:rPr>
        <w:t xml:space="preserve"> </w:t>
      </w:r>
    </w:p>
    <w:p w14:paraId="1C9120D1" w14:textId="77777777" w:rsidR="009D512D" w:rsidRPr="008C7844" w:rsidRDefault="00AC251D" w:rsidP="009A6618">
      <w:pPr>
        <w:pStyle w:val="Heading2"/>
        <w:spacing w:before="120" w:after="200"/>
        <w:rPr>
          <w:lang w:val="en-GB"/>
        </w:rPr>
      </w:pPr>
      <w:bookmarkStart w:id="1297" w:name="_Toc105509270"/>
      <w:r w:rsidRPr="008C7844">
        <w:rPr>
          <w:lang w:val="en-GB"/>
        </w:rPr>
        <w:t>Introduction</w:t>
      </w:r>
      <w:bookmarkEnd w:id="1297"/>
      <w:r w:rsidRPr="008C7844">
        <w:rPr>
          <w:lang w:val="en-GB"/>
        </w:rPr>
        <w:t xml:space="preserve"> </w:t>
      </w:r>
    </w:p>
    <w:p w14:paraId="06A4A7CE" w14:textId="3FE926BF" w:rsidR="009D512D" w:rsidRPr="008C7844" w:rsidRDefault="00AC251D" w:rsidP="009A6618">
      <w:pPr>
        <w:spacing w:after="120"/>
        <w:rPr>
          <w:lang w:val="en-GB"/>
        </w:rPr>
      </w:pPr>
      <w:r w:rsidRPr="008C7844">
        <w:rPr>
          <w:lang w:val="en-GB"/>
        </w:rPr>
        <w:t>This clause describes how S-102 data will be delivered from the charting authority to the mariner.</w:t>
      </w:r>
      <w:r w:rsidR="00695424">
        <w:rPr>
          <w:lang w:val="en-GB"/>
        </w:rPr>
        <w:t xml:space="preserve"> </w:t>
      </w:r>
    </w:p>
    <w:p w14:paraId="75C62DF3" w14:textId="616613B5" w:rsidR="00161F83" w:rsidRPr="008C7844" w:rsidRDefault="00F34C61" w:rsidP="009A6618">
      <w:pPr>
        <w:spacing w:after="120"/>
        <w:ind w:left="3544" w:hanging="3260"/>
        <w:rPr>
          <w:b/>
          <w:lang w:val="en-GB"/>
        </w:rPr>
      </w:pPr>
      <w:r w:rsidRPr="009A6618">
        <w:rPr>
          <w:b/>
          <w:sz w:val="22"/>
          <w:lang w:val="en-GB"/>
        </w:rPr>
        <w:t>Units of Delivery:</w:t>
      </w:r>
      <w:r w:rsidR="00695424">
        <w:rPr>
          <w:b/>
          <w:lang w:val="en-GB"/>
        </w:rPr>
        <w:t xml:space="preserve"> </w:t>
      </w:r>
      <w:r w:rsidRPr="008C7844">
        <w:rPr>
          <w:b/>
          <w:lang w:val="en-GB"/>
        </w:rPr>
        <w:tab/>
        <w:t xml:space="preserve"> </w:t>
      </w:r>
      <w:r w:rsidRPr="008C7844">
        <w:rPr>
          <w:b/>
          <w:lang w:val="en-GB"/>
        </w:rPr>
        <w:tab/>
      </w:r>
      <w:r w:rsidR="00AC251D" w:rsidRPr="008C7844">
        <w:rPr>
          <w:lang w:val="en-GB"/>
        </w:rPr>
        <w:t>Exchange Set</w:t>
      </w:r>
      <w:r w:rsidR="00695424">
        <w:rPr>
          <w:b/>
          <w:lang w:val="en-GB"/>
        </w:rPr>
        <w:t xml:space="preserve"> </w:t>
      </w:r>
      <w:r w:rsidR="00AC251D" w:rsidRPr="008C7844">
        <w:rPr>
          <w:b/>
          <w:lang w:val="en-GB"/>
        </w:rPr>
        <w:tab/>
        <w:t xml:space="preserve"> </w:t>
      </w:r>
      <w:r w:rsidR="00AC251D" w:rsidRPr="008C7844">
        <w:rPr>
          <w:b/>
          <w:lang w:val="en-GB"/>
        </w:rPr>
        <w:tab/>
        <w:t xml:space="preserve"> </w:t>
      </w:r>
    </w:p>
    <w:p w14:paraId="4EDDB23F" w14:textId="1B25F660" w:rsidR="009D512D" w:rsidRPr="008C7844" w:rsidRDefault="00F34C61" w:rsidP="009A6618">
      <w:pPr>
        <w:spacing w:after="120"/>
        <w:ind w:left="3544" w:hanging="3260"/>
        <w:rPr>
          <w:lang w:val="en-GB"/>
        </w:rPr>
      </w:pPr>
      <w:r w:rsidRPr="009A6618">
        <w:rPr>
          <w:b/>
          <w:sz w:val="22"/>
          <w:lang w:val="en-GB"/>
        </w:rPr>
        <w:t>Transfer Size:</w:t>
      </w:r>
      <w:r w:rsidR="00695424">
        <w:rPr>
          <w:b/>
          <w:lang w:val="en-GB"/>
        </w:rPr>
        <w:t xml:space="preserve"> </w:t>
      </w:r>
      <w:r w:rsidRPr="008C7844">
        <w:rPr>
          <w:b/>
          <w:lang w:val="en-GB"/>
        </w:rPr>
        <w:tab/>
        <w:t xml:space="preserve"> </w:t>
      </w:r>
      <w:r w:rsidR="00AC251D" w:rsidRPr="008C7844">
        <w:rPr>
          <w:lang w:val="en-GB"/>
        </w:rPr>
        <w:t xml:space="preserve">See clause </w:t>
      </w:r>
      <w:r w:rsidR="006659BC">
        <w:rPr>
          <w:lang w:val="en-GB"/>
        </w:rPr>
        <w:fldChar w:fldCharType="begin"/>
      </w:r>
      <w:r w:rsidR="006659BC">
        <w:rPr>
          <w:lang w:val="en-GB"/>
        </w:rPr>
        <w:instrText xml:space="preserve"> REF _Ref66114099 \w \h </w:instrText>
      </w:r>
      <w:r w:rsidR="006659BC">
        <w:rPr>
          <w:lang w:val="en-GB"/>
        </w:rPr>
      </w:r>
      <w:r w:rsidR="006659BC">
        <w:rPr>
          <w:lang w:val="en-GB"/>
        </w:rPr>
        <w:fldChar w:fldCharType="separate"/>
      </w:r>
      <w:r w:rsidR="00D55292">
        <w:rPr>
          <w:lang w:val="en-GB"/>
        </w:rPr>
        <w:t>11.2.2</w:t>
      </w:r>
      <w:r w:rsidR="006659BC">
        <w:rPr>
          <w:lang w:val="en-GB"/>
        </w:rPr>
        <w:fldChar w:fldCharType="end"/>
      </w:r>
      <w:r w:rsidR="00AC251D" w:rsidRPr="008C7844">
        <w:rPr>
          <w:b/>
          <w:lang w:val="en-GB"/>
        </w:rPr>
        <w:tab/>
        <w:t xml:space="preserve"> </w:t>
      </w:r>
    </w:p>
    <w:p w14:paraId="2A0BF52D" w14:textId="77777777" w:rsidR="009D512D" w:rsidRPr="008C7844" w:rsidRDefault="00F34C61" w:rsidP="009A6618">
      <w:pPr>
        <w:spacing w:after="120"/>
        <w:ind w:left="3544" w:hanging="3260"/>
        <w:rPr>
          <w:lang w:val="en-GB"/>
        </w:rPr>
      </w:pPr>
      <w:r w:rsidRPr="009A6618">
        <w:rPr>
          <w:b/>
          <w:sz w:val="22"/>
          <w:lang w:val="en-GB"/>
        </w:rPr>
        <w:t>Medium Name:</w:t>
      </w:r>
      <w:r w:rsidRPr="008C7844">
        <w:rPr>
          <w:b/>
          <w:lang w:val="en-GB"/>
        </w:rPr>
        <w:t xml:space="preserv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5E203C3E" w:rsidR="009D512D" w:rsidRPr="008C7844" w:rsidRDefault="00AC251D" w:rsidP="00F34C61">
      <w:pPr>
        <w:spacing w:after="60"/>
        <w:ind w:left="3544" w:hanging="3260"/>
        <w:rPr>
          <w:lang w:val="en-GB"/>
        </w:rPr>
      </w:pPr>
      <w:r w:rsidRPr="009A6618">
        <w:rPr>
          <w:b/>
          <w:sz w:val="22"/>
          <w:lang w:val="en-GB"/>
        </w:rPr>
        <w:t>Other Delivery Information:</w:t>
      </w:r>
      <w:r w:rsidR="0069542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4CA8CCA3" w:rsidR="009D512D" w:rsidRPr="008C7844" w:rsidRDefault="00AC251D" w:rsidP="00F34C61">
      <w:pPr>
        <w:spacing w:after="60"/>
        <w:ind w:left="3544"/>
        <w:rPr>
          <w:lang w:val="en-GB"/>
        </w:rPr>
      </w:pPr>
      <w:r w:rsidRPr="008C7844">
        <w:rPr>
          <w:lang w:val="en-GB"/>
        </w:rPr>
        <w:t>If the data is transformed in S-102 it must not be changed.</w:t>
      </w:r>
      <w:r w:rsidR="00695424">
        <w:rPr>
          <w:lang w:val="en-GB"/>
        </w:rPr>
        <w:t xml:space="preserve"> </w:t>
      </w:r>
    </w:p>
    <w:p w14:paraId="54FD6E61" w14:textId="2BE50B99" w:rsidR="009D512D" w:rsidRPr="008C7844" w:rsidRDefault="00AC251D" w:rsidP="00F34C61">
      <w:pPr>
        <w:spacing w:after="60"/>
        <w:ind w:left="3544"/>
        <w:rPr>
          <w:lang w:val="en-GB"/>
        </w:rPr>
      </w:pPr>
      <w:r w:rsidRPr="008C7844">
        <w:rPr>
          <w:lang w:val="en-GB"/>
        </w:rPr>
        <w:t>This Product Specification defines the encoding which must be used as a default for transmission of data between parties.</w:t>
      </w:r>
      <w:r w:rsidR="00695424">
        <w:rPr>
          <w:lang w:val="en-GB"/>
        </w:rPr>
        <w:t xml:space="preserve"> </w:t>
      </w:r>
    </w:p>
    <w:p w14:paraId="19806E96" w14:textId="77777777" w:rsidR="009D512D" w:rsidRPr="008C7844" w:rsidRDefault="00AC251D" w:rsidP="009A6618">
      <w:pPr>
        <w:spacing w:after="120"/>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lastRenderedPageBreak/>
        <w:t xml:space="preserve">Mandatory Elements </w:t>
      </w:r>
    </w:p>
    <w:p w14:paraId="183AF833" w14:textId="627CB0C5"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S-102 datasets – HDF encoding</w:t>
      </w:r>
      <w:r w:rsidR="00695424">
        <w:rPr>
          <w:lang w:val="en-GB"/>
        </w:rPr>
        <w:t xml:space="preserve"> </w:t>
      </w:r>
    </w:p>
    <w:p w14:paraId="29508330" w14:textId="03F12A77" w:rsidR="009D512D" w:rsidRPr="008C7844" w:rsidRDefault="00AC251D" w:rsidP="009A6618">
      <w:pPr>
        <w:pStyle w:val="ListParagraph"/>
        <w:numPr>
          <w:ilvl w:val="0"/>
          <w:numId w:val="29"/>
        </w:numPr>
        <w:spacing w:after="120"/>
        <w:ind w:left="1134" w:hanging="283"/>
        <w:rPr>
          <w:lang w:val="en-GB"/>
        </w:rPr>
      </w:pPr>
      <w:r w:rsidRPr="008C7844">
        <w:rPr>
          <w:lang w:val="en-GB"/>
        </w:rPr>
        <w:t>Exchange Catalogue – the XML encoded representation of exchange set catalogue features [discovery metadata].</w:t>
      </w:r>
      <w:r w:rsidR="00695424">
        <w:rPr>
          <w:lang w:val="en-GB"/>
        </w:rPr>
        <w:t xml:space="preserve"> </w:t>
      </w:r>
    </w:p>
    <w:p w14:paraId="10C586EE" w14:textId="77777777" w:rsidR="009D512D" w:rsidRPr="008C7844" w:rsidRDefault="00AC251D" w:rsidP="00796A9C">
      <w:pPr>
        <w:spacing w:after="60"/>
        <w:ind w:left="284"/>
        <w:rPr>
          <w:b/>
          <w:lang w:val="en-GB"/>
        </w:rPr>
      </w:pPr>
      <w:r w:rsidRPr="008C7844">
        <w:rPr>
          <w:b/>
          <w:lang w:val="en-GB"/>
        </w:rPr>
        <w:t xml:space="preserve">Optional Elements </w:t>
      </w:r>
    </w:p>
    <w:p w14:paraId="04D61EAC" w14:textId="77777777"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Default="00AC251D" w:rsidP="009A6618">
      <w:pPr>
        <w:pStyle w:val="ListParagraph"/>
        <w:numPr>
          <w:ilvl w:val="0"/>
          <w:numId w:val="30"/>
        </w:numPr>
        <w:spacing w:after="120"/>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0481F1A5" w14:textId="77777777" w:rsidR="009A6618" w:rsidRPr="009A6618" w:rsidRDefault="009A6618" w:rsidP="009A6618">
      <w:pPr>
        <w:spacing w:after="120"/>
        <w:rPr>
          <w:lang w:val="en-GB"/>
        </w:rPr>
      </w:pPr>
    </w:p>
    <w:p w14:paraId="718784F9" w14:textId="77777777" w:rsidR="009D512D" w:rsidRPr="008C7844" w:rsidRDefault="00AC251D" w:rsidP="003A349E">
      <w:pPr>
        <w:pStyle w:val="Heading2"/>
        <w:spacing w:before="120" w:after="200"/>
        <w:rPr>
          <w:lang w:val="en-GB"/>
        </w:rPr>
      </w:pPr>
      <w:bookmarkStart w:id="1298" w:name="_Toc105509271"/>
      <w:r w:rsidRPr="008C7844">
        <w:rPr>
          <w:lang w:val="en-GB"/>
        </w:rPr>
        <w:t>Dataset</w:t>
      </w:r>
      <w:bookmarkEnd w:id="1298"/>
      <w:r w:rsidRPr="008C7844">
        <w:rPr>
          <w:lang w:val="en-GB"/>
        </w:rPr>
        <w:t xml:space="preserve"> </w:t>
      </w:r>
    </w:p>
    <w:p w14:paraId="770549FA" w14:textId="6505D441" w:rsidR="009D512D" w:rsidRPr="008C7844" w:rsidRDefault="00AC251D" w:rsidP="003A349E">
      <w:pPr>
        <w:pStyle w:val="Heading3"/>
        <w:spacing w:before="120" w:after="120"/>
        <w:rPr>
          <w:lang w:val="en-GB"/>
        </w:rPr>
      </w:pPr>
      <w:bookmarkStart w:id="1299" w:name="_Toc105509272"/>
      <w:r w:rsidRPr="008C7844">
        <w:rPr>
          <w:lang w:val="en-GB"/>
        </w:rPr>
        <w:t xml:space="preserve">Dataset </w:t>
      </w:r>
      <w:r w:rsidR="008A19E8">
        <w:rPr>
          <w:lang w:val="en-GB"/>
        </w:rPr>
        <w:t>m</w:t>
      </w:r>
      <w:r w:rsidRPr="008C7844">
        <w:rPr>
          <w:lang w:val="en-GB"/>
        </w:rPr>
        <w:t>anagement</w:t>
      </w:r>
      <w:bookmarkEnd w:id="1299"/>
      <w:r w:rsidR="00695424">
        <w:rPr>
          <w:lang w:val="en-GB"/>
        </w:rPr>
        <w:t xml:space="preserve"> </w:t>
      </w:r>
    </w:p>
    <w:p w14:paraId="20F3F009" w14:textId="258A42FE" w:rsidR="009D512D" w:rsidRPr="008C7844" w:rsidRDefault="00663385" w:rsidP="003A349E">
      <w:pPr>
        <w:spacing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695424">
        <w:rPr>
          <w:lang w:val="en-GB"/>
        </w:rPr>
        <w:t xml:space="preserve"> </w:t>
      </w:r>
    </w:p>
    <w:p w14:paraId="494C589E" w14:textId="77777777" w:rsidR="00663385" w:rsidRPr="008C7844" w:rsidRDefault="00663385" w:rsidP="003A349E">
      <w:pPr>
        <w:pStyle w:val="ListParagraph"/>
        <w:numPr>
          <w:ilvl w:val="0"/>
          <w:numId w:val="31"/>
        </w:numPr>
        <w:spacing w:after="60"/>
        <w:contextualSpacing w:val="0"/>
        <w:rPr>
          <w:lang w:val="en-GB"/>
        </w:rPr>
      </w:pPr>
      <w:r w:rsidRPr="008C7844">
        <w:rPr>
          <w:lang w:val="en-GB"/>
        </w:rPr>
        <w:t>New dataset: Initial.</w:t>
      </w:r>
    </w:p>
    <w:p w14:paraId="10F08CF4" w14:textId="6EAF64E3" w:rsidR="009D512D" w:rsidRPr="008C7844" w:rsidRDefault="00AC251D" w:rsidP="003A349E">
      <w:pPr>
        <w:pStyle w:val="ListParagraph"/>
        <w:numPr>
          <w:ilvl w:val="0"/>
          <w:numId w:val="31"/>
        </w:numPr>
        <w:spacing w:after="60"/>
        <w:contextualSpacing w:val="0"/>
        <w:rPr>
          <w:lang w:val="en-GB"/>
        </w:rPr>
      </w:pPr>
      <w:r w:rsidRPr="008C7844">
        <w:rPr>
          <w:lang w:val="en-GB"/>
        </w:rPr>
        <w:t>New edition of a dataset: Includes new information. New editions must cover</w:t>
      </w:r>
      <w:ins w:id="1300" w:author="Daniel Rohde" w:date="2022-12-20T00:06:00Z">
        <w:r w:rsidRPr="008C7844">
          <w:rPr>
            <w:lang w:val="en-GB"/>
          </w:rPr>
          <w:t xml:space="preserve"> </w:t>
        </w:r>
        <w:r w:rsidR="00AE6F9F">
          <w:rPr>
            <w:lang w:val="en-GB"/>
          </w:rPr>
          <w:t>at least</w:t>
        </w:r>
      </w:ins>
      <w:r w:rsidR="00AE6F9F">
        <w:rPr>
          <w:lang w:val="en-GB"/>
        </w:rPr>
        <w:t xml:space="preserve"> </w:t>
      </w:r>
      <w:r w:rsidRPr="008C7844">
        <w:rPr>
          <w:lang w:val="en-GB"/>
        </w:rPr>
        <w:t xml:space="preserve">the same area as its predecessor. </w:t>
      </w:r>
    </w:p>
    <w:p w14:paraId="775C212A" w14:textId="77777777" w:rsidR="009D512D" w:rsidRPr="008C7844" w:rsidRDefault="00AC251D" w:rsidP="003A349E">
      <w:pPr>
        <w:pStyle w:val="ListParagraph"/>
        <w:numPr>
          <w:ilvl w:val="0"/>
          <w:numId w:val="31"/>
        </w:numPr>
        <w:spacing w:after="120"/>
        <w:rPr>
          <w:lang w:val="en-GB"/>
        </w:rPr>
      </w:pPr>
      <w:commentRangeStart w:id="1301"/>
      <w:r w:rsidRPr="008C7844">
        <w:rPr>
          <w:lang w:val="en-GB"/>
        </w:rPr>
        <w:t>Cancellation</w:t>
      </w:r>
      <w:commentRangeEnd w:id="1301"/>
      <w:r w:rsidR="00AE6F9F">
        <w:rPr>
          <w:rStyle w:val="CommentReference"/>
        </w:rPr>
        <w:commentReference w:id="1301"/>
      </w:r>
      <w:r w:rsidRPr="008C7844">
        <w:rPr>
          <w:lang w:val="en-GB"/>
        </w:rPr>
        <w:t xml:space="preserve">: The dataset is cancelled and no longer available to be displayed or used. </w:t>
      </w:r>
    </w:p>
    <w:p w14:paraId="24712EC3" w14:textId="52B53082" w:rsidR="009D512D" w:rsidRPr="008C7844" w:rsidRDefault="00AC251D" w:rsidP="003A349E">
      <w:pPr>
        <w:pStyle w:val="Heading3"/>
        <w:spacing w:before="120" w:after="120"/>
        <w:rPr>
          <w:lang w:val="en-GB"/>
        </w:rPr>
      </w:pPr>
      <w:bookmarkStart w:id="1302" w:name="_Ref66114099"/>
      <w:bookmarkStart w:id="1303" w:name="_Toc105509273"/>
      <w:r w:rsidRPr="008C7844">
        <w:rPr>
          <w:lang w:val="en-GB"/>
        </w:rPr>
        <w:t xml:space="preserve">Dataset </w:t>
      </w:r>
      <w:r w:rsidR="008A19E8">
        <w:rPr>
          <w:lang w:val="en-GB"/>
        </w:rPr>
        <w:t>s</w:t>
      </w:r>
      <w:r w:rsidRPr="008C7844">
        <w:rPr>
          <w:lang w:val="en-GB"/>
        </w:rPr>
        <w:t>ize</w:t>
      </w:r>
      <w:bookmarkEnd w:id="1302"/>
      <w:bookmarkEnd w:id="1303"/>
      <w:r w:rsidRPr="008C7844">
        <w:rPr>
          <w:lang w:val="en-GB"/>
        </w:rPr>
        <w:t xml:space="preserve"> </w:t>
      </w:r>
    </w:p>
    <w:p w14:paraId="251BB4E6" w14:textId="1F2A1B67" w:rsidR="009D512D" w:rsidRPr="008C7844" w:rsidRDefault="00AC251D" w:rsidP="003A349E">
      <w:pPr>
        <w:spacing w:after="120"/>
        <w:rPr>
          <w:lang w:val="en-GB"/>
        </w:rPr>
      </w:pPr>
      <w:r w:rsidRPr="008C7844">
        <w:rPr>
          <w:lang w:val="en-GB"/>
        </w:rPr>
        <w:t>S-102 delivery will take place in one form: network transfer to platform (that is, internet download)</w:t>
      </w:r>
      <w:r w:rsidR="00670E3F" w:rsidRPr="008C7844" w:rsidDel="00670E3F">
        <w:rPr>
          <w:lang w:val="en-GB"/>
        </w:rPr>
        <w:t xml:space="preserve"> </w:t>
      </w:r>
      <w:commentRangeStart w:id="1304"/>
      <w:commentRangeEnd w:id="1304"/>
      <w:r w:rsidR="00670E3F">
        <w:rPr>
          <w:rStyle w:val="CommentReference"/>
        </w:rPr>
        <w:commentReference w:id="1304"/>
      </w:r>
      <w:r w:rsidRPr="008C7844">
        <w:rPr>
          <w:lang w:val="en-GB"/>
        </w:rPr>
        <w:t xml:space="preserve">. An example scenario has been provided below: </w:t>
      </w:r>
    </w:p>
    <w:p w14:paraId="32F7AF07" w14:textId="2D6A1077" w:rsidR="009D512D" w:rsidRPr="008C7844" w:rsidRDefault="00AC251D" w:rsidP="003A349E">
      <w:pPr>
        <w:spacing w:after="120"/>
        <w:ind w:left="426"/>
        <w:rPr>
          <w:lang w:val="en-GB"/>
        </w:rPr>
      </w:pPr>
      <w:r w:rsidRPr="005013CF">
        <w:rPr>
          <w:i/>
          <w:lang w:val="en-GB"/>
        </w:rPr>
        <w:t>N</w:t>
      </w:r>
      <w:r w:rsidR="005013CF">
        <w:rPr>
          <w:i/>
          <w:lang w:val="en-GB"/>
        </w:rPr>
        <w:t>OTE</w:t>
      </w:r>
      <w:r w:rsidRPr="005013CF">
        <w:rPr>
          <w:i/>
          <w:lang w:val="en-GB"/>
        </w:rPr>
        <w:t>:</w:t>
      </w:r>
      <w:r w:rsidRPr="008C7844">
        <w:rPr>
          <w:i/>
          <w:lang w:val="en-GB"/>
        </w:rPr>
        <w:t xml:space="preserve"> The use of 10 MB </w:t>
      </w:r>
      <w:commentRangeStart w:id="1305"/>
      <w:commentRangeEnd w:id="1305"/>
      <w:r w:rsidR="00670E3F">
        <w:rPr>
          <w:rStyle w:val="CommentReference"/>
        </w:rPr>
        <w:commentReference w:id="1305"/>
      </w:r>
      <w:r w:rsidRPr="008C7844">
        <w:rPr>
          <w:i/>
          <w:lang w:val="en-GB"/>
        </w:rPr>
        <w:t>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w:t>
      </w:r>
      <w:r w:rsidR="00695424">
        <w:rPr>
          <w:i/>
          <w:lang w:val="en-GB"/>
        </w:rPr>
        <w:t xml:space="preserve">  </w:t>
      </w:r>
    </w:p>
    <w:p w14:paraId="6302605B" w14:textId="36D7E313" w:rsidR="009D512D" w:rsidRPr="008C7844" w:rsidRDefault="00AC251D" w:rsidP="003A349E">
      <w:pPr>
        <w:spacing w:after="120"/>
        <w:rPr>
          <w:lang w:val="en-GB"/>
        </w:rPr>
      </w:pPr>
      <w:r w:rsidRPr="008C7844">
        <w:rPr>
          <w:b/>
          <w:u w:val="single" w:color="000000"/>
          <w:lang w:val="en-GB"/>
        </w:rPr>
        <w:t>Network Transfer:</w:t>
      </w:r>
      <w:r w:rsidR="0069542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00A30D58" w14:textId="00C0F6A2" w:rsidR="009D512D" w:rsidRPr="008C7844" w:rsidRDefault="006659BC" w:rsidP="003A349E">
      <w:pPr>
        <w:spacing w:after="120"/>
        <w:ind w:left="426"/>
        <w:rPr>
          <w:lang w:val="en-GB"/>
        </w:rPr>
      </w:pPr>
      <w:r w:rsidRPr="003A349E">
        <w:rPr>
          <w:i/>
          <w:lang w:val="en-GB"/>
        </w:rPr>
        <w:fldChar w:fldCharType="begin"/>
      </w:r>
      <w:r w:rsidRPr="003A349E">
        <w:rPr>
          <w:i/>
          <w:lang w:val="en-GB"/>
        </w:rPr>
        <w:instrText xml:space="preserve"> REF _Ref66113924 \h </w:instrText>
      </w:r>
      <w:r w:rsidR="003A349E">
        <w:rPr>
          <w:i/>
          <w:lang w:val="en-GB"/>
        </w:rPr>
        <w:instrText xml:space="preserve"> \* MERGEFORMAT </w:instrText>
      </w:r>
      <w:r w:rsidRPr="003A349E">
        <w:rPr>
          <w:i/>
          <w:lang w:val="en-GB"/>
        </w:rPr>
      </w:r>
      <w:r w:rsidRPr="003A349E">
        <w:rPr>
          <w:i/>
          <w:lang w:val="en-GB"/>
        </w:rPr>
        <w:fldChar w:fldCharType="separate"/>
      </w:r>
      <w:r w:rsidR="00D55292" w:rsidRPr="00A14048">
        <w:rPr>
          <w:i/>
        </w:rPr>
        <w:t xml:space="preserve">Table </w:t>
      </w:r>
      <w:r w:rsidR="00D55292" w:rsidRPr="00A14048">
        <w:rPr>
          <w:i/>
          <w:noProof/>
        </w:rPr>
        <w:t>11</w:t>
      </w:r>
      <w:r w:rsidR="00D55292" w:rsidRPr="00A14048">
        <w:rPr>
          <w:i/>
          <w:noProof/>
        </w:rPr>
        <w:noBreakHyphen/>
        <w:t>1</w:t>
      </w:r>
      <w:r w:rsidRPr="003A349E">
        <w:rPr>
          <w:i/>
          <w:lang w:val="en-GB"/>
        </w:rPr>
        <w:fldChar w:fldCharType="end"/>
      </w:r>
      <w:r>
        <w:rPr>
          <w:i/>
          <w:lang w:val="en-GB"/>
        </w:rPr>
        <w:t xml:space="preserve"> </w:t>
      </w:r>
      <w:r w:rsidR="00AC251D" w:rsidRPr="008C7844">
        <w:rPr>
          <w:i/>
          <w:lang w:val="en-GB"/>
        </w:rPr>
        <w:t>provides general information to aid in the compilation of S-102 data for specific charting scales.</w:t>
      </w:r>
      <w:r w:rsidR="00695424">
        <w:rPr>
          <w:i/>
          <w:lang w:val="en-GB"/>
        </w:rPr>
        <w:t xml:space="preserve"> </w:t>
      </w:r>
    </w:p>
    <w:p w14:paraId="0A4386DE" w14:textId="09705AF6" w:rsidR="009D512D" w:rsidRPr="008C7844" w:rsidRDefault="001E1A99" w:rsidP="003A349E">
      <w:pPr>
        <w:spacing w:after="120"/>
        <w:ind w:left="426"/>
        <w:rPr>
          <w:i/>
          <w:lang w:val="en-GB"/>
        </w:rPr>
      </w:pPr>
      <w:r>
        <w:rPr>
          <w:i/>
          <w:lang w:val="en-GB"/>
        </w:rPr>
        <w:fldChar w:fldCharType="begin"/>
      </w:r>
      <w:r>
        <w:rPr>
          <w:i/>
          <w:lang w:val="en-GB"/>
        </w:rPr>
        <w:instrText xml:space="preserve"> REF _Ref66117582 \n \h </w:instrText>
      </w:r>
      <w:r>
        <w:rPr>
          <w:i/>
          <w:lang w:val="en-GB"/>
        </w:rPr>
      </w:r>
      <w:r>
        <w:rPr>
          <w:i/>
          <w:lang w:val="en-GB"/>
        </w:rPr>
        <w:fldChar w:fldCharType="separate"/>
      </w:r>
      <w:r w:rsidR="00D55292">
        <w:rPr>
          <w:i/>
          <w:lang w:val="en-GB"/>
        </w:rPr>
        <w:t>Annex E</w:t>
      </w:r>
      <w:r>
        <w:rPr>
          <w:i/>
          <w:lang w:val="en-GB"/>
        </w:rPr>
        <w:fldChar w:fldCharType="end"/>
      </w:r>
      <w:r>
        <w:rPr>
          <w:i/>
          <w:lang w:val="en-GB"/>
        </w:rPr>
        <w:t xml:space="preserve"> </w:t>
      </w:r>
      <w:r w:rsidR="00AC251D" w:rsidRPr="008C7844">
        <w:rPr>
          <w:i/>
          <w:lang w:val="en-GB"/>
        </w:rPr>
        <w:t>discusses in greater detail the physical size components of an S-102 file.</w:t>
      </w:r>
      <w:r w:rsidR="00695424">
        <w:rPr>
          <w:i/>
          <w:lang w:val="en-GB"/>
        </w:rPr>
        <w:t xml:space="preserve"> </w:t>
      </w:r>
    </w:p>
    <w:p w14:paraId="5B99B855" w14:textId="12AA11D9" w:rsidR="009D512D" w:rsidRPr="008C7844" w:rsidRDefault="00AC251D" w:rsidP="005013CF">
      <w:pPr>
        <w:pStyle w:val="Heading4"/>
        <w:spacing w:before="120" w:after="120"/>
        <w:rPr>
          <w:lang w:val="en-GB"/>
        </w:rPr>
      </w:pPr>
      <w:r w:rsidRPr="008C7844">
        <w:rPr>
          <w:lang w:val="en-GB"/>
        </w:rPr>
        <w:t xml:space="preserve">S-102 </w:t>
      </w:r>
      <w:r w:rsidR="008A19E8">
        <w:rPr>
          <w:lang w:val="en-GB"/>
        </w:rPr>
        <w:t>g</w:t>
      </w:r>
      <w:r w:rsidRPr="008C7844">
        <w:rPr>
          <w:lang w:val="en-GB"/>
        </w:rPr>
        <w:t xml:space="preserve">rid </w:t>
      </w:r>
      <w:r w:rsidR="008A19E8">
        <w:rPr>
          <w:lang w:val="en-GB"/>
        </w:rPr>
        <w:t>r</w:t>
      </w:r>
      <w:r w:rsidRPr="008C7844">
        <w:rPr>
          <w:lang w:val="en-GB"/>
        </w:rPr>
        <w:t xml:space="preserve">esolution and </w:t>
      </w:r>
      <w:r w:rsidR="008A19E8">
        <w:rPr>
          <w:lang w:val="en-GB"/>
        </w:rPr>
        <w:t>t</w:t>
      </w:r>
      <w:r w:rsidRPr="008C7844">
        <w:rPr>
          <w:lang w:val="en-GB"/>
        </w:rPr>
        <w:t>iling</w:t>
      </w:r>
      <w:r w:rsidR="00695424">
        <w:rPr>
          <w:lang w:val="en-GB"/>
        </w:rPr>
        <w:t xml:space="preserve"> </w:t>
      </w:r>
    </w:p>
    <w:p w14:paraId="4E02918C" w14:textId="0E89494E" w:rsidR="006659BC" w:rsidRPr="005013CF" w:rsidRDefault="006659BC" w:rsidP="005013CF">
      <w:pPr>
        <w:pStyle w:val="Caption"/>
        <w:keepNext/>
        <w:spacing w:before="120" w:after="120"/>
        <w:jc w:val="center"/>
        <w:rPr>
          <w:i w:val="0"/>
          <w:color w:val="auto"/>
          <w:sz w:val="20"/>
          <w:szCs w:val="20"/>
        </w:rPr>
      </w:pPr>
      <w:bookmarkStart w:id="1306" w:name="_Ref66113924"/>
      <w:r w:rsidRPr="005013CF">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11</w:t>
      </w:r>
      <w:r w:rsidR="00872C97">
        <w:rPr>
          <w:i w:val="0"/>
          <w:color w:val="auto"/>
          <w:sz w:val="20"/>
          <w:szCs w:val="20"/>
        </w:rPr>
        <w:fldChar w:fldCharType="end"/>
      </w:r>
      <w:del w:id="1307" w:author="Daniel Rohde" w:date="2022-12-20T00:06:00Z">
        <w:r w:rsidR="00914B0A" w:rsidRPr="005013CF">
          <w:rPr>
            <w:i w:val="0"/>
            <w:color w:val="auto"/>
            <w:sz w:val="20"/>
            <w:szCs w:val="20"/>
          </w:rPr>
          <w:noBreakHyphen/>
        </w:r>
      </w:del>
      <w:ins w:id="1308"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w:t>
      </w:r>
      <w:r w:rsidR="00872C97">
        <w:rPr>
          <w:i w:val="0"/>
          <w:color w:val="auto"/>
          <w:sz w:val="20"/>
          <w:szCs w:val="20"/>
        </w:rPr>
        <w:fldChar w:fldCharType="end"/>
      </w:r>
      <w:bookmarkEnd w:id="1306"/>
      <w:r w:rsidRPr="005013CF">
        <w:rPr>
          <w:i w:val="0"/>
          <w:color w:val="auto"/>
          <w:sz w:val="20"/>
          <w:szCs w:val="20"/>
        </w:rPr>
        <w:t xml:space="preserve"> </w:t>
      </w:r>
      <w:r w:rsidR="005013CF">
        <w:rPr>
          <w:i w:val="0"/>
          <w:color w:val="auto"/>
          <w:sz w:val="20"/>
          <w:szCs w:val="20"/>
        </w:rPr>
        <w:t>–</w:t>
      </w:r>
      <w:r w:rsidRPr="005013CF">
        <w:rPr>
          <w:i w:val="0"/>
          <w:color w:val="auto"/>
          <w:sz w:val="20"/>
          <w:szCs w:val="20"/>
        </w:rPr>
        <w:t xml:space="preserve"> Informative Grid Resolution and Resulting Tile Size at Chart Scale</w:t>
      </w:r>
    </w:p>
    <w:tbl>
      <w:tblPr>
        <w:tblW w:w="6663" w:type="dxa"/>
        <w:jc w:val="center"/>
        <w:tblCellMar>
          <w:left w:w="113" w:type="dxa"/>
          <w:right w:w="113" w:type="dxa"/>
        </w:tblCellMar>
        <w:tblLook w:val="04A0" w:firstRow="1" w:lastRow="0" w:firstColumn="1" w:lastColumn="0" w:noHBand="0" w:noVBand="1"/>
      </w:tblPr>
      <w:tblGrid>
        <w:gridCol w:w="2268"/>
        <w:gridCol w:w="2127"/>
        <w:gridCol w:w="2268"/>
      </w:tblGrid>
      <w:tr w:rsidR="005013CF" w:rsidRPr="008C7844" w14:paraId="73089A9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8D5B9D" w14:textId="77777777"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0089A6" w14:textId="77777777" w:rsidR="005013CF" w:rsidRPr="002B2AC3" w:rsidRDefault="005013CF" w:rsidP="005A1750">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AD89A2" w14:textId="5CF793DA"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Resulting Tile Size @ 10 MB</w:t>
            </w:r>
            <w:r>
              <w:rPr>
                <w:rFonts w:ascii="Calibri" w:eastAsia="Calibri" w:hAnsi="Calibri" w:cs="Calibri"/>
                <w:b/>
                <w:sz w:val="18"/>
                <w:lang w:val="en-GB"/>
              </w:rPr>
              <w:t xml:space="preserve">        </w:t>
            </w:r>
          </w:p>
        </w:tc>
      </w:tr>
      <w:tr w:rsidR="005013CF" w:rsidRPr="008C7844" w14:paraId="1A67BF40"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r>
      <w:tr w:rsidR="005013CF" w:rsidRPr="008C7844" w14:paraId="15E2CD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7A1235FA"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2CC8A49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 X 145</w:t>
            </w:r>
          </w:p>
        </w:tc>
      </w:tr>
      <w:tr w:rsidR="005013CF" w:rsidRPr="008C7844" w14:paraId="10C5AA83"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68 X 68</w:t>
            </w:r>
          </w:p>
        </w:tc>
      </w:tr>
      <w:tr w:rsidR="005013CF" w:rsidRPr="008C7844" w14:paraId="1302783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34 X 34</w:t>
            </w:r>
          </w:p>
        </w:tc>
      </w:tr>
      <w:tr w:rsidR="005013CF" w:rsidRPr="008C7844" w14:paraId="665ACB91"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17.5 X 17.5</w:t>
            </w:r>
          </w:p>
        </w:tc>
      </w:tr>
      <w:tr w:rsidR="005013CF" w:rsidRPr="008C7844" w14:paraId="423779DC"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8.7 X 8.7</w:t>
            </w:r>
          </w:p>
        </w:tc>
      </w:tr>
      <w:tr w:rsidR="005013CF" w:rsidRPr="008C7844" w14:paraId="02FC18B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4.2 X 4.2</w:t>
            </w:r>
          </w:p>
        </w:tc>
      </w:tr>
      <w:tr w:rsidR="005013CF" w:rsidRPr="008C7844" w14:paraId="23700CFE"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lastRenderedPageBreak/>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 X 1.9</w:t>
            </w:r>
          </w:p>
        </w:tc>
      </w:tr>
      <w:tr w:rsidR="005013CF" w:rsidRPr="008C7844" w14:paraId="675AB502"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1.0 X 1.0</w:t>
            </w:r>
          </w:p>
        </w:tc>
      </w:tr>
      <w:tr w:rsidR="005013CF" w:rsidRPr="008C7844" w14:paraId="6758E4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0.6 X 0.6</w:t>
            </w:r>
          </w:p>
        </w:tc>
      </w:tr>
      <w:tr w:rsidR="005013CF" w:rsidRPr="008C7844" w14:paraId="09384DCB"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1 </w:t>
            </w:r>
            <w:proofErr w:type="gramStart"/>
            <w:r w:rsidRPr="002B2AC3">
              <w:rPr>
                <w:rFonts w:ascii="Calibri" w:eastAsia="Calibri" w:hAnsi="Calibri" w:cs="Calibri"/>
                <w:sz w:val="18"/>
                <w:lang w:val="en-GB"/>
              </w:rPr>
              <w:t>metres</w:t>
            </w:r>
            <w:proofErr w:type="gramEnd"/>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1FFF0FF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1 </w:t>
            </w:r>
            <w:proofErr w:type="gramStart"/>
            <w:r w:rsidRPr="002B2AC3">
              <w:rPr>
                <w:rFonts w:ascii="Calibri" w:eastAsia="Calibri" w:hAnsi="Calibri" w:cs="Calibri"/>
                <w:sz w:val="18"/>
                <w:lang w:val="en-GB"/>
              </w:rPr>
              <w:t>metres</w:t>
            </w:r>
            <w:proofErr w:type="gramEnd"/>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22102776"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1 </w:t>
            </w:r>
            <w:proofErr w:type="gramStart"/>
            <w:r w:rsidRPr="002B2AC3">
              <w:rPr>
                <w:rFonts w:ascii="Calibri" w:eastAsia="Calibri" w:hAnsi="Calibri" w:cs="Calibri"/>
                <w:sz w:val="18"/>
                <w:lang w:val="en-GB"/>
              </w:rPr>
              <w:t>metres</w:t>
            </w:r>
            <w:proofErr w:type="gramEnd"/>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57360C14"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1 </w:t>
            </w:r>
            <w:proofErr w:type="gramStart"/>
            <w:r w:rsidRPr="002B2AC3">
              <w:rPr>
                <w:rFonts w:ascii="Calibri" w:eastAsia="Calibri" w:hAnsi="Calibri" w:cs="Calibri"/>
                <w:sz w:val="18"/>
                <w:lang w:val="en-GB"/>
              </w:rPr>
              <w:t>metres</w:t>
            </w:r>
            <w:proofErr w:type="gramEnd"/>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bl>
    <w:p w14:paraId="4F7A3A93" w14:textId="4A2BEC27" w:rsidR="009D512D" w:rsidRPr="005A1750" w:rsidRDefault="00AC251D" w:rsidP="005A1750">
      <w:pPr>
        <w:spacing w:after="0"/>
        <w:ind w:left="11"/>
        <w:jc w:val="left"/>
        <w:rPr>
          <w:szCs w:val="20"/>
          <w:lang w:val="en-GB"/>
        </w:rPr>
      </w:pPr>
      <w:r w:rsidRPr="005A1750">
        <w:rPr>
          <w:szCs w:val="20"/>
          <w:lang w:val="en-GB"/>
        </w:rPr>
        <w:t xml:space="preserve"> </w:t>
      </w:r>
      <w:r w:rsidRPr="005A1750">
        <w:rPr>
          <w:szCs w:val="20"/>
          <w:lang w:val="en-GB"/>
        </w:rPr>
        <w:tab/>
      </w:r>
      <w:r w:rsidR="00695424" w:rsidRPr="005A1750">
        <w:rPr>
          <w:szCs w:val="20"/>
          <w:lang w:val="en-GB"/>
        </w:rPr>
        <w:t xml:space="preserve"> </w:t>
      </w:r>
    </w:p>
    <w:p w14:paraId="1F25F50B" w14:textId="4E5FB048" w:rsidR="009D512D" w:rsidRPr="008C7844" w:rsidRDefault="00AC251D" w:rsidP="005A1750">
      <w:pPr>
        <w:pStyle w:val="Heading3"/>
        <w:spacing w:before="120" w:after="120"/>
        <w:rPr>
          <w:lang w:val="en-GB"/>
        </w:rPr>
      </w:pPr>
      <w:bookmarkStart w:id="1309" w:name="_Ref66351081"/>
      <w:bookmarkStart w:id="1310" w:name="_Toc105509274"/>
      <w:r w:rsidRPr="008C7844">
        <w:rPr>
          <w:lang w:val="en-GB"/>
        </w:rPr>
        <w:t>Dataset file naming</w:t>
      </w:r>
      <w:bookmarkEnd w:id="1309"/>
      <w:bookmarkEnd w:id="1310"/>
      <w:r w:rsidR="00695424">
        <w:rPr>
          <w:lang w:val="en-GB"/>
        </w:rPr>
        <w:t xml:space="preserve"> </w:t>
      </w:r>
    </w:p>
    <w:p w14:paraId="0E366018" w14:textId="77777777" w:rsidR="00073694" w:rsidRPr="008C7844" w:rsidRDefault="00073694" w:rsidP="005A1750">
      <w:pPr>
        <w:spacing w:after="120"/>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43CDF3D4" w:rsidR="00073694" w:rsidRPr="008C7844" w:rsidRDefault="00073694" w:rsidP="005A1750">
      <w:pPr>
        <w:spacing w:after="60"/>
        <w:rPr>
          <w:b/>
          <w:szCs w:val="20"/>
          <w:lang w:val="en-GB"/>
        </w:rPr>
      </w:pPr>
      <w:del w:id="1311" w:author="Daniel Rohde" w:date="2022-12-20T00:06:00Z">
        <w:r w:rsidRPr="008C7844">
          <w:rPr>
            <w:b/>
            <w:szCs w:val="20"/>
            <w:lang w:val="en-GB"/>
          </w:rPr>
          <w:delText>102</w:delText>
        </w:r>
        <w:r w:rsidR="00CC212F" w:rsidRPr="008C7844">
          <w:rPr>
            <w:b/>
            <w:szCs w:val="20"/>
            <w:lang w:val="en-GB"/>
          </w:rPr>
          <w:delText>PPPP</w:delText>
        </w:r>
        <w:r w:rsidRPr="008C7844">
          <w:rPr>
            <w:b/>
            <w:szCs w:val="20"/>
            <w:lang w:val="en-GB"/>
          </w:rPr>
          <w:delText>ØØØØØØØØØØ</w:delText>
        </w:r>
        <w:r w:rsidR="00E977F2" w:rsidRPr="008C7844">
          <w:rPr>
            <w:b/>
            <w:szCs w:val="20"/>
            <w:lang w:val="en-GB"/>
          </w:rPr>
          <w:delText>ØØ</w:delText>
        </w:r>
      </w:del>
      <w:ins w:id="1312" w:author="Daniel Rohde" w:date="2022-12-20T00:06:00Z">
        <w:r w:rsidR="00AE6F9F" w:rsidRPr="008C7844">
          <w:rPr>
            <w:b/>
            <w:szCs w:val="20"/>
            <w:lang w:val="en-GB"/>
          </w:rPr>
          <w:t>102</w:t>
        </w:r>
        <w:r w:rsidR="00AE6F9F">
          <w:rPr>
            <w:b/>
            <w:szCs w:val="20"/>
            <w:lang w:val="en-GB"/>
          </w:rPr>
          <w:t>CCCC</w:t>
        </w:r>
        <w:r w:rsidR="00AE6F9F" w:rsidRPr="008C7844">
          <w:rPr>
            <w:b/>
            <w:szCs w:val="20"/>
            <w:lang w:val="en-GB"/>
          </w:rPr>
          <w:t>ØØØØØØØØØØØØ</w:t>
        </w:r>
      </w:ins>
      <w:r w:rsidR="002356F8" w:rsidRPr="008C7844">
        <w:rPr>
          <w:b/>
          <w:szCs w:val="20"/>
          <w:lang w:val="en-GB"/>
        </w:rPr>
        <w:t>.H5</w:t>
      </w:r>
    </w:p>
    <w:p w14:paraId="4B34F0AD" w14:textId="77777777" w:rsidR="00073694" w:rsidRPr="008C7844" w:rsidRDefault="00073694" w:rsidP="005A175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6DD9F328" w14:textId="2F51ECDB" w:rsidR="00073694" w:rsidRPr="008C7844" w:rsidRDefault="004E2147" w:rsidP="005A1750">
      <w:pPr>
        <w:pStyle w:val="ListParagraph"/>
        <w:numPr>
          <w:ilvl w:val="0"/>
          <w:numId w:val="32"/>
        </w:numPr>
        <w:spacing w:after="60"/>
        <w:ind w:left="714" w:hanging="357"/>
        <w:contextualSpacing w:val="0"/>
        <w:rPr>
          <w:szCs w:val="20"/>
          <w:lang w:val="en-GB"/>
        </w:rPr>
      </w:pPr>
      <w:r w:rsidRPr="004E2147">
        <w:rPr>
          <w:szCs w:val="20"/>
          <w:lang w:val="en-GB"/>
        </w:rPr>
        <w:t>CCCC - the fourth to seventh characters identify the producer code of the issuing agency (mandatory for S-102).</w:t>
      </w:r>
      <w:r w:rsidR="00695424">
        <w:rPr>
          <w:szCs w:val="20"/>
          <w:lang w:val="en-GB"/>
        </w:rPr>
        <w:t xml:space="preserve"> </w:t>
      </w:r>
      <w:r w:rsidRPr="004E2147">
        <w:rPr>
          <w:szCs w:val="20"/>
          <w:lang w:val="en-GB"/>
        </w:rPr>
        <w:t>Where the producer code is derived from a 2</w:t>
      </w:r>
      <w:r>
        <w:rPr>
          <w:szCs w:val="20"/>
          <w:lang w:val="en-GB"/>
        </w:rPr>
        <w:t>-</w:t>
      </w:r>
      <w:r w:rsidRPr="004E2147">
        <w:rPr>
          <w:szCs w:val="20"/>
          <w:lang w:val="en-GB"/>
        </w:rPr>
        <w:t xml:space="preserve"> or 3</w:t>
      </w:r>
      <w:r>
        <w:rPr>
          <w:szCs w:val="20"/>
          <w:lang w:val="en-GB"/>
        </w:rPr>
        <w:t>-</w:t>
      </w:r>
      <w:r w:rsidRPr="004E2147">
        <w:rPr>
          <w:szCs w:val="20"/>
          <w:lang w:val="en-GB"/>
        </w:rPr>
        <w:t xml:space="preserve">character format (for instance when converting S-57 ENCs), the missing characters of the producer code must be populated with zeros (“00” or “0” respectively) for the sixth and seventh characters of the dataset file name, as </w:t>
      </w:r>
      <w:proofErr w:type="spellStart"/>
      <w:r w:rsidRPr="004E2147">
        <w:rPr>
          <w:szCs w:val="20"/>
          <w:lang w:val="en-GB"/>
        </w:rPr>
        <w:t>required.</w:t>
      </w:r>
      <w:r w:rsidR="00073694" w:rsidRPr="008C7844">
        <w:rPr>
          <w:szCs w:val="20"/>
          <w:lang w:val="en-GB"/>
        </w:rPr>
        <w:t>ØØØØØØØØØØ</w:t>
      </w:r>
      <w:r w:rsidR="00E977F2" w:rsidRPr="008C7844">
        <w:rPr>
          <w:szCs w:val="20"/>
          <w:lang w:val="en-GB"/>
        </w:rPr>
        <w:t>ØØ</w:t>
      </w:r>
      <w:proofErr w:type="spellEnd"/>
      <w:r w:rsidR="00073694" w:rsidRPr="008C7844">
        <w:rPr>
          <w:szCs w:val="20"/>
          <w:lang w:val="en-GB"/>
        </w:rPr>
        <w:t xml:space="preserve"> - the eighth to the maximum </w:t>
      </w:r>
      <w:r w:rsidR="00E977F2">
        <w:rPr>
          <w:szCs w:val="20"/>
          <w:lang w:val="en-GB"/>
        </w:rPr>
        <w:t>nine</w:t>
      </w:r>
      <w:r w:rsidR="00073694" w:rsidRPr="008C7844">
        <w:rPr>
          <w:szCs w:val="20"/>
          <w:lang w:val="en-GB"/>
        </w:rPr>
        <w:t>teenth characters are optional and may be used in any way by the producer to provide the unique file name.</w:t>
      </w:r>
      <w:r w:rsidR="00695424">
        <w:rPr>
          <w:szCs w:val="20"/>
          <w:lang w:val="en-GB"/>
        </w:rPr>
        <w:t xml:space="preserve"> </w:t>
      </w:r>
      <w:r w:rsidR="00073694" w:rsidRPr="008C7844">
        <w:rPr>
          <w:szCs w:val="20"/>
          <w:lang w:val="en-GB"/>
        </w:rPr>
        <w:t>The following characters are allowed in the dataset name: A to Z, 0 to 9 and the special character _ (underscore).</w:t>
      </w:r>
    </w:p>
    <w:p w14:paraId="5D522D01" w14:textId="77777777" w:rsidR="002356F8" w:rsidRDefault="002356F8" w:rsidP="005A1750">
      <w:pPr>
        <w:pStyle w:val="ListParagraph"/>
        <w:numPr>
          <w:ilvl w:val="0"/>
          <w:numId w:val="32"/>
        </w:numPr>
        <w:spacing w:after="120"/>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21693B8C" w14:textId="77777777" w:rsidR="005A1750" w:rsidRPr="005A1750" w:rsidRDefault="005A1750" w:rsidP="005A1750">
      <w:pPr>
        <w:spacing w:after="120"/>
        <w:rPr>
          <w:szCs w:val="20"/>
          <w:lang w:val="en-GB"/>
        </w:rPr>
      </w:pPr>
    </w:p>
    <w:p w14:paraId="349579B9" w14:textId="77777777" w:rsidR="009D512D" w:rsidRPr="008C7844" w:rsidRDefault="00AC251D" w:rsidP="005A1750">
      <w:pPr>
        <w:pStyle w:val="Heading2"/>
        <w:spacing w:before="120" w:after="200"/>
        <w:rPr>
          <w:lang w:val="en-GB"/>
        </w:rPr>
      </w:pPr>
      <w:bookmarkStart w:id="1313" w:name="_Toc105509275"/>
      <w:r w:rsidRPr="008C7844">
        <w:rPr>
          <w:lang w:val="en-GB"/>
        </w:rPr>
        <w:t>Exchange Catalogue</w:t>
      </w:r>
      <w:bookmarkEnd w:id="1313"/>
      <w:r w:rsidRPr="008C7844">
        <w:rPr>
          <w:lang w:val="en-GB"/>
        </w:rPr>
        <w:t xml:space="preserve"> </w:t>
      </w:r>
    </w:p>
    <w:p w14:paraId="656B796F" w14:textId="3267260C" w:rsidR="009D512D" w:rsidRDefault="00AC251D" w:rsidP="005A1750">
      <w:pPr>
        <w:spacing w:after="120"/>
        <w:rPr>
          <w:lang w:val="en-GB"/>
        </w:rPr>
      </w:pPr>
      <w:r w:rsidRPr="008C7844">
        <w:rPr>
          <w:lang w:val="en-GB"/>
        </w:rPr>
        <w:t xml:space="preserve">The </w:t>
      </w:r>
      <w:r w:rsidR="005A1750">
        <w:rPr>
          <w:lang w:val="en-GB"/>
        </w:rPr>
        <w:t>E</w:t>
      </w:r>
      <w:r w:rsidRPr="008C7844">
        <w:rPr>
          <w:lang w:val="en-GB"/>
        </w:rPr>
        <w:t xml:space="preserve">xchange </w:t>
      </w:r>
      <w:r w:rsidR="005A1750">
        <w:rPr>
          <w:lang w:val="en-GB"/>
        </w:rPr>
        <w:t>C</w:t>
      </w:r>
      <w:r w:rsidRPr="008C7844">
        <w:rPr>
          <w:lang w:val="en-GB"/>
        </w:rPr>
        <w:t xml:space="preserve">atalogue acts as the table of contents for the </w:t>
      </w:r>
      <w:r w:rsidR="005A1750">
        <w:rPr>
          <w:lang w:val="en-GB"/>
        </w:rPr>
        <w:t>E</w:t>
      </w:r>
      <w:r w:rsidRPr="008C7844">
        <w:rPr>
          <w:lang w:val="en-GB"/>
        </w:rPr>
        <w:t xml:space="preserve">xchange </w:t>
      </w:r>
      <w:r w:rsidR="005A1750">
        <w:rPr>
          <w:lang w:val="en-GB"/>
        </w:rPr>
        <w:t>S</w:t>
      </w:r>
      <w:r w:rsidRPr="008C7844">
        <w:rPr>
          <w:lang w:val="en-GB"/>
        </w:rPr>
        <w:t xml:space="preserve">et. The </w:t>
      </w:r>
      <w:r w:rsidR="005A1750">
        <w:rPr>
          <w:lang w:val="en-GB"/>
        </w:rPr>
        <w:t>C</w:t>
      </w:r>
      <w:r w:rsidRPr="008C7844">
        <w:rPr>
          <w:lang w:val="en-GB"/>
        </w:rPr>
        <w:t xml:space="preserve">atalogue file of the </w:t>
      </w:r>
      <w:r w:rsidR="005A1750">
        <w:rPr>
          <w:lang w:val="en-GB"/>
        </w:rPr>
        <w:t>E</w:t>
      </w:r>
      <w:r w:rsidRPr="008C7844">
        <w:rPr>
          <w:lang w:val="en-GB"/>
        </w:rPr>
        <w:t xml:space="preserve">xchange </w:t>
      </w:r>
      <w:r w:rsidR="005A1750">
        <w:rPr>
          <w:lang w:val="en-GB"/>
        </w:rPr>
        <w:t>S</w:t>
      </w:r>
      <w:r w:rsidRPr="008C7844">
        <w:rPr>
          <w:lang w:val="en-GB"/>
        </w:rPr>
        <w:t xml:space="preserve">et must be named </w:t>
      </w:r>
      <w:r w:rsidR="00F52D73" w:rsidRPr="008C7844">
        <w:rPr>
          <w:lang w:val="en-GB"/>
        </w:rPr>
        <w:t>CATATLOG.</w:t>
      </w:r>
      <w:r w:rsidR="00034E14">
        <w:rPr>
          <w:lang w:val="en-GB"/>
        </w:rPr>
        <w:t>XML</w:t>
      </w:r>
      <w:r w:rsidRPr="008C7844">
        <w:rPr>
          <w:lang w:val="en-GB"/>
        </w:rPr>
        <w:t xml:space="preserve">. No other file in the </w:t>
      </w:r>
      <w:r w:rsidR="005A1750">
        <w:rPr>
          <w:lang w:val="en-GB"/>
        </w:rPr>
        <w:t>E</w:t>
      </w:r>
      <w:r w:rsidRPr="008C7844">
        <w:rPr>
          <w:lang w:val="en-GB"/>
        </w:rPr>
        <w:t xml:space="preserve">xchange </w:t>
      </w:r>
      <w:r w:rsidR="005A1750">
        <w:rPr>
          <w:lang w:val="en-GB"/>
        </w:rPr>
        <w:t>S</w:t>
      </w:r>
      <w:r w:rsidRPr="008C7844">
        <w:rPr>
          <w:lang w:val="en-GB"/>
        </w:rPr>
        <w:t xml:space="preserve">et may be named </w:t>
      </w:r>
      <w:r w:rsidR="00F52D73" w:rsidRPr="008C7844">
        <w:rPr>
          <w:lang w:val="en-GB"/>
        </w:rPr>
        <w:t>CATALOG.</w:t>
      </w:r>
      <w:r w:rsidR="00034E14">
        <w:rPr>
          <w:lang w:val="en-GB"/>
        </w:rPr>
        <w:t>XML</w:t>
      </w:r>
      <w:r w:rsidRPr="008C7844">
        <w:rPr>
          <w:lang w:val="en-GB"/>
        </w:rPr>
        <w:t>.</w:t>
      </w:r>
      <w:r w:rsidR="00695424">
        <w:rPr>
          <w:lang w:val="en-GB"/>
        </w:rPr>
        <w:t xml:space="preserve"> </w:t>
      </w:r>
      <w:r w:rsidRPr="008C7844">
        <w:rPr>
          <w:lang w:val="en-GB"/>
        </w:rPr>
        <w:t xml:space="preserve">The contents of the </w:t>
      </w:r>
      <w:r w:rsidR="005A1750">
        <w:rPr>
          <w:lang w:val="en-GB"/>
        </w:rPr>
        <w:t>E</w:t>
      </w:r>
      <w:r w:rsidRPr="008C7844">
        <w:rPr>
          <w:lang w:val="en-GB"/>
        </w:rPr>
        <w:t xml:space="preserve">xchange </w:t>
      </w:r>
      <w:r w:rsidR="005A1750">
        <w:rPr>
          <w:lang w:val="en-GB"/>
        </w:rPr>
        <w:t>C</w:t>
      </w:r>
      <w:r w:rsidRPr="008C7844">
        <w:rPr>
          <w:lang w:val="en-GB"/>
        </w:rPr>
        <w:t xml:space="preserve">atalogue are described in </w:t>
      </w:r>
      <w:r w:rsidR="007956AF" w:rsidRPr="008C7844">
        <w:rPr>
          <w:lang w:val="en-GB"/>
        </w:rPr>
        <w:t>c</w:t>
      </w:r>
      <w:r w:rsidRPr="008C7844">
        <w:rPr>
          <w:lang w:val="en-GB"/>
        </w:rPr>
        <w:t xml:space="preserve">lause </w:t>
      </w:r>
      <w:r w:rsidR="006659BC">
        <w:rPr>
          <w:lang w:val="en-GB"/>
        </w:rPr>
        <w:fldChar w:fldCharType="begin"/>
      </w:r>
      <w:r w:rsidR="006659BC">
        <w:rPr>
          <w:lang w:val="en-GB"/>
        </w:rPr>
        <w:instrText xml:space="preserve"> REF _Ref66114146 \w \h </w:instrText>
      </w:r>
      <w:r w:rsidR="006659BC">
        <w:rPr>
          <w:lang w:val="en-GB"/>
        </w:rPr>
      </w:r>
      <w:r w:rsidR="006659BC">
        <w:rPr>
          <w:lang w:val="en-GB"/>
        </w:rPr>
        <w:fldChar w:fldCharType="separate"/>
      </w:r>
      <w:r w:rsidR="00D55292">
        <w:rPr>
          <w:lang w:val="en-GB"/>
        </w:rPr>
        <w:t>12</w:t>
      </w:r>
      <w:r w:rsidR="006659BC">
        <w:rPr>
          <w:lang w:val="en-GB"/>
        </w:rPr>
        <w:fldChar w:fldCharType="end"/>
      </w:r>
      <w:r w:rsidR="005A1750">
        <w:rPr>
          <w:lang w:val="en-GB"/>
        </w:rPr>
        <w:t>.</w:t>
      </w:r>
    </w:p>
    <w:p w14:paraId="6F94C962" w14:textId="77777777" w:rsidR="005A1750" w:rsidRPr="008C7844" w:rsidRDefault="005A1750" w:rsidP="005A1750">
      <w:pPr>
        <w:spacing w:after="120"/>
        <w:rPr>
          <w:lang w:val="en-GB"/>
        </w:rPr>
      </w:pPr>
    </w:p>
    <w:p w14:paraId="671E7F3F" w14:textId="77777777" w:rsidR="009D512D" w:rsidRPr="008C7844" w:rsidRDefault="00AC251D" w:rsidP="002800FC">
      <w:pPr>
        <w:pStyle w:val="Heading2"/>
        <w:spacing w:before="120" w:after="200"/>
        <w:rPr>
          <w:lang w:val="en-GB"/>
        </w:rPr>
      </w:pPr>
      <w:bookmarkStart w:id="1314" w:name="_Toc105509276"/>
      <w:r w:rsidRPr="008C7844">
        <w:rPr>
          <w:lang w:val="en-GB"/>
        </w:rPr>
        <w:t>Data integrity and encryption</w:t>
      </w:r>
      <w:bookmarkEnd w:id="1314"/>
      <w:r w:rsidRPr="008C7844">
        <w:rPr>
          <w:lang w:val="en-GB"/>
        </w:rPr>
        <w:t xml:space="preserve"> </w:t>
      </w:r>
    </w:p>
    <w:p w14:paraId="1804919F" w14:textId="77777777" w:rsidR="009D512D" w:rsidRPr="008C7844" w:rsidRDefault="00AC251D" w:rsidP="002800FC">
      <w:pPr>
        <w:spacing w:after="120"/>
        <w:rPr>
          <w:lang w:val="en-GB"/>
        </w:rPr>
      </w:pPr>
      <w:r w:rsidRPr="008C7844">
        <w:rPr>
          <w:lang w:val="en-GB"/>
        </w:rPr>
        <w:t xml:space="preserve">S-100 Part 15 defines the algorithms for compressing, </w:t>
      </w:r>
      <w:proofErr w:type="gramStart"/>
      <w:r w:rsidRPr="008C7844">
        <w:rPr>
          <w:lang w:val="en-GB"/>
        </w:rPr>
        <w:t>encrypting</w:t>
      </w:r>
      <w:proofErr w:type="gramEnd"/>
      <w:r w:rsidRPr="008C7844">
        <w:rPr>
          <w:lang w:val="en-GB"/>
        </w:rPr>
        <w:t xml:space="preserve">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507A5077" w:rsidR="009D512D" w:rsidRPr="008C7844" w:rsidRDefault="00AC251D" w:rsidP="002800FC">
      <w:pPr>
        <w:pStyle w:val="Heading3"/>
        <w:spacing w:before="120" w:after="120"/>
        <w:rPr>
          <w:lang w:val="en-GB"/>
        </w:rPr>
      </w:pPr>
      <w:bookmarkStart w:id="1315" w:name="_Toc105509277"/>
      <w:r w:rsidRPr="008C7844">
        <w:rPr>
          <w:lang w:val="en-GB"/>
        </w:rPr>
        <w:t xml:space="preserve">Use of </w:t>
      </w:r>
      <w:r w:rsidR="002800FC">
        <w:rPr>
          <w:lang w:val="en-GB"/>
        </w:rPr>
        <w:t>c</w:t>
      </w:r>
      <w:r w:rsidRPr="008C7844">
        <w:rPr>
          <w:lang w:val="en-GB"/>
        </w:rPr>
        <w:t>ompression</w:t>
      </w:r>
      <w:bookmarkEnd w:id="1315"/>
      <w:r w:rsidRPr="008C7844">
        <w:rPr>
          <w:lang w:val="en-GB"/>
        </w:rPr>
        <w:t xml:space="preserve"> </w:t>
      </w:r>
    </w:p>
    <w:p w14:paraId="4BD7278A" w14:textId="77777777" w:rsidR="009D512D" w:rsidRPr="008C7844" w:rsidRDefault="00AC251D" w:rsidP="002800FC">
      <w:pPr>
        <w:spacing w:after="120"/>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2800FC">
      <w:pPr>
        <w:spacing w:after="120"/>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2800FC">
      <w:pPr>
        <w:spacing w:after="60"/>
        <w:rPr>
          <w:lang w:val="en-GB"/>
        </w:rPr>
      </w:pPr>
      <w:r w:rsidRPr="008C7844">
        <w:rPr>
          <w:lang w:val="en-GB"/>
        </w:rPr>
        <w:t xml:space="preserve">The use of compression will be encoded: </w:t>
      </w:r>
    </w:p>
    <w:p w14:paraId="233FCAAF" w14:textId="0926EB70" w:rsidR="009D512D" w:rsidRPr="008C7844" w:rsidRDefault="00AC251D" w:rsidP="002800FC">
      <w:pPr>
        <w:spacing w:after="120"/>
        <w:rPr>
          <w:lang w:val="en-GB"/>
        </w:rPr>
      </w:pPr>
      <w:r w:rsidRPr="008C7844">
        <w:rPr>
          <w:lang w:val="en-GB"/>
        </w:rPr>
        <w:t xml:space="preserve">Since information about compression is encoded in the S-102_ExchangeCatalogue, it is implicitly applied to all the dataset files in the </w:t>
      </w:r>
      <w:r w:rsidR="002800FC">
        <w:rPr>
          <w:lang w:val="en-GB"/>
        </w:rPr>
        <w:t>E</w:t>
      </w:r>
      <w:r w:rsidRPr="008C7844">
        <w:rPr>
          <w:lang w:val="en-GB"/>
        </w:rPr>
        <w:t xml:space="preserve">xchange </w:t>
      </w:r>
      <w:r w:rsidR="002800FC">
        <w:rPr>
          <w:lang w:val="en-GB"/>
        </w:rPr>
        <w:t>S</w:t>
      </w:r>
      <w:r w:rsidRPr="008C7844">
        <w:rPr>
          <w:lang w:val="en-GB"/>
        </w:rPr>
        <w:t xml:space="preserve">et. It will not be possible to create an </w:t>
      </w:r>
      <w:r w:rsidR="002800FC">
        <w:rPr>
          <w:lang w:val="en-GB"/>
        </w:rPr>
        <w:t>E</w:t>
      </w:r>
      <w:r w:rsidRPr="008C7844">
        <w:rPr>
          <w:lang w:val="en-GB"/>
        </w:rPr>
        <w:t xml:space="preserve">xchange </w:t>
      </w:r>
      <w:r w:rsidR="002800FC">
        <w:rPr>
          <w:lang w:val="en-GB"/>
        </w:rPr>
        <w:t>S</w:t>
      </w:r>
      <w:r w:rsidRPr="008C7844">
        <w:rPr>
          <w:lang w:val="en-GB"/>
        </w:rPr>
        <w:t>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w:t>
      </w:r>
      <w:r w:rsidR="00695424">
        <w:rPr>
          <w:lang w:val="en-GB"/>
        </w:rPr>
        <w:t xml:space="preserve"> </w:t>
      </w:r>
    </w:p>
    <w:p w14:paraId="614F65D4" w14:textId="541E40C1" w:rsidR="009D512D" w:rsidRPr="008C7844" w:rsidRDefault="00AC251D" w:rsidP="002800FC">
      <w:pPr>
        <w:pStyle w:val="Heading3"/>
        <w:spacing w:before="120" w:after="120"/>
        <w:rPr>
          <w:lang w:val="en-GB"/>
        </w:rPr>
      </w:pPr>
      <w:bookmarkStart w:id="1316" w:name="_Toc105509278"/>
      <w:r w:rsidRPr="008C7844">
        <w:rPr>
          <w:lang w:val="en-GB"/>
        </w:rPr>
        <w:lastRenderedPageBreak/>
        <w:t xml:space="preserve">Use of </w:t>
      </w:r>
      <w:r w:rsidR="002800FC">
        <w:rPr>
          <w:lang w:val="en-GB"/>
        </w:rPr>
        <w:t>d</w:t>
      </w:r>
      <w:r w:rsidRPr="008C7844">
        <w:rPr>
          <w:lang w:val="en-GB"/>
        </w:rPr>
        <w:t xml:space="preserve">ata </w:t>
      </w:r>
      <w:r w:rsidR="002800FC">
        <w:rPr>
          <w:lang w:val="en-GB"/>
        </w:rPr>
        <w:t>p</w:t>
      </w:r>
      <w:r w:rsidRPr="008C7844">
        <w:rPr>
          <w:lang w:val="en-GB"/>
        </w:rPr>
        <w:t>rotection</w:t>
      </w:r>
      <w:bookmarkEnd w:id="1316"/>
      <w:r w:rsidRPr="008C7844">
        <w:rPr>
          <w:lang w:val="en-GB"/>
        </w:rPr>
        <w:t xml:space="preserve"> </w:t>
      </w:r>
    </w:p>
    <w:p w14:paraId="3E025014" w14:textId="77777777" w:rsidR="009D512D" w:rsidRPr="008C7844" w:rsidRDefault="00AC251D" w:rsidP="002800FC">
      <w:pPr>
        <w:spacing w:after="120"/>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09CF7A5F" w:rsidR="009D512D" w:rsidRPr="008C7844" w:rsidRDefault="00AC251D" w:rsidP="002800FC">
      <w:pPr>
        <w:pStyle w:val="Heading3"/>
        <w:spacing w:before="120" w:after="120"/>
        <w:rPr>
          <w:lang w:val="en-GB"/>
        </w:rPr>
      </w:pPr>
      <w:bookmarkStart w:id="1317" w:name="_Toc105509279"/>
      <w:r w:rsidRPr="008C7844">
        <w:rPr>
          <w:lang w:val="en-GB"/>
        </w:rPr>
        <w:t xml:space="preserve">Use of </w:t>
      </w:r>
      <w:r w:rsidR="007C058F">
        <w:rPr>
          <w:lang w:val="en-GB"/>
        </w:rPr>
        <w:t>d</w:t>
      </w:r>
      <w:r w:rsidRPr="008C7844">
        <w:rPr>
          <w:lang w:val="en-GB"/>
        </w:rPr>
        <w:t xml:space="preserve">igital </w:t>
      </w:r>
      <w:r w:rsidR="007C058F">
        <w:rPr>
          <w:lang w:val="en-GB"/>
        </w:rPr>
        <w:t>s</w:t>
      </w:r>
      <w:r w:rsidRPr="008C7844">
        <w:rPr>
          <w:lang w:val="en-GB"/>
        </w:rPr>
        <w:t>ignatures</w:t>
      </w:r>
      <w:bookmarkEnd w:id="1317"/>
      <w:r w:rsidRPr="008C7844">
        <w:rPr>
          <w:lang w:val="en-GB"/>
        </w:rPr>
        <w:t xml:space="preserve"> </w:t>
      </w:r>
    </w:p>
    <w:p w14:paraId="60D22C7E" w14:textId="48382498" w:rsidR="009D512D" w:rsidRPr="008C7844" w:rsidRDefault="00AC251D" w:rsidP="002800FC">
      <w:pPr>
        <w:spacing w:after="120"/>
        <w:rPr>
          <w:lang w:val="en-GB"/>
        </w:rPr>
      </w:pPr>
      <w:r w:rsidRPr="008C7844">
        <w:rPr>
          <w:lang w:val="en-GB"/>
        </w:rPr>
        <w:t xml:space="preserve">Digital </w:t>
      </w:r>
      <w:r w:rsidR="007C058F">
        <w:rPr>
          <w:lang w:val="en-GB"/>
        </w:rPr>
        <w:t>s</w:t>
      </w:r>
      <w:r w:rsidRPr="008C7844">
        <w:rPr>
          <w:lang w:val="en-GB"/>
        </w:rPr>
        <w:t xml:space="preserve">ignatures shall be used on all files included in a S-102 compliant </w:t>
      </w:r>
      <w:r w:rsidR="007C058F">
        <w:rPr>
          <w:lang w:val="en-GB"/>
        </w:rPr>
        <w:t>E</w:t>
      </w:r>
      <w:r w:rsidRPr="008C7844">
        <w:rPr>
          <w:lang w:val="en-GB"/>
        </w:rPr>
        <w:t xml:space="preserve">xchange </w:t>
      </w:r>
      <w:r w:rsidR="007C058F">
        <w:rPr>
          <w:lang w:val="en-GB"/>
        </w:rPr>
        <w:t>S</w:t>
      </w:r>
      <w:r w:rsidRPr="008C7844">
        <w:rPr>
          <w:lang w:val="en-GB"/>
        </w:rPr>
        <w:t>et to meet the requirements of IMO resolution MSC.428(98) to reduce cyber security risks among users, especially when used in navigations systems at sea. The recommended signature method is defined in S-100 Part 15.</w:t>
      </w:r>
      <w:r w:rsidR="00695424">
        <w:rPr>
          <w:lang w:val="en-GB"/>
        </w:rPr>
        <w:t xml:space="preserve"> </w:t>
      </w:r>
    </w:p>
    <w:p w14:paraId="7A01D37C" w14:textId="7736C0B8" w:rsidR="009D512D" w:rsidRPr="008C7844" w:rsidRDefault="00AC251D" w:rsidP="002800FC">
      <w:pPr>
        <w:spacing w:after="120"/>
        <w:rPr>
          <w:lang w:val="en-GB"/>
        </w:rPr>
      </w:pPr>
      <w:r w:rsidRPr="008C7844">
        <w:rPr>
          <w:lang w:val="en-GB"/>
        </w:rPr>
        <w:t xml:space="preserve">The digital signature information is encoded either in the S102_DatasetDiscoveryMetaData or the S102_CatalogueMetadata record for each file included in the </w:t>
      </w:r>
      <w:r w:rsidR="007C058F">
        <w:rPr>
          <w:lang w:val="en-GB"/>
        </w:rPr>
        <w:t>E</w:t>
      </w:r>
      <w:r w:rsidRPr="008C7844">
        <w:rPr>
          <w:lang w:val="en-GB"/>
        </w:rPr>
        <w:t xml:space="preserve">xchange </w:t>
      </w:r>
      <w:r w:rsidR="007C058F">
        <w:rPr>
          <w:lang w:val="en-GB"/>
        </w:rPr>
        <w:t>S</w:t>
      </w:r>
      <w:r w:rsidRPr="008C7844">
        <w:rPr>
          <w:lang w:val="en-GB"/>
        </w:rPr>
        <w:t xml:space="preserve">et. </w:t>
      </w:r>
    </w:p>
    <w:p w14:paraId="331B2399" w14:textId="77777777" w:rsidR="009D512D" w:rsidRPr="008C7844" w:rsidRDefault="009D512D" w:rsidP="002800FC">
      <w:pPr>
        <w:spacing w:after="120"/>
        <w:rPr>
          <w:lang w:val="en-GB"/>
        </w:rPr>
      </w:pPr>
    </w:p>
    <w:p w14:paraId="33317F9F" w14:textId="77777777" w:rsidR="009D512D" w:rsidRPr="008C7844" w:rsidRDefault="00AC251D" w:rsidP="007C058F">
      <w:pPr>
        <w:pStyle w:val="Heading1"/>
        <w:spacing w:before="120" w:after="200"/>
        <w:rPr>
          <w:lang w:val="en-GB"/>
        </w:rPr>
      </w:pPr>
      <w:bookmarkStart w:id="1318" w:name="_Toc25138503"/>
      <w:bookmarkStart w:id="1319" w:name="_Ref66114146"/>
      <w:bookmarkStart w:id="1320" w:name="_Ref66169000"/>
      <w:bookmarkStart w:id="1321" w:name="_Ref66348938"/>
      <w:bookmarkStart w:id="1322" w:name="_Ref66348974"/>
      <w:bookmarkStart w:id="1323" w:name="_Ref66349001"/>
      <w:bookmarkStart w:id="1324" w:name="_Ref66353632"/>
      <w:bookmarkStart w:id="1325" w:name="_Toc105509280"/>
      <w:r w:rsidRPr="008C7844">
        <w:rPr>
          <w:lang w:val="en-GB"/>
        </w:rPr>
        <w:t>Metadata</w:t>
      </w:r>
      <w:bookmarkEnd w:id="1318"/>
      <w:bookmarkEnd w:id="1319"/>
      <w:bookmarkEnd w:id="1320"/>
      <w:bookmarkEnd w:id="1321"/>
      <w:bookmarkEnd w:id="1322"/>
      <w:bookmarkEnd w:id="1323"/>
      <w:bookmarkEnd w:id="1324"/>
      <w:bookmarkEnd w:id="1325"/>
      <w:r w:rsidRPr="008C7844">
        <w:rPr>
          <w:lang w:val="en-GB"/>
        </w:rPr>
        <w:t xml:space="preserve"> </w:t>
      </w:r>
    </w:p>
    <w:p w14:paraId="0CF9C4D7" w14:textId="77777777" w:rsidR="009D512D" w:rsidRPr="008C7844" w:rsidRDefault="00AC251D" w:rsidP="007C058F">
      <w:pPr>
        <w:pStyle w:val="Heading2"/>
        <w:spacing w:before="120" w:after="200"/>
        <w:rPr>
          <w:lang w:val="en-GB"/>
        </w:rPr>
      </w:pPr>
      <w:bookmarkStart w:id="1326" w:name="_Toc105509281"/>
      <w:r w:rsidRPr="008C7844">
        <w:rPr>
          <w:lang w:val="en-GB"/>
        </w:rPr>
        <w:t>Introduction</w:t>
      </w:r>
      <w:bookmarkEnd w:id="1326"/>
      <w:r w:rsidRPr="008C7844">
        <w:rPr>
          <w:lang w:val="en-GB"/>
        </w:rPr>
        <w:t xml:space="preserve"> </w:t>
      </w:r>
    </w:p>
    <w:p w14:paraId="650129EB" w14:textId="4F0FD239" w:rsidR="009D512D" w:rsidRPr="008C7844" w:rsidRDefault="00AC251D" w:rsidP="007C058F">
      <w:pPr>
        <w:spacing w:after="120"/>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w:t>
      </w:r>
      <w:del w:id="1327" w:author="Daniel Rohde" w:date="2022-12-20T00:06:00Z">
        <w:r w:rsidRPr="008C7844">
          <w:rPr>
            <w:lang w:val="en-GB"/>
          </w:rPr>
          <w:delText>SONAR</w:delText>
        </w:r>
      </w:del>
      <w:ins w:id="1328" w:author="Daniel Rohde" w:date="2022-12-20T00:06:00Z">
        <w:r w:rsidR="00AE6F9F">
          <w:rPr>
            <w:lang w:val="en-GB"/>
          </w:rPr>
          <w:t>sonar</w:t>
        </w:r>
      </w:ins>
      <w:r w:rsidR="00AE6F9F" w:rsidRPr="008C7844">
        <w:rPr>
          <w:lang w:val="en-GB"/>
        </w:rPr>
        <w:t xml:space="preserve"> </w:t>
      </w:r>
      <w:r w:rsidRPr="008C7844">
        <w:rPr>
          <w:lang w:val="en-GB"/>
        </w:rPr>
        <w:t xml:space="preserve">equipment which may have been used to acquire the bathymetric data. </w:t>
      </w:r>
    </w:p>
    <w:p w14:paraId="78B216F3" w14:textId="0714381A" w:rsidR="009D512D" w:rsidRPr="008C7844" w:rsidRDefault="00AC251D" w:rsidP="007C058F">
      <w:pPr>
        <w:spacing w:after="120"/>
        <w:rPr>
          <w:lang w:val="en-GB"/>
        </w:rPr>
      </w:pPr>
      <w:r w:rsidRPr="008C7844">
        <w:rPr>
          <w:lang w:val="en-GB"/>
        </w:rPr>
        <w:t xml:space="preserve">There are only a few elements in the ISO 19115 metadata standard that are </w:t>
      </w:r>
      <w:proofErr w:type="gramStart"/>
      <w:r w:rsidRPr="008C7844">
        <w:rPr>
          <w:lang w:val="en-GB"/>
        </w:rPr>
        <w:t>mandatory</w:t>
      </w:r>
      <w:proofErr w:type="gramEnd"/>
      <w:r w:rsidRPr="008C7844">
        <w:rPr>
          <w:lang w:val="en-GB"/>
        </w:rPr>
        <w:t xml:space="preserve">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geolocate the dataset as well as establish a pedigree for the data. </w:t>
      </w:r>
    </w:p>
    <w:p w14:paraId="63276EC6" w14:textId="6005B747" w:rsidR="009D512D" w:rsidRPr="008C7844" w:rsidRDefault="00AC251D" w:rsidP="007C058F">
      <w:pPr>
        <w:spacing w:after="120"/>
        <w:rPr>
          <w:lang w:val="en-GB"/>
        </w:rPr>
      </w:pPr>
      <w:r w:rsidRPr="008C7844">
        <w:rPr>
          <w:lang w:val="en-GB"/>
        </w:rPr>
        <w:t xml:space="preserve">The elements are related in a metadata </w:t>
      </w:r>
      <w:r w:rsidR="007C058F">
        <w:rPr>
          <w:lang w:val="en-GB"/>
        </w:rPr>
        <w:t>S</w:t>
      </w:r>
      <w:r w:rsidRPr="008C7844">
        <w:rPr>
          <w:lang w:val="en-GB"/>
        </w:rPr>
        <w:t xml:space="preserve">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2C722EBA" w:rsidR="009D512D" w:rsidRPr="008C7844" w:rsidRDefault="002D719D" w:rsidP="007C058F">
      <w:pPr>
        <w:spacing w:after="120"/>
        <w:rPr>
          <w:lang w:val="en-GB"/>
        </w:rPr>
      </w:pPr>
      <w:r>
        <w:rPr>
          <w:lang w:val="en-GB"/>
        </w:rPr>
        <w:fldChar w:fldCharType="begin"/>
      </w:r>
      <w:r>
        <w:rPr>
          <w:lang w:val="en-GB"/>
        </w:rPr>
        <w:instrText xml:space="preserve"> REF _Ref66114567 \h </w:instrText>
      </w:r>
      <w:r w:rsidR="008F1FFE">
        <w:rPr>
          <w:lang w:val="en-GB"/>
        </w:rPr>
        <w:instrText xml:space="preserve"> \* MERGEFORMAT </w:instrText>
      </w:r>
      <w:r>
        <w:rPr>
          <w:lang w:val="en-GB"/>
        </w:rPr>
      </w:r>
      <w:r>
        <w:rPr>
          <w:lang w:val="en-GB"/>
        </w:rPr>
        <w:fldChar w:fldCharType="separate"/>
      </w:r>
      <w:r w:rsidR="00D55292" w:rsidRPr="003A1C3A">
        <w:rPr>
          <w:color w:val="auto"/>
          <w:szCs w:val="20"/>
        </w:rPr>
        <w:t xml:space="preserve">Table </w:t>
      </w:r>
      <w:r w:rsidR="00D55292" w:rsidRPr="00A14048">
        <w:rPr>
          <w:noProof/>
          <w:color w:val="auto"/>
          <w:szCs w:val="20"/>
        </w:rPr>
        <w:t>12</w:t>
      </w:r>
      <w:r w:rsidR="00D55292" w:rsidRPr="003A1C3A">
        <w:rPr>
          <w:noProof/>
          <w:color w:val="auto"/>
          <w:szCs w:val="20"/>
        </w:rPr>
        <w:noBreakHyphen/>
      </w:r>
      <w:r w:rsidR="00D55292" w:rsidRPr="00A14048">
        <w:rPr>
          <w:noProof/>
          <w:color w:val="auto"/>
          <w:szCs w:val="20"/>
        </w:rPr>
        <w:t>1</w:t>
      </w:r>
      <w:r>
        <w:rPr>
          <w:lang w:val="en-GB"/>
        </w:rPr>
        <w:fldChar w:fldCharType="end"/>
      </w:r>
      <w:r>
        <w:rPr>
          <w:lang w:val="en-GB"/>
        </w:rPr>
        <w:t xml:space="preserve"> </w:t>
      </w:r>
      <w:r w:rsidR="00AC251D" w:rsidRPr="008C7844">
        <w:rPr>
          <w:lang w:val="en-GB"/>
        </w:rPr>
        <w:t xml:space="preserve">outlines the core metadata elements (mandatory and recommended optional) required for describing a geographic information data set. The codes indicate: "M" mandatory, "O" optional' "C" conditional as defined in ISO 19115. </w:t>
      </w:r>
      <w:r w:rsidRPr="008F1FFE">
        <w:rPr>
          <w:lang w:val="en-GB"/>
        </w:rPr>
        <w:fldChar w:fldCharType="begin"/>
      </w:r>
      <w:r w:rsidRPr="008F1FFE">
        <w:rPr>
          <w:lang w:val="en-GB"/>
        </w:rPr>
        <w:instrText xml:space="preserve"> REF _Ref66114567 \h </w:instrText>
      </w:r>
      <w:r w:rsidR="008F1FFE" w:rsidRPr="008F1FFE">
        <w:rPr>
          <w:lang w:val="en-GB"/>
        </w:rPr>
        <w:instrText xml:space="preserve"> \* MERGEFORMAT </w:instrText>
      </w:r>
      <w:r w:rsidRPr="008F1FFE">
        <w:rPr>
          <w:lang w:val="en-GB"/>
        </w:rPr>
      </w:r>
      <w:r w:rsidRPr="008F1FFE">
        <w:rPr>
          <w:lang w:val="en-GB"/>
        </w:rPr>
        <w:fldChar w:fldCharType="separate"/>
      </w:r>
      <w:r w:rsidR="00D55292" w:rsidRPr="003A1C3A">
        <w:rPr>
          <w:color w:val="auto"/>
          <w:szCs w:val="20"/>
        </w:rPr>
        <w:t xml:space="preserve">Table </w:t>
      </w:r>
      <w:r w:rsidR="00D55292" w:rsidRPr="00A14048">
        <w:rPr>
          <w:noProof/>
          <w:color w:val="auto"/>
          <w:szCs w:val="20"/>
        </w:rPr>
        <w:t>12</w:t>
      </w:r>
      <w:r w:rsidR="00D55292" w:rsidRPr="003A1C3A">
        <w:rPr>
          <w:noProof/>
          <w:color w:val="auto"/>
          <w:szCs w:val="20"/>
        </w:rPr>
        <w:noBreakHyphen/>
      </w:r>
      <w:r w:rsidR="00D55292" w:rsidRPr="00A14048">
        <w:rPr>
          <w:noProof/>
          <w:color w:val="auto"/>
          <w:szCs w:val="20"/>
        </w:rPr>
        <w:t>1</w:t>
      </w:r>
      <w:r w:rsidRPr="008F1FFE">
        <w:rPr>
          <w:lang w:val="en-GB"/>
        </w:rPr>
        <w:fldChar w:fldCharType="end"/>
      </w:r>
      <w:r>
        <w:rPr>
          <w:lang w:val="en-GB"/>
        </w:rPr>
        <w:t xml:space="preserve"> </w:t>
      </w:r>
      <w:r w:rsidR="00AC251D" w:rsidRPr="008C7844">
        <w:rPr>
          <w:lang w:val="en-GB"/>
        </w:rPr>
        <w:t xml:space="preserve">indicates how the mandatory, </w:t>
      </w:r>
      <w:proofErr w:type="gramStart"/>
      <w:r w:rsidR="00AC251D" w:rsidRPr="008C7844">
        <w:rPr>
          <w:lang w:val="en-GB"/>
        </w:rPr>
        <w:t>optional</w:t>
      </w:r>
      <w:proofErr w:type="gramEnd"/>
      <w:r w:rsidR="00AC251D" w:rsidRPr="008C7844">
        <w:rPr>
          <w:lang w:val="en-GB"/>
        </w:rPr>
        <w:t xml:space="preserve"> and conditional core metadata are handled in S-102. </w:t>
      </w:r>
    </w:p>
    <w:p w14:paraId="3CE8C196" w14:textId="2D00B61E" w:rsidR="002D719D" w:rsidRPr="003A1C3A" w:rsidRDefault="002D719D" w:rsidP="003A1C3A">
      <w:pPr>
        <w:pStyle w:val="Caption"/>
        <w:keepNext/>
        <w:spacing w:before="120" w:after="120"/>
        <w:jc w:val="center"/>
        <w:rPr>
          <w:i w:val="0"/>
          <w:color w:val="auto"/>
          <w:sz w:val="20"/>
          <w:szCs w:val="20"/>
        </w:rPr>
      </w:pPr>
      <w:bookmarkStart w:id="1329" w:name="_Ref66114567"/>
      <w:bookmarkStart w:id="1330" w:name="_Ref66114563"/>
      <w:r w:rsidRPr="003A1C3A">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31" w:author="Daniel Rohde" w:date="2022-12-20T00:06:00Z">
        <w:r w:rsidR="00914B0A" w:rsidRPr="003A1C3A">
          <w:rPr>
            <w:i w:val="0"/>
            <w:color w:val="auto"/>
            <w:sz w:val="20"/>
            <w:szCs w:val="20"/>
          </w:rPr>
          <w:noBreakHyphen/>
        </w:r>
      </w:del>
      <w:ins w:id="1332"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w:t>
      </w:r>
      <w:r w:rsidR="00872C97">
        <w:rPr>
          <w:i w:val="0"/>
          <w:color w:val="auto"/>
          <w:sz w:val="20"/>
          <w:szCs w:val="20"/>
        </w:rPr>
        <w:fldChar w:fldCharType="end"/>
      </w:r>
      <w:bookmarkEnd w:id="1329"/>
      <w:r w:rsidRPr="003A1C3A">
        <w:rPr>
          <w:i w:val="0"/>
          <w:color w:val="auto"/>
          <w:sz w:val="20"/>
          <w:szCs w:val="20"/>
        </w:rPr>
        <w:t xml:space="preserve"> </w:t>
      </w:r>
      <w:r w:rsidR="003A1C3A">
        <w:rPr>
          <w:i w:val="0"/>
          <w:color w:val="auto"/>
          <w:sz w:val="20"/>
          <w:szCs w:val="20"/>
        </w:rPr>
        <w:t>–</w:t>
      </w:r>
      <w:r w:rsidRPr="003A1C3A">
        <w:rPr>
          <w:i w:val="0"/>
          <w:color w:val="auto"/>
          <w:sz w:val="20"/>
          <w:szCs w:val="20"/>
        </w:rPr>
        <w:t xml:space="preserve"> S-102 Handling of Core Metadata Elements</w:t>
      </w:r>
      <w:bookmarkEnd w:id="1330"/>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citation &gt; </w:t>
            </w:r>
            <w:proofErr w:type="spellStart"/>
            <w:r w:rsidRPr="002B2AC3">
              <w:rPr>
                <w:rFonts w:ascii="Calibri" w:eastAsia="Calibri" w:hAnsi="Calibri" w:cs="Calibri"/>
                <w:sz w:val="18"/>
                <w:lang w:val="en-GB"/>
              </w:rPr>
              <w:t>CI_Citation.title</w:t>
            </w:r>
            <w:proofErr w:type="spellEnd"/>
            <w:r w:rsidR="00772AD8" w:rsidRPr="002B2AC3">
              <w:rPr>
                <w:rFonts w:ascii="Calibri" w:eastAsia="Calibri" w:hAnsi="Calibri" w:cs="Calibri"/>
                <w:sz w:val="18"/>
                <w:lang w:val="en-GB"/>
              </w:rPr>
              <w:t xml:space="preserve"> </w:t>
            </w:r>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BC175C"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MD_DataIdentification.citation</w:t>
            </w:r>
            <w:proofErr w:type="spellEnd"/>
            <w:r w:rsidRPr="002B2AC3">
              <w:rPr>
                <w:rFonts w:ascii="Calibri" w:eastAsia="Calibri" w:hAnsi="Calibri" w:cs="Calibri"/>
                <w:sz w:val="18"/>
                <w:lang w:val="en-GB"/>
              </w:rPr>
              <w:t xml:space="preserve"> &gt; </w:t>
            </w:r>
          </w:p>
          <w:p w14:paraId="0C68479C" w14:textId="77777777" w:rsidR="009D512D" w:rsidRPr="002B2AC3" w:rsidRDefault="00AC251D" w:rsidP="002B2AC3">
            <w:pPr>
              <w:keepNext/>
              <w:keepLines/>
              <w:spacing w:after="0"/>
              <w:ind w:left="166" w:right="176"/>
              <w:jc w:val="left"/>
              <w:rPr>
                <w:sz w:val="22"/>
                <w:lang w:val="en-GB"/>
              </w:rPr>
            </w:pPr>
            <w:proofErr w:type="spellStart"/>
            <w:r w:rsidRPr="002B2AC3">
              <w:rPr>
                <w:rFonts w:ascii="Calibri" w:eastAsia="Calibri" w:hAnsi="Calibri" w:cs="Calibri"/>
                <w:sz w:val="18"/>
                <w:lang w:val="en-GB"/>
              </w:rPr>
              <w:t>CI_Citation.title</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34DF1BFF"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spatialRepresentationType</w:t>
            </w:r>
            <w:proofErr w:type="spellEnd"/>
            <w:r w:rsidRPr="002B2AC3">
              <w:rPr>
                <w:rFonts w:ascii="Calibri" w:eastAsia="Calibri" w:hAnsi="Calibri" w:cs="Calibri"/>
                <w:sz w:val="18"/>
                <w:lang w:val="en-GB"/>
              </w:rPr>
              <w:t>: MD_</w:t>
            </w:r>
            <w:r w:rsidR="000B6B6A" w:rsidRPr="002B2AC3">
              <w:rPr>
                <w:rFonts w:ascii="Calibri" w:eastAsia="Calibri" w:hAnsi="Calibri" w:cs="Calibri"/>
                <w:sz w:val="18"/>
                <w:lang w:val="en-GB"/>
              </w:rPr>
              <w:t xml:space="preserve"> </w:t>
            </w:r>
            <w:proofErr w:type="spellStart"/>
            <w:r w:rsidR="000B6B6A" w:rsidRPr="002B2AC3">
              <w:rPr>
                <w:rFonts w:ascii="Calibri" w:eastAsia="Calibri" w:hAnsi="Calibri" w:cs="Calibri"/>
                <w:sz w:val="18"/>
                <w:lang w:val="en-GB"/>
              </w:rPr>
              <w:t>D</w:t>
            </w:r>
            <w:r w:rsidR="00914D24" w:rsidRPr="002B2AC3">
              <w:rPr>
                <w:rFonts w:ascii="Calibri" w:eastAsia="Calibri" w:hAnsi="Calibri" w:cs="Calibri"/>
                <w:sz w:val="18"/>
                <w:lang w:val="en-GB"/>
              </w:rPr>
              <w:t>ataIdentification</w:t>
            </w:r>
            <w:proofErr w:type="spellEnd"/>
            <w:r w:rsidR="00914D24" w:rsidRPr="002B2AC3">
              <w:rPr>
                <w:rFonts w:ascii="Calibri" w:eastAsia="Calibri" w:hAnsi="Calibri" w:cs="Calibri"/>
                <w:sz w:val="18"/>
                <w:lang w:val="en-GB"/>
              </w:rPr>
              <w:t>.</w:t>
            </w:r>
            <w:r w:rsidRPr="002B2AC3">
              <w:rPr>
                <w:rFonts w:ascii="Calibri" w:eastAsia="Calibri" w:hAnsi="Calibri" w:cs="Calibri"/>
                <w:sz w:val="18"/>
                <w:lang w:val="en-GB"/>
              </w:rPr>
              <w:t xml:space="preserve"> </w:t>
            </w:r>
            <w:proofErr w:type="spellStart"/>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proofErr w:type="spellEnd"/>
            <w:r w:rsidR="00695424">
              <w:rPr>
                <w:rFonts w:ascii="Calibri" w:eastAsia="Calibri" w:hAnsi="Calibri" w:cs="Calibri"/>
                <w:sz w:val="18"/>
                <w:lang w:val="en-GB"/>
              </w:rPr>
              <w:t xml:space="preserve"> </w:t>
            </w:r>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proofErr w:type="spellStart"/>
            <w:r w:rsidRPr="002B2AC3">
              <w:rPr>
                <w:rFonts w:ascii="Calibri" w:eastAsia="Calibri" w:hAnsi="Calibri" w:cs="Calibri"/>
                <w:sz w:val="18"/>
                <w:lang w:val="en-GB"/>
              </w:rPr>
              <w:t>MD_DataIdentification.spatialRepresentationType</w:t>
            </w:r>
            <w:proofErr w:type="spellEnd"/>
            <w:r w:rsidRPr="002B2AC3">
              <w:rPr>
                <w:rFonts w:ascii="Calibri" w:eastAsia="Calibri" w:hAnsi="Calibri" w:cs="Calibri"/>
                <w:sz w:val="18"/>
                <w:lang w:val="en-GB"/>
              </w:rPr>
              <w:t xml:space="preserv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proofErr w:type="spellStart"/>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proofErr w:type="spellEnd"/>
            <w:r w:rsidRPr="002B2AC3">
              <w:rPr>
                <w:rFonts w:ascii="Calibri" w:eastAsia="Calibri" w:hAnsi="Calibri" w:cs="Calibri"/>
                <w:sz w:val="18"/>
                <w:lang w:val="fr-FR"/>
              </w:rPr>
              <w:t xml:space="preserve"> </w:t>
            </w:r>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0E796C" w:rsidRDefault="00AC251D" w:rsidP="002B2AC3">
            <w:pPr>
              <w:spacing w:after="0"/>
              <w:ind w:left="166" w:right="167"/>
              <w:jc w:val="left"/>
              <w:rPr>
                <w:sz w:val="22"/>
                <w:lang w:val="fr-FR"/>
              </w:rPr>
            </w:pPr>
            <w:proofErr w:type="spellStart"/>
            <w:proofErr w:type="gramStart"/>
            <w:r w:rsidRPr="000E796C">
              <w:rPr>
                <w:rFonts w:ascii="Calibri" w:eastAsia="Calibri" w:hAnsi="Calibri" w:cs="Calibri"/>
                <w:sz w:val="18"/>
                <w:lang w:val="fr-FR"/>
              </w:rPr>
              <w:t>from</w:t>
            </w:r>
            <w:proofErr w:type="spellEnd"/>
            <w:r w:rsidRPr="000E796C">
              <w:rPr>
                <w:rFonts w:ascii="Calibri" w:eastAsia="Calibri" w:hAnsi="Calibri" w:cs="Calibri"/>
                <w:sz w:val="18"/>
                <w:lang w:val="fr-FR"/>
              </w:rPr>
              <w:t>:</w:t>
            </w:r>
            <w:proofErr w:type="gramEnd"/>
            <w:r w:rsidRPr="000E796C">
              <w:rPr>
                <w:rFonts w:ascii="Calibri" w:eastAsia="Calibri" w:hAnsi="Calibri" w:cs="Calibri"/>
                <w:sz w:val="18"/>
                <w:lang w:val="fr-FR"/>
              </w:rPr>
              <w:t xml:space="preserve"> (</w:t>
            </w:r>
            <w:proofErr w:type="spellStart"/>
            <w:r w:rsidRPr="000E796C">
              <w:rPr>
                <w:rFonts w:ascii="Calibri" w:eastAsia="Calibri" w:hAnsi="Calibri" w:cs="Calibri"/>
                <w:sz w:val="18"/>
                <w:lang w:val="fr-FR"/>
              </w:rPr>
              <w:t>MD_Metadata</w:t>
            </w:r>
            <w:r w:rsidR="00BC175C" w:rsidRPr="000E796C">
              <w:rPr>
                <w:rFonts w:ascii="Calibri" w:eastAsia="Calibri" w:hAnsi="Calibri" w:cs="Calibri"/>
                <w:sz w:val="18"/>
                <w:lang w:val="fr-FR"/>
              </w:rPr>
              <w:t>.identificationInfo</w:t>
            </w:r>
            <w:proofErr w:type="spellEnd"/>
            <w:r w:rsidR="00BC175C" w:rsidRPr="000E796C">
              <w:rPr>
                <w:rFonts w:ascii="Calibri" w:eastAsia="Calibri" w:hAnsi="Calibri" w:cs="Calibri"/>
                <w:sz w:val="18"/>
                <w:lang w:val="fr-FR"/>
              </w:rPr>
              <w:t xml:space="preserve"> </w:t>
            </w:r>
            <w:r w:rsidRPr="000E796C">
              <w:rPr>
                <w:rFonts w:ascii="Calibri" w:eastAsia="Calibri" w:hAnsi="Calibri" w:cs="Calibri"/>
                <w:sz w:val="18"/>
                <w:lang w:val="fr-FR"/>
              </w:rPr>
              <w:t xml:space="preserve">&gt; </w:t>
            </w:r>
          </w:p>
          <w:p w14:paraId="52FCA025" w14:textId="77777777" w:rsidR="009D512D" w:rsidRPr="000E796C" w:rsidRDefault="00AC251D" w:rsidP="002B2AC3">
            <w:pPr>
              <w:spacing w:after="0"/>
              <w:ind w:left="166" w:right="167"/>
              <w:jc w:val="left"/>
              <w:rPr>
                <w:sz w:val="22"/>
                <w:lang w:val="fr-FR"/>
              </w:rPr>
            </w:pPr>
            <w:proofErr w:type="spellStart"/>
            <w:r w:rsidRPr="000E796C">
              <w:rPr>
                <w:rFonts w:ascii="Calibri" w:eastAsia="Calibri" w:hAnsi="Calibri" w:cs="Calibri"/>
                <w:sz w:val="18"/>
                <w:lang w:val="fr-FR"/>
              </w:rPr>
              <w:t>MD_DataIdentification.citation</w:t>
            </w:r>
            <w:proofErr w:type="spellEnd"/>
            <w:r w:rsidRPr="000E796C">
              <w:rPr>
                <w:rFonts w:ascii="Calibri" w:eastAsia="Calibri" w:hAnsi="Calibri" w:cs="Calibri"/>
                <w:sz w:val="18"/>
                <w:lang w:val="fr-FR"/>
              </w:rPr>
              <w:t xml:space="preserve"> &gt; </w:t>
            </w:r>
          </w:p>
          <w:p w14:paraId="40989910" w14:textId="77777777" w:rsidR="001D5621" w:rsidRPr="000E796C" w:rsidRDefault="00AC251D" w:rsidP="002B2AC3">
            <w:pPr>
              <w:spacing w:after="60"/>
              <w:ind w:left="164" w:right="164"/>
              <w:jc w:val="left"/>
              <w:rPr>
                <w:rFonts w:ascii="Calibri" w:eastAsia="Calibri" w:hAnsi="Calibri" w:cs="Calibri"/>
                <w:sz w:val="18"/>
                <w:lang w:val="fr-FR"/>
              </w:rPr>
            </w:pPr>
            <w:proofErr w:type="spellStart"/>
            <w:r w:rsidRPr="000E796C">
              <w:rPr>
                <w:rFonts w:ascii="Calibri" w:eastAsia="Calibri" w:hAnsi="Calibri" w:cs="Calibri"/>
                <w:sz w:val="18"/>
                <w:lang w:val="fr-FR"/>
              </w:rPr>
              <w:t>CI_Citation.date</w:t>
            </w:r>
            <w:proofErr w:type="spellEnd"/>
            <w:r w:rsidRPr="000E796C">
              <w:rPr>
                <w:rFonts w:ascii="Calibri" w:eastAsia="Calibri" w:hAnsi="Calibri" w:cs="Calibri"/>
                <w:sz w:val="18"/>
                <w:lang w:val="fr-FR"/>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w:t>
            </w:r>
            <w:proofErr w:type="spellStart"/>
            <w:r w:rsidRPr="002B2AC3">
              <w:rPr>
                <w:rFonts w:ascii="Calibri" w:eastAsia="Calibri" w:hAnsi="Calibri" w:cs="Calibri"/>
                <w:sz w:val="18"/>
                <w:lang w:val="en-GB"/>
              </w:rPr>
              <w:t>hRefSystem</w:t>
            </w:r>
            <w:proofErr w:type="spellEnd"/>
            <w:r w:rsidRPr="002B2AC3">
              <w:rPr>
                <w:rFonts w:ascii="Calibri" w:eastAsia="Calibri" w:hAnsi="Calibri" w:cs="Calibri"/>
                <w:sz w:val="18"/>
                <w:lang w:val="en-GB"/>
              </w:rPr>
              <w:t xml:space="preserve">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w:t>
            </w:r>
            <w:proofErr w:type="spellStart"/>
            <w:r w:rsidRPr="002B2AC3">
              <w:rPr>
                <w:rFonts w:ascii="Calibri" w:eastAsia="Calibri" w:hAnsi="Calibri" w:cs="Calibri"/>
                <w:sz w:val="18"/>
                <w:lang w:val="en-GB"/>
              </w:rPr>
              <w:t>vRefSystem</w:t>
            </w:r>
            <w:proofErr w:type="spellEnd"/>
            <w:r w:rsidRPr="002B2AC3">
              <w:rPr>
                <w:rFonts w:ascii="Calibri" w:eastAsia="Calibri" w:hAnsi="Calibri" w:cs="Calibri"/>
                <w:sz w:val="18"/>
                <w:lang w:val="en-GB"/>
              </w:rPr>
              <w:t xml:space="preserve">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proofErr w:type="spellEnd"/>
            <w:r w:rsidRPr="002B2AC3">
              <w:rPr>
                <w:rFonts w:ascii="Calibri" w:eastAsia="Calibri" w:hAnsi="Calibri" w:cs="Calibri"/>
                <w:sz w:val="18"/>
                <w:lang w:val="en-GB"/>
              </w:rPr>
              <w:t xml:space="preserve"> &gt; </w:t>
            </w:r>
            <w:proofErr w:type="spellStart"/>
            <w:r w:rsidR="00AD04B8" w:rsidRPr="002B2AC3">
              <w:rPr>
                <w:rFonts w:ascii="Calibri" w:eastAsia="Calibri" w:hAnsi="Calibri" w:cs="Calibri"/>
                <w:sz w:val="18"/>
                <w:lang w:val="en-GB"/>
              </w:rPr>
              <w:t>MD_ReferenceSystem.referenceSystemIdentifier</w:t>
            </w:r>
            <w:proofErr w:type="spellEnd"/>
            <w:r w:rsidR="00AD04B8" w:rsidRPr="002B2AC3">
              <w:rPr>
                <w:rFonts w:ascii="Calibri" w:eastAsia="Calibri" w:hAnsi="Calibri" w:cs="Calibri"/>
                <w:sz w:val="18"/>
                <w:lang w:val="en-GB"/>
              </w:rPr>
              <w:t xml:space="preserve"> &gt;</w:t>
            </w:r>
            <w:r w:rsidR="0050562F" w:rsidRPr="002B2AC3">
              <w:rPr>
                <w:rFonts w:ascii="Calibri" w:eastAsia="Calibri" w:hAnsi="Calibri" w:cs="Calibri"/>
                <w:sz w:val="18"/>
                <w:lang w:val="en-GB"/>
              </w:rPr>
              <w:t xml:space="preserve"> </w:t>
            </w:r>
            <w:proofErr w:type="spellStart"/>
            <w:r w:rsidR="00AD04B8" w:rsidRPr="002B2AC3">
              <w:rPr>
                <w:rFonts w:ascii="Calibri" w:eastAsia="Calibri" w:hAnsi="Calibri" w:cs="Calibri"/>
                <w:sz w:val="18"/>
                <w:lang w:val="en-GB"/>
              </w:rPr>
              <w:t>RS_Identifier</w:t>
            </w:r>
            <w:proofErr w:type="spellEnd"/>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lastRenderedPageBreak/>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pointOfContact</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CI_Responsibl</w:t>
            </w:r>
            <w:r w:rsidR="00D60B3D" w:rsidRPr="002B2AC3">
              <w:rPr>
                <w:rFonts w:ascii="Calibri" w:eastAsia="Calibri" w:hAnsi="Calibri" w:cs="Calibri"/>
                <w:sz w:val="18"/>
                <w:lang w:val="en-GB"/>
              </w:rPr>
              <w:t>ity</w:t>
            </w:r>
            <w:proofErr w:type="spellEnd"/>
            <w:r w:rsidRPr="002B2AC3">
              <w:rPr>
                <w:rFonts w:ascii="Calibri" w:eastAsia="Calibri" w:hAnsi="Calibri" w:cs="Calibri"/>
                <w:sz w:val="18"/>
                <w:lang w:val="en-GB"/>
              </w:rPr>
              <w:t xml:space="preserve"> </w:t>
            </w:r>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1621B5"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proofErr w:type="spellStart"/>
            <w:r w:rsidRPr="002B2AC3">
              <w:rPr>
                <w:rFonts w:ascii="Calibri" w:eastAsia="Calibri" w:hAnsi="Calibri" w:cs="Calibri"/>
                <w:sz w:val="18"/>
                <w:lang w:val="en-GB"/>
              </w:rPr>
              <w:t>MD_DataIdentification.pointOfContact</w:t>
            </w:r>
            <w:proofErr w:type="spellEnd"/>
            <w:r w:rsidRPr="002B2AC3">
              <w:rPr>
                <w:rFonts w:ascii="Calibri" w:eastAsia="Calibri" w:hAnsi="Calibri" w:cs="Calibri"/>
                <w:sz w:val="18"/>
                <w:lang w:val="en-GB"/>
              </w:rPr>
              <w:t xml:space="preserve">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proofErr w:type="spellStart"/>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proofErr w:type="spellEnd"/>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proofErr w:type="spellEnd"/>
            <w:r w:rsidRPr="002B2AC3">
              <w:rPr>
                <w:rFonts w:ascii="Calibri" w:eastAsia="Calibri" w:hAnsi="Calibri" w:cs="Calibri"/>
                <w:sz w:val="18"/>
                <w:lang w:val="en-GB"/>
              </w:rPr>
              <w:t xml:space="preserve"> &gt; &gt; </w:t>
            </w:r>
            <w:proofErr w:type="spellStart"/>
            <w:r w:rsidRPr="002B2AC3">
              <w:rPr>
                <w:rFonts w:ascii="Calibri" w:eastAsia="Calibri" w:hAnsi="Calibri" w:cs="Calibri"/>
                <w:sz w:val="18"/>
                <w:lang w:val="en-GB"/>
              </w:rPr>
              <w:t>LI_Lineage</w:t>
            </w:r>
            <w:proofErr w:type="spellEnd"/>
            <w:r w:rsidRPr="002B2AC3">
              <w:rPr>
                <w:rFonts w:ascii="Calibri" w:eastAsia="Calibri" w:hAnsi="Calibri" w:cs="Calibri"/>
                <w:sz w:val="18"/>
                <w:lang w:val="en-GB"/>
              </w:rPr>
              <w:t xml:space="preserv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proofErr w:type="spellStart"/>
            <w:r w:rsidRPr="002B2AC3">
              <w:rPr>
                <w:rFonts w:ascii="Calibri" w:eastAsia="Calibri" w:hAnsi="Calibri" w:cs="Calibri"/>
                <w:sz w:val="18"/>
                <w:lang w:val="en-GB"/>
              </w:rPr>
              <w:t>EX_Extent</w:t>
            </w:r>
            <w:proofErr w:type="spellEnd"/>
            <w:r w:rsidRPr="002B2AC3">
              <w:rPr>
                <w:rFonts w:ascii="Calibri" w:eastAsia="Calibri" w:hAnsi="Calibri" w:cs="Calibri"/>
                <w:sz w:val="18"/>
                <w:lang w:val="en-GB"/>
              </w:rPr>
              <w:t xml:space="preserve"> </w:t>
            </w:r>
          </w:p>
          <w:p w14:paraId="28026C8D" w14:textId="77777777" w:rsidR="00A3044F" w:rsidRPr="000E796C" w:rsidRDefault="00A3044F" w:rsidP="002B2AC3">
            <w:pPr>
              <w:spacing w:after="0"/>
              <w:ind w:left="166" w:right="1537"/>
              <w:jc w:val="left"/>
              <w:rPr>
                <w:rFonts w:ascii="Calibri" w:eastAsia="Calibri" w:hAnsi="Calibri" w:cs="Calibri"/>
                <w:sz w:val="18"/>
                <w:lang w:val="en-GB"/>
              </w:rPr>
            </w:pPr>
          </w:p>
          <w:p w14:paraId="000B137A" w14:textId="77777777" w:rsidR="00A8557A" w:rsidRPr="000E796C" w:rsidRDefault="00AC251D" w:rsidP="002B2AC3">
            <w:pPr>
              <w:spacing w:after="0"/>
              <w:ind w:left="166"/>
              <w:jc w:val="left"/>
              <w:rPr>
                <w:rFonts w:ascii="Calibri" w:eastAsia="Calibri" w:hAnsi="Calibri" w:cs="Calibri"/>
                <w:sz w:val="18"/>
                <w:lang w:val="en-GB"/>
              </w:rPr>
            </w:pPr>
            <w:r w:rsidRPr="000E796C">
              <w:rPr>
                <w:rFonts w:ascii="Calibri" w:eastAsia="Calibri" w:hAnsi="Calibri" w:cs="Calibri"/>
                <w:sz w:val="18"/>
                <w:lang w:val="en-GB"/>
              </w:rPr>
              <w:t>from:</w:t>
            </w:r>
            <w:r w:rsidR="00A8557A" w:rsidRPr="000E796C">
              <w:rPr>
                <w:rFonts w:ascii="Calibri" w:eastAsia="Calibri" w:hAnsi="Calibri" w:cs="Calibri"/>
                <w:sz w:val="18"/>
                <w:lang w:val="en-GB"/>
              </w:rPr>
              <w:t xml:space="preserve"> </w:t>
            </w:r>
            <w:r w:rsidRPr="000E796C">
              <w:rPr>
                <w:rFonts w:ascii="Calibri" w:eastAsia="Calibri" w:hAnsi="Calibri" w:cs="Calibri"/>
                <w:sz w:val="18"/>
                <w:lang w:val="en-GB"/>
              </w:rPr>
              <w:t>(</w:t>
            </w:r>
            <w:proofErr w:type="spellStart"/>
            <w:r w:rsidRPr="000E796C">
              <w:rPr>
                <w:rFonts w:ascii="Calibri" w:eastAsia="Calibri" w:hAnsi="Calibri" w:cs="Calibri"/>
                <w:sz w:val="18"/>
                <w:lang w:val="en-GB"/>
              </w:rPr>
              <w:t>MD_Metadata</w:t>
            </w:r>
            <w:r w:rsidR="000C0024" w:rsidRPr="000E796C">
              <w:rPr>
                <w:rFonts w:ascii="Calibri" w:eastAsia="Calibri" w:hAnsi="Calibri" w:cs="Calibri"/>
                <w:sz w:val="18"/>
                <w:lang w:val="en-GB"/>
              </w:rPr>
              <w:t>.identificationInfo</w:t>
            </w:r>
            <w:proofErr w:type="spellEnd"/>
            <w:r w:rsidRPr="000E796C">
              <w:rPr>
                <w:rFonts w:ascii="Calibri" w:eastAsia="Calibri" w:hAnsi="Calibri" w:cs="Calibri"/>
                <w:sz w:val="18"/>
                <w:lang w:val="en-GB"/>
              </w:rPr>
              <w:t xml:space="preserve"> &gt; </w:t>
            </w:r>
            <w:proofErr w:type="spellStart"/>
            <w:r w:rsidRPr="000E796C">
              <w:rPr>
                <w:rFonts w:ascii="Calibri" w:eastAsia="Calibri" w:hAnsi="Calibri" w:cs="Calibri"/>
                <w:sz w:val="18"/>
                <w:lang w:val="en-GB"/>
              </w:rPr>
              <w:t>MD_</w:t>
            </w:r>
            <w:proofErr w:type="gramStart"/>
            <w:r w:rsidR="00AD04B8" w:rsidRPr="000E796C">
              <w:rPr>
                <w:rFonts w:ascii="Calibri" w:eastAsia="Calibri" w:hAnsi="Calibri" w:cs="Calibri"/>
                <w:sz w:val="18"/>
                <w:lang w:val="en-GB"/>
              </w:rPr>
              <w:t>i</w:t>
            </w:r>
            <w:r w:rsidRPr="000E796C">
              <w:rPr>
                <w:rFonts w:ascii="Calibri" w:eastAsia="Calibri" w:hAnsi="Calibri" w:cs="Calibri"/>
                <w:sz w:val="18"/>
                <w:lang w:val="en-GB"/>
              </w:rPr>
              <w:t>dentification.extent</w:t>
            </w:r>
            <w:proofErr w:type="spellEnd"/>
            <w:proofErr w:type="gramEnd"/>
            <w:r w:rsidRPr="000E796C">
              <w:rPr>
                <w:rFonts w:ascii="Calibri" w:eastAsia="Calibri" w:hAnsi="Calibri" w:cs="Calibri"/>
                <w:sz w:val="18"/>
                <w:lang w:val="en-GB"/>
              </w:rPr>
              <w:t xml:space="preserve"> &gt; </w:t>
            </w:r>
            <w:proofErr w:type="spellStart"/>
            <w:r w:rsidRPr="000E796C">
              <w:rPr>
                <w:rFonts w:ascii="Calibri" w:eastAsia="Calibri" w:hAnsi="Calibri" w:cs="Calibri"/>
                <w:sz w:val="18"/>
                <w:lang w:val="en-GB"/>
              </w:rPr>
              <w:t>EX_Extent</w:t>
            </w:r>
            <w:proofErr w:type="spellEnd"/>
            <w:r w:rsidRPr="000E796C">
              <w:rPr>
                <w:rFonts w:ascii="Calibri" w:eastAsia="Calibri" w:hAnsi="Calibri" w:cs="Calibri"/>
                <w:sz w:val="18"/>
                <w:lang w:val="en-GB"/>
              </w:rPr>
              <w:t xml:space="preserve"> &gt; EX_GeographicBoundingBox </w:t>
            </w:r>
          </w:p>
          <w:p w14:paraId="43F6CFEA" w14:textId="77777777" w:rsidR="009D512D" w:rsidRPr="000E796C" w:rsidRDefault="00AC251D" w:rsidP="002B2AC3">
            <w:pPr>
              <w:spacing w:before="60" w:after="60"/>
              <w:ind w:left="164"/>
              <w:jc w:val="left"/>
              <w:rPr>
                <w:sz w:val="22"/>
                <w:lang w:val="en-GB"/>
              </w:rPr>
            </w:pPr>
            <w:r w:rsidRPr="000E796C">
              <w:rPr>
                <w:rFonts w:ascii="Calibri" w:eastAsia="Calibri" w:hAnsi="Calibri" w:cs="Calibri"/>
                <w:sz w:val="18"/>
                <w:lang w:val="en-GB"/>
              </w:rPr>
              <w:t xml:space="preserve">or </w:t>
            </w:r>
          </w:p>
          <w:p w14:paraId="6E931E5F" w14:textId="77777777" w:rsidR="00A3044F" w:rsidRPr="000E796C" w:rsidRDefault="00E43C54" w:rsidP="002B2AC3">
            <w:pPr>
              <w:spacing w:after="60"/>
              <w:ind w:left="164"/>
              <w:jc w:val="left"/>
              <w:rPr>
                <w:rFonts w:ascii="Calibri" w:eastAsia="Calibri" w:hAnsi="Calibri" w:cs="Calibri"/>
                <w:sz w:val="18"/>
                <w:lang w:val="en-GB"/>
              </w:rPr>
            </w:pPr>
            <w:r w:rsidRPr="000E796C">
              <w:rPr>
                <w:rFonts w:ascii="Calibri" w:eastAsia="Calibri" w:hAnsi="Calibri" w:cs="Calibri"/>
                <w:sz w:val="18"/>
                <w:lang w:val="en-GB"/>
              </w:rPr>
              <w:t>EX_GeographicDescription)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5CB1595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MD_Distribution</w:t>
            </w:r>
            <w:proofErr w:type="spellEnd"/>
            <w:r w:rsidRPr="002B2AC3">
              <w:rPr>
                <w:rFonts w:ascii="Calibri" w:eastAsia="Calibri" w:hAnsi="Calibri" w:cs="Calibri"/>
                <w:sz w:val="18"/>
                <w:lang w:val="en-GB"/>
              </w:rPr>
              <w:t xml:space="preserve"> &gt;</w:t>
            </w:r>
            <w:r w:rsidR="00A3044F" w:rsidRPr="002B2AC3">
              <w:rPr>
                <w:rFonts w:ascii="Calibri" w:eastAsia="Calibri" w:hAnsi="Calibri" w:cs="Calibri"/>
                <w:sz w:val="18"/>
                <w:lang w:val="en-GB"/>
              </w:rPr>
              <w:t xml:space="preserve"> </w:t>
            </w:r>
            <w:proofErr w:type="spellStart"/>
            <w:r w:rsidRPr="002B2AC3">
              <w:rPr>
                <w:rFonts w:ascii="Calibri" w:eastAsia="Calibri" w:hAnsi="Calibri" w:cs="Calibri"/>
                <w:sz w:val="18"/>
                <w:lang w:val="en-GB"/>
              </w:rPr>
              <w:t>MD_DigitalTransferOption.onLine</w:t>
            </w:r>
            <w:proofErr w:type="spellEnd"/>
            <w:r w:rsidR="00695424">
              <w:rPr>
                <w:rFonts w:ascii="Calibri" w:eastAsia="Calibri" w:hAnsi="Calibri" w:cs="Calibri"/>
                <w:sz w:val="18"/>
                <w:lang w:val="en-GB"/>
              </w:rPr>
              <w:t xml:space="preserve"> </w:t>
            </w:r>
            <w:r w:rsidRPr="002B2AC3">
              <w:rPr>
                <w:rFonts w:ascii="Calibri" w:eastAsia="Calibri" w:hAnsi="Calibri" w:cs="Calibri"/>
                <w:sz w:val="18"/>
                <w:lang w:val="en-GB"/>
              </w:rPr>
              <w:t xml:space="preserve">&gt; </w:t>
            </w:r>
            <w:proofErr w:type="spellStart"/>
            <w:r w:rsidRPr="002B2AC3">
              <w:rPr>
                <w:rFonts w:ascii="Calibri" w:eastAsia="Calibri" w:hAnsi="Calibri" w:cs="Calibri"/>
                <w:sz w:val="18"/>
                <w:lang w:val="en-GB"/>
              </w:rPr>
              <w:t>CI_OnlineResource</w:t>
            </w:r>
            <w:proofErr w:type="spellEnd"/>
            <w:r w:rsidRPr="002B2AC3">
              <w:rPr>
                <w:rFonts w:ascii="Calibri" w:eastAsia="Calibri" w:hAnsi="Calibri" w:cs="Calibri"/>
                <w:sz w:val="18"/>
                <w:lang w:val="en-GB"/>
              </w:rPr>
              <w:t xml:space="preserv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proofErr w:type="spellStart"/>
            <w:r w:rsidRPr="002B2AC3">
              <w:rPr>
                <w:rFonts w:ascii="Calibri" w:eastAsia="Calibri" w:hAnsi="Calibri" w:cs="Calibri"/>
                <w:sz w:val="18"/>
                <w:lang w:val="en-GB"/>
              </w:rPr>
              <w:t>MD_DataIdentification.language</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proofErr w:type="spellStart"/>
            <w:r w:rsidRPr="002B2AC3">
              <w:rPr>
                <w:rFonts w:ascii="Calibri" w:eastAsia="Calibri" w:hAnsi="Calibri" w:cs="Calibri"/>
                <w:b/>
                <w:sz w:val="18"/>
                <w:lang w:val="fr-FR"/>
              </w:rPr>
              <w:t>Metadata</w:t>
            </w:r>
            <w:proofErr w:type="spellEnd"/>
            <w:r w:rsidRPr="002B2AC3">
              <w:rPr>
                <w:rFonts w:ascii="Calibri" w:eastAsia="Calibri" w:hAnsi="Calibri" w:cs="Calibri"/>
                <w:b/>
                <w:sz w:val="18"/>
                <w:lang w:val="fr-FR"/>
              </w:rPr>
              <w:t xml:space="preserve">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proofErr w:type="spellStart"/>
            <w:r w:rsidR="00F569E5" w:rsidRPr="002B2AC3">
              <w:rPr>
                <w:rFonts w:ascii="Calibri" w:eastAsia="Calibri" w:hAnsi="Calibri" w:cs="Calibri"/>
                <w:sz w:val="18"/>
                <w:lang w:val="fr-FR"/>
              </w:rPr>
              <w:t>MD_Metadata.parentMetadata</w:t>
            </w:r>
            <w:proofErr w:type="spellEnd"/>
            <w:r w:rsidR="00F569E5" w:rsidRPr="002B2AC3">
              <w:rPr>
                <w:rFonts w:ascii="Calibri" w:eastAsia="Calibri" w:hAnsi="Calibri" w:cs="Calibri"/>
                <w:sz w:val="18"/>
                <w:lang w:val="fr-FR"/>
              </w:rPr>
              <w:t xml:space="preserve"> &gt;</w:t>
            </w:r>
          </w:p>
          <w:p w14:paraId="63CE7B27" w14:textId="77777777" w:rsidR="009D512D" w:rsidRPr="002B2AC3" w:rsidRDefault="00F569E5" w:rsidP="002B2AC3">
            <w:pPr>
              <w:spacing w:after="43"/>
              <w:ind w:left="218"/>
              <w:jc w:val="left"/>
              <w:rPr>
                <w:rFonts w:ascii="Calibri" w:eastAsia="Calibri" w:hAnsi="Calibri" w:cs="Calibri"/>
                <w:sz w:val="18"/>
                <w:lang w:val="fr-FR"/>
              </w:rPr>
            </w:pPr>
            <w:proofErr w:type="spellStart"/>
            <w:r w:rsidRPr="002B2AC3">
              <w:rPr>
                <w:rFonts w:ascii="Calibri" w:eastAsia="Calibri" w:hAnsi="Calibri" w:cs="Calibri"/>
                <w:sz w:val="18"/>
                <w:lang w:val="fr-FR"/>
              </w:rPr>
              <w:t>CI_Citation.identifier</w:t>
            </w:r>
            <w:proofErr w:type="spellEnd"/>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sz w:val="18"/>
                <w:lang w:val="en-GB"/>
              </w:rPr>
              <w:t xml:space="preserve">set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proofErr w:type="spellStart"/>
            <w:r w:rsidRPr="002B2AC3">
              <w:rPr>
                <w:rFonts w:ascii="Calibri" w:eastAsia="Calibri" w:hAnsi="Calibri" w:cs="Calibri"/>
                <w:sz w:val="18"/>
                <w:lang w:val="en-GB"/>
              </w:rPr>
              <w:t>MD_DataIdentification.defaultLocale</w:t>
            </w:r>
            <w:proofErr w:type="spellEnd"/>
            <w:r w:rsidRPr="002B2AC3">
              <w:rPr>
                <w:rFonts w:ascii="Calibri" w:eastAsia="Calibri" w:hAnsi="Calibri" w:cs="Calibri"/>
                <w:sz w:val="18"/>
                <w:lang w:val="en-GB"/>
              </w:rPr>
              <w:t xml:space="preserve"> &gt;</w:t>
            </w:r>
          </w:p>
          <w:p w14:paraId="6064A35B" w14:textId="77777777" w:rsidR="009D512D" w:rsidRPr="002B2AC3" w:rsidRDefault="002772C9" w:rsidP="002B2AC3">
            <w:pPr>
              <w:spacing w:after="60"/>
              <w:ind w:left="164"/>
              <w:jc w:val="left"/>
              <w:rPr>
                <w:sz w:val="22"/>
                <w:lang w:val="en-GB"/>
              </w:rPr>
            </w:pPr>
            <w:proofErr w:type="spellStart"/>
            <w:r w:rsidRPr="002B2AC3">
              <w:rPr>
                <w:rFonts w:ascii="Calibri" w:eastAsia="Calibri" w:hAnsi="Calibri" w:cs="Calibri"/>
                <w:sz w:val="18"/>
                <w:lang w:val="en-GB"/>
              </w:rPr>
              <w:t>PT_Locale.characterEncoding</w:t>
            </w:r>
            <w:proofErr w:type="spellEnd"/>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MD_Metadata.metadataStandard</w:t>
            </w:r>
            <w:proofErr w:type="spellEnd"/>
            <w:r w:rsidR="00F569E5" w:rsidRPr="002B2AC3">
              <w:rPr>
                <w:rFonts w:ascii="Calibri" w:eastAsia="Calibri" w:hAnsi="Calibri" w:cs="Calibri"/>
                <w:sz w:val="18"/>
                <w:lang w:val="en-GB"/>
              </w:rPr>
              <w:t xml:space="preserve"> &gt; </w:t>
            </w:r>
            <w:proofErr w:type="spellStart"/>
            <w:r w:rsidR="00F569E5" w:rsidRPr="002B2AC3">
              <w:rPr>
                <w:rFonts w:ascii="Calibri" w:eastAsia="Calibri" w:hAnsi="Calibri" w:cs="Calibri"/>
                <w:sz w:val="18"/>
                <w:lang w:val="en-GB"/>
              </w:rPr>
              <w:t>CI_Citation.title</w:t>
            </w:r>
            <w:proofErr w:type="spellEnd"/>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t xml:space="preserve">Dataset topic category </w:t>
            </w:r>
            <w:r w:rsidRPr="002B2AC3">
              <w:rPr>
                <w:rFonts w:ascii="Calibri" w:eastAsia="Calibri" w:hAnsi="Calibri" w:cs="Calibri"/>
                <w:sz w:val="18"/>
                <w:lang w:val="en-GB"/>
              </w:rPr>
              <w:t xml:space="preserve">(M) S102_DS_DiscoveryMetadata &gt; </w:t>
            </w:r>
            <w:proofErr w:type="spellStart"/>
            <w:r w:rsidRPr="002B2AC3">
              <w:rPr>
                <w:rFonts w:ascii="Calibri" w:eastAsia="Calibri" w:hAnsi="Calibri" w:cs="Calibri"/>
                <w:sz w:val="18"/>
                <w:lang w:val="en-GB"/>
              </w:rPr>
              <w:t>topicCategory</w:t>
            </w:r>
            <w:proofErr w:type="spellEnd"/>
            <w:r w:rsidRPr="002B2AC3">
              <w:rPr>
                <w:rFonts w:ascii="Calibri" w:eastAsia="Calibri" w:hAnsi="Calibri" w:cs="Calibri"/>
                <w:sz w:val="18"/>
                <w:lang w:val="en-GB"/>
              </w:rPr>
              <w:t>:</w:t>
            </w:r>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proofErr w:type="spellStart"/>
            <w:r w:rsidRPr="002B2AC3">
              <w:rPr>
                <w:rFonts w:ascii="Calibri" w:eastAsia="Calibri" w:hAnsi="Calibri" w:cs="Calibri"/>
                <w:sz w:val="18"/>
                <w:lang w:val="en-GB"/>
              </w:rPr>
              <w:t>MD_TopicCategoryCode</w:t>
            </w:r>
            <w:proofErr w:type="spellEnd"/>
            <w:r w:rsidRPr="002B2AC3">
              <w:rPr>
                <w:rFonts w:ascii="Calibri" w:eastAsia="Calibri" w:hAnsi="Calibri" w:cs="Calibri"/>
                <w:sz w:val="18"/>
                <w:lang w:val="en-GB"/>
              </w:rPr>
              <w:t xml:space="preserv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w:t>
            </w:r>
            <w:proofErr w:type="gramStart"/>
            <w:r w:rsidRPr="002B2AC3">
              <w:rPr>
                <w:rFonts w:ascii="Calibri" w:eastAsia="Calibri" w:hAnsi="Calibri" w:cs="Calibri"/>
                <w:sz w:val="18"/>
                <w:lang w:val="en-GB"/>
              </w:rPr>
              <w:t>elevation;</w:t>
            </w:r>
            <w:proofErr w:type="gramEnd"/>
            <w:r w:rsidRPr="002B2AC3">
              <w:rPr>
                <w:rFonts w:ascii="Calibri" w:eastAsia="Calibri" w:hAnsi="Calibri" w:cs="Calibri"/>
                <w:sz w:val="18"/>
                <w:lang w:val="en-GB"/>
              </w:rPr>
              <w:t xml:space="preserve">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w:t>
            </w:r>
            <w:proofErr w:type="gramStart"/>
            <w:r w:rsidRPr="002B2AC3">
              <w:rPr>
                <w:rFonts w:ascii="Calibri" w:eastAsia="Calibri" w:hAnsi="Calibri" w:cs="Calibri"/>
                <w:sz w:val="18"/>
                <w:lang w:val="en-GB"/>
              </w:rPr>
              <w:t>oceans;</w:t>
            </w:r>
            <w:proofErr w:type="gramEnd"/>
            <w:r w:rsidRPr="002B2AC3">
              <w:rPr>
                <w:rFonts w:ascii="Calibri" w:eastAsia="Calibri" w:hAnsi="Calibri" w:cs="Calibri"/>
                <w:sz w:val="18"/>
                <w:lang w:val="en-GB"/>
              </w:rPr>
              <w:t xml:space="preserve"> </w:t>
            </w:r>
          </w:p>
          <w:p w14:paraId="6754A1BA" w14:textId="2317AF72"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xml:space="preserve">– </w:t>
            </w:r>
            <w:proofErr w:type="spellStart"/>
            <w:r w:rsidRPr="002B2AC3">
              <w:rPr>
                <w:rFonts w:ascii="Calibri" w:eastAsia="Calibri" w:hAnsi="Calibri" w:cs="Calibri"/>
                <w:sz w:val="18"/>
                <w:lang w:val="en-GB"/>
              </w:rPr>
              <w:t>inlandWaters</w:t>
            </w:r>
            <w:proofErr w:type="spellEnd"/>
            <w:r w:rsidR="00695424">
              <w:rPr>
                <w:rFonts w:ascii="Calibri" w:eastAsia="Calibri" w:hAnsi="Calibri" w:cs="Calibri"/>
                <w:sz w:val="18"/>
                <w:lang w:val="en-GB"/>
              </w:rPr>
              <w:t xml:space="preserve"> </w:t>
            </w:r>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w:t>
            </w:r>
            <w:proofErr w:type="spellStart"/>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proofErr w:type="spellStart"/>
            <w:r w:rsidRPr="002B2AC3">
              <w:rPr>
                <w:rFonts w:ascii="Calibri" w:eastAsia="Calibri" w:hAnsi="Calibri" w:cs="Calibri"/>
                <w:sz w:val="18"/>
                <w:lang w:val="en-GB"/>
              </w:rPr>
              <w:t>MD_Identification.topicCategory</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MD_Metadata.metadataStandardVersion</w:t>
            </w:r>
            <w:proofErr w:type="spellEnd"/>
            <w:r w:rsidRPr="002B2AC3">
              <w:rPr>
                <w:rFonts w:ascii="Calibri" w:eastAsia="Calibri" w:hAnsi="Calibri" w:cs="Calibri"/>
                <w:sz w:val="18"/>
                <w:lang w:val="en-GB"/>
              </w:rPr>
              <w:t xml:space="preserve">)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proofErr w:type="spellStart"/>
            <w:r w:rsidRPr="002B2AC3">
              <w:rPr>
                <w:rFonts w:ascii="Calibri" w:eastAsia="Calibri" w:hAnsi="Calibri" w:cs="Calibri"/>
                <w:sz w:val="18"/>
                <w:lang w:val="en-GB"/>
              </w:rPr>
              <w:t>MD_DataIdentification.spatialResolution</w:t>
            </w:r>
            <w:proofErr w:type="spellEnd"/>
            <w:r w:rsidRPr="002B2AC3">
              <w:rPr>
                <w:rFonts w:ascii="Calibri" w:eastAsia="Calibri" w:hAnsi="Calibri" w:cs="Calibri"/>
                <w:sz w:val="18"/>
                <w:lang w:val="en-GB"/>
              </w:rPr>
              <w:t xml:space="preserve"> &gt; </w:t>
            </w:r>
          </w:p>
          <w:p w14:paraId="64FA6389" w14:textId="77777777" w:rsidR="0067123E" w:rsidRPr="002B2AC3" w:rsidRDefault="00AC251D" w:rsidP="002B2AC3">
            <w:pPr>
              <w:spacing w:after="62"/>
              <w:ind w:left="166"/>
              <w:jc w:val="left"/>
              <w:rPr>
                <w:rFonts w:ascii="Calibri" w:eastAsia="Calibri" w:hAnsi="Calibri" w:cs="Calibri"/>
                <w:sz w:val="18"/>
                <w:lang w:val="en-GB"/>
              </w:rPr>
            </w:pPr>
            <w:proofErr w:type="spellStart"/>
            <w:r w:rsidRPr="002B2AC3">
              <w:rPr>
                <w:rFonts w:ascii="Calibri" w:eastAsia="Calibri" w:hAnsi="Calibri" w:cs="Calibri"/>
                <w:sz w:val="18"/>
                <w:lang w:val="en-GB"/>
              </w:rPr>
              <w:t>MD_Resolution.equivalentScale</w:t>
            </w:r>
            <w:proofErr w:type="spellEnd"/>
            <w:r w:rsidRPr="002B2AC3">
              <w:rPr>
                <w:rFonts w:ascii="Calibri" w:eastAsia="Calibri" w:hAnsi="Calibri" w:cs="Calibri"/>
                <w:sz w:val="18"/>
                <w:lang w:val="en-GB"/>
              </w:rPr>
              <w:t xml:space="preserv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proofErr w:type="spellStart"/>
            <w:r w:rsidRPr="002B2AC3">
              <w:rPr>
                <w:rFonts w:ascii="Calibri" w:eastAsia="Calibri" w:hAnsi="Calibri" w:cs="Calibri"/>
                <w:sz w:val="18"/>
                <w:lang w:val="en-GB"/>
              </w:rPr>
              <w:t>MD_Resolution.distance</w:t>
            </w:r>
            <w:proofErr w:type="spellEnd"/>
            <w:r w:rsidRPr="002B2AC3">
              <w:rPr>
                <w:rFonts w:ascii="Calibri" w:eastAsia="Calibri" w:hAnsi="Calibri" w:cs="Calibri"/>
                <w:sz w:val="18"/>
                <w:lang w:val="en-GB"/>
              </w:rPr>
              <w:t xml:space="preserv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(MD_Metadata.</w:t>
            </w:r>
            <w:r w:rsidR="00F569E5" w:rsidRPr="002B2AC3">
              <w:rPr>
                <w:sz w:val="22"/>
                <w:lang w:val="en-GB"/>
              </w:rPr>
              <w:t xml:space="preserve"> </w:t>
            </w:r>
            <w:proofErr w:type="spellStart"/>
            <w:r w:rsidR="00F569E5" w:rsidRPr="002B2AC3">
              <w:rPr>
                <w:rFonts w:ascii="Calibri" w:eastAsia="Calibri" w:hAnsi="Calibri" w:cs="Calibri"/>
                <w:sz w:val="18"/>
                <w:lang w:val="en-GB"/>
              </w:rPr>
              <w:t>defaultLocale</w:t>
            </w:r>
            <w:proofErr w:type="spellEnd"/>
            <w:r w:rsidR="00F569E5" w:rsidRPr="002B2AC3">
              <w:rPr>
                <w:rFonts w:ascii="Calibri" w:eastAsia="Calibri" w:hAnsi="Calibri" w:cs="Calibri"/>
                <w:sz w:val="18"/>
                <w:lang w:val="en-GB"/>
              </w:rPr>
              <w:t xml:space="preserve"> &gt; </w:t>
            </w:r>
            <w:proofErr w:type="spellStart"/>
            <w:r w:rsidR="00F569E5" w:rsidRPr="002B2AC3">
              <w:rPr>
                <w:rFonts w:ascii="Calibri" w:eastAsia="Calibri" w:hAnsi="Calibri" w:cs="Calibri"/>
                <w:sz w:val="18"/>
                <w:lang w:val="en-GB"/>
              </w:rPr>
              <w:t>PT_Locale.language</w:t>
            </w:r>
            <w:proofErr w:type="spellEnd"/>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lastRenderedPageBreak/>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0FD03C05" w14:textId="14220CA0" w:rsidR="0012446B" w:rsidRPr="002B2AC3" w:rsidRDefault="0012446B"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 xml:space="preserve">&gt; </w:t>
            </w:r>
            <w:proofErr w:type="spellStart"/>
            <w:r w:rsidRPr="002B2AC3">
              <w:rPr>
                <w:rFonts w:ascii="Calibri" w:eastAsia="Calibri" w:hAnsi="Calibri" w:cs="Calibri"/>
                <w:sz w:val="18"/>
                <w:lang w:val="en-GB"/>
              </w:rPr>
              <w:t>MD_DataIdentification.abstract</w:t>
            </w:r>
            <w:proofErr w:type="spellEnd"/>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r w:rsidRPr="002B2AC3">
              <w:rPr>
                <w:rFonts w:ascii="Calibri" w:eastAsia="Calibri" w:hAnsi="Calibri" w:cs="Calibri"/>
                <w:sz w:val="18"/>
                <w:lang w:val="en-GB"/>
              </w:rPr>
              <w:t>set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(MD_Metadata.</w:t>
            </w:r>
            <w:r w:rsidR="00F569E5" w:rsidRPr="002B2AC3">
              <w:rPr>
                <w:sz w:val="22"/>
                <w:lang w:val="en-GB"/>
              </w:rPr>
              <w:t xml:space="preserve"> </w:t>
            </w:r>
            <w:proofErr w:type="spellStart"/>
            <w:r w:rsidR="00F569E5" w:rsidRPr="002B2AC3">
              <w:rPr>
                <w:rFonts w:ascii="Calibri" w:eastAsia="Calibri" w:hAnsi="Calibri" w:cs="Calibri"/>
                <w:sz w:val="18"/>
                <w:lang w:val="en-GB"/>
              </w:rPr>
              <w:t>defaultLocale</w:t>
            </w:r>
            <w:proofErr w:type="spellEnd"/>
            <w:r w:rsidR="00F569E5" w:rsidRPr="002B2AC3">
              <w:rPr>
                <w:rFonts w:ascii="Calibri" w:eastAsia="Calibri" w:hAnsi="Calibri" w:cs="Calibri"/>
                <w:sz w:val="18"/>
                <w:lang w:val="en-GB"/>
              </w:rPr>
              <w:t xml:space="preserve"> &gt;</w:t>
            </w:r>
          </w:p>
          <w:p w14:paraId="079EE376" w14:textId="77777777" w:rsidR="00F569E5" w:rsidRPr="002B2AC3" w:rsidRDefault="00F569E5" w:rsidP="002B2AC3">
            <w:pPr>
              <w:spacing w:after="0"/>
              <w:ind w:left="218"/>
              <w:jc w:val="left"/>
              <w:rPr>
                <w:rFonts w:ascii="Calibri" w:eastAsia="Calibri" w:hAnsi="Calibri" w:cs="Calibri"/>
                <w:sz w:val="18"/>
                <w:lang w:val="en-GB"/>
              </w:rPr>
            </w:pPr>
            <w:proofErr w:type="spellStart"/>
            <w:r w:rsidRPr="002B2AC3">
              <w:rPr>
                <w:rFonts w:ascii="Calibri" w:eastAsia="Calibri" w:hAnsi="Calibri" w:cs="Calibri"/>
                <w:sz w:val="18"/>
                <w:lang w:val="en-GB"/>
              </w:rPr>
              <w:t>PT_</w:t>
            </w:r>
            <w:proofErr w:type="gramStart"/>
            <w:r w:rsidRPr="002B2AC3">
              <w:rPr>
                <w:rFonts w:ascii="Calibri" w:eastAsia="Calibri" w:hAnsi="Calibri" w:cs="Calibri"/>
                <w:sz w:val="18"/>
                <w:lang w:val="en-GB"/>
              </w:rPr>
              <w:t>Locale.characterEncoding</w:t>
            </w:r>
            <w:proofErr w:type="spellEnd"/>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w:t>
            </w:r>
            <w:proofErr w:type="gramEnd"/>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MD_Distribution</w:t>
            </w:r>
            <w:proofErr w:type="spellEnd"/>
            <w:r w:rsidRPr="002B2AC3">
              <w:rPr>
                <w:rFonts w:ascii="Calibri" w:eastAsia="Calibri" w:hAnsi="Calibri" w:cs="Calibri"/>
                <w:sz w:val="18"/>
                <w:lang w:val="en-GB"/>
              </w:rPr>
              <w:t xml:space="preserve"> &gt; </w:t>
            </w:r>
          </w:p>
          <w:p w14:paraId="0DAFD562" w14:textId="77777777" w:rsidR="009D512D" w:rsidRPr="002B2AC3" w:rsidRDefault="00AC251D" w:rsidP="002B2AC3">
            <w:pPr>
              <w:spacing w:after="41"/>
              <w:ind w:left="166"/>
              <w:jc w:val="left"/>
              <w:rPr>
                <w:sz w:val="22"/>
                <w:lang w:val="en-GB"/>
              </w:rPr>
            </w:pPr>
            <w:proofErr w:type="spellStart"/>
            <w:r w:rsidRPr="002B2AC3">
              <w:rPr>
                <w:rFonts w:ascii="Calibri" w:eastAsia="Calibri" w:hAnsi="Calibri" w:cs="Calibri"/>
                <w:sz w:val="18"/>
                <w:lang w:val="en-GB"/>
              </w:rPr>
              <w:t>MD_Format</w:t>
            </w:r>
            <w:proofErr w:type="spellEnd"/>
            <w:r w:rsidRPr="002B2AC3">
              <w:rPr>
                <w:rFonts w:ascii="Calibri" w:eastAsia="Calibri" w:hAnsi="Calibri" w:cs="Calibri"/>
                <w:sz w:val="18"/>
                <w:lang w:val="en-GB"/>
              </w:rPr>
              <w:t xml:space="preserve">)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52FBECB8" w14:textId="512DDDC1" w:rsidR="002F5F14"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MD_Metadata.contact</w:t>
            </w:r>
            <w:proofErr w:type="spellEnd"/>
            <w:r w:rsidRPr="002B2AC3">
              <w:rPr>
                <w:rFonts w:ascii="Calibri" w:eastAsia="Calibri" w:hAnsi="Calibri" w:cs="Calibri"/>
                <w:sz w:val="18"/>
                <w:lang w:val="en-GB"/>
              </w:rPr>
              <w:t xml:space="preserve">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proofErr w:type="spellStart"/>
            <w:r w:rsidRPr="002B2AC3">
              <w:rPr>
                <w:rFonts w:ascii="Calibri" w:eastAsia="Calibri" w:hAnsi="Calibri" w:cs="Calibri"/>
                <w:sz w:val="18"/>
                <w:lang w:val="en-GB"/>
              </w:rPr>
              <w:t>CI_Responsibility.CI_Individual</w:t>
            </w:r>
            <w:proofErr w:type="spellEnd"/>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proofErr w:type="spellStart"/>
            <w:r w:rsidRPr="002B2AC3">
              <w:rPr>
                <w:rFonts w:ascii="Calibri" w:eastAsia="Calibri" w:hAnsi="Calibri" w:cs="Calibri"/>
                <w:sz w:val="18"/>
                <w:lang w:val="fr-FR"/>
              </w:rPr>
              <w:t>MD_Metadata.contact</w:t>
            </w:r>
            <w:proofErr w:type="spellEnd"/>
            <w:r w:rsidRPr="002B2AC3">
              <w:rPr>
                <w:rFonts w:ascii="Calibri" w:eastAsia="Calibri" w:hAnsi="Calibri" w:cs="Calibri"/>
                <w:sz w:val="18"/>
                <w:lang w:val="fr-FR"/>
              </w:rPr>
              <w:t xml:space="preserve"> &gt;</w:t>
            </w:r>
          </w:p>
          <w:p w14:paraId="36275999" w14:textId="77777777" w:rsidR="009D512D" w:rsidRPr="002B2AC3" w:rsidRDefault="00516B2F" w:rsidP="002B2AC3">
            <w:pPr>
              <w:spacing w:after="60"/>
              <w:ind w:left="215" w:right="198" w:firstLine="6"/>
              <w:jc w:val="left"/>
              <w:rPr>
                <w:sz w:val="22"/>
                <w:lang w:val="fr-FR"/>
              </w:rPr>
            </w:pPr>
            <w:proofErr w:type="spellStart"/>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proofErr w:type="spellEnd"/>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w:t>
            </w:r>
            <w:proofErr w:type="spellStart"/>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proofErr w:type="spellEnd"/>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proofErr w:type="spellStart"/>
            <w:r w:rsidRPr="002B2AC3">
              <w:rPr>
                <w:rFonts w:ascii="Calibri" w:eastAsia="Calibri" w:hAnsi="Calibri" w:cs="Calibri"/>
                <w:sz w:val="18"/>
                <w:lang w:val="fr-FR"/>
              </w:rPr>
              <w:t>MD_Identification.extent</w:t>
            </w:r>
            <w:proofErr w:type="spellEnd"/>
            <w:r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EX_Extent</w:t>
            </w:r>
            <w:r w:rsidR="002772C9" w:rsidRPr="002B2AC3">
              <w:rPr>
                <w:rFonts w:ascii="Calibri" w:eastAsia="Calibri" w:hAnsi="Calibri" w:cs="Calibri"/>
                <w:sz w:val="18"/>
                <w:lang w:val="fr-FR"/>
              </w:rPr>
              <w:t>.temporalElement</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43F246D4"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etadata</w:t>
            </w:r>
            <w:r w:rsidR="00695424">
              <w:rPr>
                <w:rFonts w:ascii="Calibri" w:eastAsia="Calibri" w:hAnsi="Calibri" w:cs="Calibri"/>
                <w:b/>
                <w:sz w:val="18"/>
                <w:lang w:val="en-GB"/>
              </w:rPr>
              <w:t xml:space="preserve"> </w:t>
            </w:r>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00875D16" w:rsidRPr="002B2AC3">
              <w:rPr>
                <w:rFonts w:ascii="Calibri" w:eastAsia="Calibri" w:hAnsi="Calibri" w:cs="Calibri"/>
                <w:sz w:val="18"/>
                <w:lang w:val="en-GB"/>
              </w:rPr>
              <w:t>dateInfo</w:t>
            </w:r>
            <w:proofErr w:type="spellEnd"/>
            <w:r w:rsidR="00875D16" w:rsidRPr="002B2AC3">
              <w:rPr>
                <w:rFonts w:ascii="Calibri" w:eastAsia="Calibri" w:hAnsi="Calibri" w:cs="Calibri"/>
                <w:sz w:val="18"/>
                <w:lang w:val="en-GB"/>
              </w:rPr>
              <w:t xml:space="preserve"> </w:t>
            </w:r>
          </w:p>
          <w:p w14:paraId="5689C2E5" w14:textId="32CB823F" w:rsidR="00E42D47" w:rsidRPr="002B2AC3" w:rsidRDefault="00E42D47"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875D16" w:rsidRPr="002B2AC3">
              <w:rPr>
                <w:rFonts w:ascii="Calibri" w:eastAsia="Calibri" w:hAnsi="Calibri" w:cs="Calibri"/>
                <w:sz w:val="18"/>
                <w:lang w:val="en-GB"/>
              </w:rPr>
              <w:t>dateInfo</w:t>
            </w:r>
            <w:proofErr w:type="spellEnd"/>
            <w:r w:rsidR="00EC1C47" w:rsidRPr="002B2AC3">
              <w:rPr>
                <w:rFonts w:ascii="Calibri" w:eastAsia="Calibri" w:hAnsi="Calibri" w:cs="Calibri"/>
                <w:sz w:val="18"/>
                <w:lang w:val="en-GB"/>
              </w:rPr>
              <w:t xml:space="preserve"> &gt; CI_Date</w:t>
            </w:r>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proofErr w:type="spellStart"/>
            <w:r w:rsidRPr="002B2AC3">
              <w:rPr>
                <w:rFonts w:ascii="Calibri" w:eastAsia="Calibri" w:hAnsi="Calibri" w:cs="Calibri"/>
                <w:sz w:val="18"/>
                <w:lang w:val="fr-FR"/>
              </w:rPr>
              <w:t>M</w:t>
            </w:r>
            <w:r w:rsidR="00F5610E" w:rsidRPr="002B2AC3">
              <w:rPr>
                <w:rFonts w:ascii="Calibri" w:eastAsia="Calibri" w:hAnsi="Calibri" w:cs="Calibri"/>
                <w:sz w:val="18"/>
                <w:lang w:val="fr-FR"/>
              </w:rPr>
              <w:t>D_Metadata.identificationInfo</w:t>
            </w:r>
            <w:proofErr w:type="spellEnd"/>
            <w:r w:rsidR="00F5610E" w:rsidRPr="002B2AC3">
              <w:rPr>
                <w:rFonts w:ascii="Calibri" w:eastAsia="Calibri" w:hAnsi="Calibri" w:cs="Calibri"/>
                <w:sz w:val="18"/>
                <w:lang w:val="fr-FR"/>
              </w:rPr>
              <w:t xml:space="preserve"> &gt; </w:t>
            </w:r>
            <w:proofErr w:type="spellStart"/>
            <w:r w:rsidR="00F5610E" w:rsidRPr="002B2AC3">
              <w:rPr>
                <w:rFonts w:ascii="Calibri" w:eastAsia="Calibri" w:hAnsi="Calibri" w:cs="Calibri"/>
                <w:sz w:val="18"/>
                <w:lang w:val="fr-FR"/>
              </w:rPr>
              <w:t>MD_DataIdentification.extent</w:t>
            </w:r>
            <w:proofErr w:type="spellEnd"/>
            <w:r w:rsidR="00F5610E"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EX_Extent.verticalElement</w:t>
            </w:r>
            <w:proofErr w:type="spellEnd"/>
            <w:r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EX_VerticalExtent</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resourceScope</w:t>
            </w:r>
            <w:proofErr w:type="spellEnd"/>
            <w:r w:rsidRPr="002B2AC3">
              <w:rPr>
                <w:rFonts w:ascii="Calibri" w:eastAsia="Calibri" w:hAnsi="Calibri" w:cs="Calibri"/>
                <w:sz w:val="18"/>
                <w:lang w:val="en-GB"/>
              </w:rPr>
              <w:t xml:space="preserve"> </w:t>
            </w:r>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w:t>
            </w:r>
            <w:proofErr w:type="spellStart"/>
            <w:r w:rsidR="00FE0AB9" w:rsidRPr="002B2AC3">
              <w:rPr>
                <w:rFonts w:ascii="Calibri" w:eastAsia="Calibri" w:hAnsi="Calibri" w:cs="Calibri"/>
                <w:sz w:val="18"/>
                <w:lang w:val="en-GB"/>
              </w:rPr>
              <w:t>MD_Metadata.metadataScope</w:t>
            </w:r>
            <w:proofErr w:type="spellEnd"/>
            <w:r w:rsidR="00FE0AB9" w:rsidRPr="002B2AC3">
              <w:rPr>
                <w:rFonts w:ascii="Calibri" w:eastAsia="Calibri" w:hAnsi="Calibri" w:cs="Calibri"/>
                <w:sz w:val="18"/>
                <w:lang w:val="en-GB"/>
              </w:rPr>
              <w:t xml:space="preserve"> &gt;</w:t>
            </w:r>
          </w:p>
          <w:p w14:paraId="313D2E32" w14:textId="77777777" w:rsidR="00FE0AB9" w:rsidRPr="002B2AC3" w:rsidRDefault="00FE0AB9" w:rsidP="002B2AC3">
            <w:pPr>
              <w:spacing w:after="0"/>
              <w:ind w:left="260"/>
              <w:jc w:val="left"/>
              <w:rPr>
                <w:rFonts w:ascii="Calibri" w:eastAsia="Calibri" w:hAnsi="Calibri" w:cs="Calibri"/>
                <w:sz w:val="18"/>
                <w:lang w:val="en-GB"/>
              </w:rPr>
            </w:pPr>
            <w:proofErr w:type="spellStart"/>
            <w:r w:rsidRPr="002B2AC3">
              <w:rPr>
                <w:rFonts w:ascii="Calibri" w:eastAsia="Calibri" w:hAnsi="Calibri" w:cs="Calibri"/>
                <w:sz w:val="18"/>
                <w:lang w:val="en-GB"/>
              </w:rPr>
              <w:t>MD_MetadataScope.resourceScope</w:t>
            </w:r>
            <w:proofErr w:type="spellEnd"/>
            <w:r w:rsidRPr="002B2AC3">
              <w:rPr>
                <w:rFonts w:ascii="Calibri" w:eastAsia="Calibri" w:hAnsi="Calibri" w:cs="Calibri"/>
                <w:sz w:val="18"/>
                <w:lang w:val="en-GB"/>
              </w:rPr>
              <w:t xml:space="preserve"> &gt;</w:t>
            </w:r>
          </w:p>
          <w:p w14:paraId="13220DA2" w14:textId="77777777" w:rsidR="00FE0AB9" w:rsidRPr="002B2AC3" w:rsidRDefault="00FE0AB9" w:rsidP="002B2AC3">
            <w:pPr>
              <w:spacing w:after="60"/>
              <w:ind w:left="261"/>
              <w:jc w:val="left"/>
              <w:rPr>
                <w:rFonts w:ascii="Calibri" w:eastAsia="Calibri" w:hAnsi="Calibri" w:cs="Calibri"/>
                <w:sz w:val="18"/>
                <w:lang w:val="en-GB"/>
              </w:rPr>
            </w:pPr>
            <w:r w:rsidRPr="002B2AC3">
              <w:rPr>
                <w:rFonts w:ascii="Calibri" w:eastAsia="Calibri" w:hAnsi="Calibri" w:cs="Calibri"/>
                <w:sz w:val="18"/>
                <w:lang w:val="en-GB"/>
              </w:rPr>
              <w:t>MD_ScopeCode (</w:t>
            </w:r>
            <w:proofErr w:type="spellStart"/>
            <w:r w:rsidRPr="002B2AC3">
              <w:rPr>
                <w:rFonts w:ascii="Calibri" w:eastAsia="Calibri" w:hAnsi="Calibri" w:cs="Calibri"/>
                <w:sz w:val="18"/>
                <w:lang w:val="en-GB"/>
              </w:rPr>
              <w:t>codelist</w:t>
            </w:r>
            <w:proofErr w:type="spellEnd"/>
            <w:r w:rsidRPr="002B2AC3">
              <w:rPr>
                <w:rFonts w:ascii="Calibri" w:eastAsia="Calibri" w:hAnsi="Calibri" w:cs="Calibri"/>
                <w:sz w:val="18"/>
                <w:lang w:val="en-GB"/>
              </w:rPr>
              <w:t xml:space="preserve"> – ISO 19115-1))</w:t>
            </w:r>
          </w:p>
        </w:tc>
      </w:tr>
    </w:tbl>
    <w:p w14:paraId="50473734" w14:textId="7E29C7B8" w:rsidR="009D512D" w:rsidRDefault="00AC251D" w:rsidP="00F5610E">
      <w:pPr>
        <w:spacing w:after="0"/>
        <w:rPr>
          <w:lang w:val="en-GB"/>
        </w:rPr>
      </w:pPr>
      <w:r w:rsidRPr="008C7844">
        <w:rPr>
          <w:lang w:val="en-GB"/>
        </w:rPr>
        <w:t xml:space="preserve"> </w:t>
      </w:r>
    </w:p>
    <w:p w14:paraId="23DFEA09" w14:textId="6EBEFD65" w:rsidR="00AB076A" w:rsidRDefault="00AB076A" w:rsidP="003245CA">
      <w:pPr>
        <w:pStyle w:val="Default"/>
        <w:spacing w:after="120"/>
        <w:jc w:val="both"/>
        <w:rPr>
          <w:szCs w:val="20"/>
        </w:rPr>
      </w:pPr>
      <w:r w:rsidRPr="003A1C3A">
        <w:rPr>
          <w:rFonts w:ascii="Arial" w:hAnsi="Arial" w:cs="Arial"/>
          <w:sz w:val="20"/>
          <w:szCs w:val="20"/>
        </w:rPr>
        <w:t xml:space="preserve">The dataset metadata is stored in a separate file encoded according to the ISO 19115X </w:t>
      </w:r>
      <w:r w:rsidR="003A1C3A">
        <w:rPr>
          <w:rFonts w:ascii="Arial" w:hAnsi="Arial" w:cs="Arial"/>
          <w:sz w:val="20"/>
          <w:szCs w:val="20"/>
        </w:rPr>
        <w:t>S</w:t>
      </w:r>
      <w:r w:rsidRPr="003A1C3A">
        <w:rPr>
          <w:rFonts w:ascii="Arial" w:hAnsi="Arial" w:cs="Arial"/>
          <w:sz w:val="20"/>
          <w:szCs w:val="20"/>
        </w:rPr>
        <w:t>chemas.</w:t>
      </w:r>
      <w:r w:rsidR="00695424" w:rsidRPr="003A1C3A">
        <w:rPr>
          <w:rFonts w:ascii="Arial" w:hAnsi="Arial" w:cs="Arial"/>
          <w:sz w:val="20"/>
          <w:szCs w:val="20"/>
        </w:rPr>
        <w:t xml:space="preserve"> </w:t>
      </w:r>
      <w:r w:rsidRPr="003A1C3A">
        <w:rPr>
          <w:rFonts w:ascii="Arial" w:hAnsi="Arial" w:cs="Arial"/>
          <w:sz w:val="20"/>
          <w:szCs w:val="20"/>
        </w:rPr>
        <w:t>The name of the metadata file is MD_&lt;HDF5 data file base name&gt;.XML (or .xml) ISO metadata (per S-100 Ed</w:t>
      </w:r>
      <w:r w:rsidR="003A1C3A">
        <w:rPr>
          <w:rFonts w:ascii="Arial" w:hAnsi="Arial" w:cs="Arial"/>
          <w:sz w:val="20"/>
          <w:szCs w:val="20"/>
        </w:rPr>
        <w:t>ition</w:t>
      </w:r>
      <w:r w:rsidRPr="003A1C3A">
        <w:rPr>
          <w:rFonts w:ascii="Arial" w:hAnsi="Arial" w:cs="Arial"/>
          <w:sz w:val="20"/>
          <w:szCs w:val="20"/>
        </w:rPr>
        <w:t xml:space="preserve"> 4</w:t>
      </w:r>
      <w:r w:rsidR="003A1C3A">
        <w:rPr>
          <w:rFonts w:ascii="Arial" w:hAnsi="Arial" w:cs="Arial"/>
          <w:sz w:val="20"/>
          <w:szCs w:val="20"/>
        </w:rPr>
        <w:t>.0.0</w:t>
      </w:r>
      <w:r w:rsidRPr="003A1C3A">
        <w:rPr>
          <w:rFonts w:ascii="Arial" w:hAnsi="Arial" w:cs="Arial"/>
          <w:sz w:val="20"/>
          <w:szCs w:val="20"/>
        </w:rPr>
        <w:t xml:space="preserve"> </w:t>
      </w:r>
      <w:r w:rsidR="003A1C3A">
        <w:rPr>
          <w:rFonts w:ascii="Arial" w:hAnsi="Arial" w:cs="Arial"/>
          <w:sz w:val="20"/>
          <w:szCs w:val="20"/>
        </w:rPr>
        <w:t>P</w:t>
      </w:r>
      <w:r w:rsidRPr="003A1C3A">
        <w:rPr>
          <w:rFonts w:ascii="Arial" w:hAnsi="Arial" w:cs="Arial"/>
          <w:sz w:val="20"/>
          <w:szCs w:val="20"/>
        </w:rPr>
        <w:t>art</w:t>
      </w:r>
      <w:r w:rsidR="003A1C3A">
        <w:rPr>
          <w:rFonts w:ascii="Arial" w:hAnsi="Arial" w:cs="Arial"/>
          <w:sz w:val="20"/>
          <w:szCs w:val="20"/>
        </w:rPr>
        <w:t xml:space="preserve"> 10c, clause</w:t>
      </w:r>
      <w:r w:rsidRPr="003A1C3A">
        <w:rPr>
          <w:rFonts w:ascii="Arial" w:hAnsi="Arial" w:cs="Arial"/>
          <w:sz w:val="20"/>
          <w:szCs w:val="20"/>
        </w:rPr>
        <w:t xml:space="preserve"> 10c-12),</w:t>
      </w:r>
      <w:r w:rsidR="00695424" w:rsidRPr="003A1C3A">
        <w:rPr>
          <w:rFonts w:ascii="Arial" w:hAnsi="Arial" w:cs="Arial"/>
          <w:sz w:val="20"/>
          <w:szCs w:val="20"/>
        </w:rPr>
        <w:t xml:space="preserve"> </w:t>
      </w:r>
      <w:r w:rsidRPr="003A1C3A">
        <w:rPr>
          <w:rFonts w:ascii="Arial" w:hAnsi="Arial" w:cs="Arial"/>
          <w:sz w:val="20"/>
          <w:szCs w:val="20"/>
        </w:rPr>
        <w:t xml:space="preserve">The root element in the file is </w:t>
      </w:r>
      <w:r w:rsidRPr="003A1C3A">
        <w:rPr>
          <w:rFonts w:ascii="Arial" w:hAnsi="Arial" w:cs="Arial"/>
          <w:b/>
          <w:bCs/>
          <w:sz w:val="20"/>
          <w:szCs w:val="20"/>
        </w:rPr>
        <w:t>S102_DSMetadataBlock</w:t>
      </w:r>
      <w:r w:rsidRPr="003A1C3A">
        <w:rPr>
          <w:rFonts w:ascii="Arial" w:hAnsi="Arial" w:cs="Arial"/>
          <w:sz w:val="20"/>
          <w:szCs w:val="20"/>
        </w:rPr>
        <w:t xml:space="preserve"> which contains </w:t>
      </w:r>
      <w:r w:rsidRPr="003A1C3A">
        <w:rPr>
          <w:rFonts w:ascii="Arial" w:hAnsi="Arial" w:cs="Arial"/>
          <w:b/>
          <w:bCs/>
          <w:sz w:val="20"/>
          <w:szCs w:val="20"/>
        </w:rPr>
        <w:t>S102_DS_DiscoveryMetadata</w:t>
      </w:r>
      <w:r w:rsidRPr="003A1C3A">
        <w:rPr>
          <w:rFonts w:ascii="Arial" w:hAnsi="Arial" w:cs="Arial"/>
          <w:sz w:val="20"/>
          <w:szCs w:val="20"/>
        </w:rPr>
        <w:t xml:space="preserve">, </w:t>
      </w:r>
      <w:r w:rsidRPr="003A1C3A">
        <w:rPr>
          <w:rFonts w:ascii="Arial" w:hAnsi="Arial" w:cs="Arial"/>
          <w:b/>
          <w:sz w:val="20"/>
          <w:szCs w:val="20"/>
          <w:lang w:val="en-GB"/>
        </w:rPr>
        <w:t xml:space="preserve">S102_StructureMetadataBlock </w:t>
      </w:r>
      <w:r w:rsidRPr="003A1C3A">
        <w:rPr>
          <w:rFonts w:ascii="Arial" w:hAnsi="Arial" w:cs="Arial"/>
          <w:bCs/>
          <w:sz w:val="20"/>
          <w:szCs w:val="20"/>
          <w:lang w:val="en-GB"/>
        </w:rPr>
        <w:t xml:space="preserve">and </w:t>
      </w:r>
      <w:r w:rsidRPr="003A1C3A">
        <w:rPr>
          <w:rFonts w:ascii="Arial" w:hAnsi="Arial" w:cs="Arial"/>
          <w:b/>
          <w:sz w:val="20"/>
          <w:szCs w:val="20"/>
        </w:rPr>
        <w:t>S102_</w:t>
      </w:r>
      <w:proofErr w:type="gramStart"/>
      <w:r w:rsidRPr="003A1C3A">
        <w:rPr>
          <w:rFonts w:ascii="Arial" w:hAnsi="Arial" w:cs="Arial"/>
          <w:b/>
          <w:sz w:val="20"/>
          <w:szCs w:val="20"/>
        </w:rPr>
        <w:t>QualityMetadataBlock</w:t>
      </w:r>
      <w:r w:rsidRPr="003A1C3A">
        <w:rPr>
          <w:rFonts w:ascii="Arial" w:hAnsi="Arial" w:cs="Arial"/>
          <w:sz w:val="20"/>
          <w:szCs w:val="20"/>
        </w:rPr>
        <w:t xml:space="preserve"> .</w:t>
      </w:r>
      <w:proofErr w:type="gramEnd"/>
    </w:p>
    <w:p w14:paraId="7B52B763" w14:textId="77777777" w:rsidR="001D51C4" w:rsidRPr="003A1C3A" w:rsidRDefault="001D51C4" w:rsidP="003245CA">
      <w:pPr>
        <w:pStyle w:val="Default"/>
        <w:spacing w:after="120"/>
        <w:rPr>
          <w:szCs w:val="20"/>
        </w:rPr>
      </w:pPr>
    </w:p>
    <w:p w14:paraId="571DB89B" w14:textId="1E68D02A" w:rsidR="009D512D" w:rsidRPr="008C7844" w:rsidRDefault="00AC251D" w:rsidP="003245CA">
      <w:pPr>
        <w:pStyle w:val="Heading2"/>
        <w:spacing w:before="120" w:after="200"/>
        <w:rPr>
          <w:lang w:val="en-GB"/>
        </w:rPr>
      </w:pPr>
      <w:bookmarkStart w:id="1333" w:name="_Ref66111732"/>
      <w:bookmarkStart w:id="1334" w:name="_Ref66111747"/>
      <w:bookmarkStart w:id="1335" w:name="_Ref66111752"/>
      <w:bookmarkStart w:id="1336" w:name="_Toc105509282"/>
      <w:r w:rsidRPr="008C7844">
        <w:rPr>
          <w:lang w:val="en-GB"/>
        </w:rPr>
        <w:t xml:space="preserve">Discovery </w:t>
      </w:r>
      <w:r w:rsidR="008A19E8">
        <w:rPr>
          <w:lang w:val="en-GB"/>
        </w:rPr>
        <w:t>m</w:t>
      </w:r>
      <w:r w:rsidRPr="008C7844">
        <w:rPr>
          <w:lang w:val="en-GB"/>
        </w:rPr>
        <w:t>etadata</w:t>
      </w:r>
      <w:bookmarkEnd w:id="1333"/>
      <w:bookmarkEnd w:id="1334"/>
      <w:bookmarkEnd w:id="1335"/>
      <w:bookmarkEnd w:id="1336"/>
      <w:r w:rsidRPr="008C7844">
        <w:rPr>
          <w:lang w:val="en-GB"/>
        </w:rPr>
        <w:t xml:space="preserve"> </w:t>
      </w:r>
    </w:p>
    <w:p w14:paraId="71DA5965" w14:textId="0A7D32C6" w:rsidR="00B10604" w:rsidRPr="003245CA" w:rsidRDefault="00AC251D" w:rsidP="003245CA">
      <w:pPr>
        <w:spacing w:after="120"/>
      </w:pPr>
      <w:r w:rsidRPr="003245CA">
        <w:rPr>
          <w:lang w:val="en-GB"/>
        </w:rPr>
        <w:t xml:space="preserve">Metadata is used for </w:t>
      </w:r>
      <w:proofErr w:type="gramStart"/>
      <w:r w:rsidRPr="003245CA">
        <w:rPr>
          <w:lang w:val="en-GB"/>
        </w:rPr>
        <w:t>a number of</w:t>
      </w:r>
      <w:proofErr w:type="gramEnd"/>
      <w:r w:rsidRPr="003245CA">
        <w:rPr>
          <w:lang w:val="en-GB"/>
        </w:rPr>
        <w:t xml:space="preserve">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3245CA">
        <w:rPr>
          <w:b/>
          <w:lang w:val="en-GB"/>
        </w:rPr>
        <w:t xml:space="preserve">S102_DataSet </w:t>
      </w:r>
      <w:r w:rsidRPr="003245CA">
        <w:rPr>
          <w:lang w:val="en-GB"/>
        </w:rPr>
        <w:t>level</w:t>
      </w:r>
      <w:r w:rsidR="00DD16A6" w:rsidRPr="003245CA">
        <w:rPr>
          <w:lang w:val="en-GB"/>
        </w:rPr>
        <w:t>.</w:t>
      </w:r>
      <w:r w:rsidRPr="003245CA">
        <w:rPr>
          <w:lang w:val="en-GB"/>
        </w:rPr>
        <w:t xml:space="preserve"> </w:t>
      </w:r>
      <w:r w:rsidR="00B10604" w:rsidRPr="003245CA">
        <w:t xml:space="preserve">Metadata in </w:t>
      </w:r>
      <w:r w:rsidR="00B10604" w:rsidRPr="003245CA">
        <w:rPr>
          <w:b/>
        </w:rPr>
        <w:t>S102_DiscoveryMetadataBlock</w:t>
      </w:r>
      <w:r w:rsidR="00B10604" w:rsidRPr="003245CA">
        <w:t xml:space="preserve"> is encoded </w:t>
      </w:r>
      <w:r w:rsidR="000F227C" w:rsidRPr="003245CA">
        <w:t xml:space="preserve">in </w:t>
      </w:r>
      <w:r w:rsidR="0043035C" w:rsidRPr="003245CA">
        <w:t xml:space="preserve">a separate </w:t>
      </w:r>
      <w:r w:rsidR="000F227C" w:rsidRPr="003245CA">
        <w:t xml:space="preserve">metadata </w:t>
      </w:r>
      <w:r w:rsidR="0043035C" w:rsidRPr="003245CA">
        <w:t xml:space="preserve">file </w:t>
      </w:r>
      <w:r w:rsidR="000F227C" w:rsidRPr="003245CA">
        <w:t xml:space="preserve">within the </w:t>
      </w:r>
      <w:commentRangeStart w:id="1337"/>
      <w:r w:rsidR="000F227C" w:rsidRPr="003245CA">
        <w:rPr>
          <w:b/>
          <w:bCs/>
        </w:rPr>
        <w:t xml:space="preserve">S102 </w:t>
      </w:r>
      <w:proofErr w:type="spellStart"/>
      <w:r w:rsidR="000F227C" w:rsidRPr="003245CA">
        <w:rPr>
          <w:b/>
          <w:bCs/>
        </w:rPr>
        <w:t>DSMetadataBlock</w:t>
      </w:r>
      <w:commentRangeEnd w:id="1337"/>
      <w:proofErr w:type="spellEnd"/>
      <w:r w:rsidR="00AE6F9F">
        <w:rPr>
          <w:rStyle w:val="CommentReference"/>
        </w:rPr>
        <w:commentReference w:id="1337"/>
      </w:r>
      <w:r w:rsidR="0043035C" w:rsidRPr="003245CA">
        <w:t>.</w:t>
      </w:r>
    </w:p>
    <w:p w14:paraId="1385F85A" w14:textId="77777777" w:rsidR="002D719D" w:rsidRDefault="00A15663" w:rsidP="003245CA">
      <w:pPr>
        <w:keepNext/>
        <w:spacing w:after="0"/>
        <w:ind w:left="11" w:right="238"/>
      </w:pPr>
      <w:r w:rsidRPr="0000282F">
        <w:rPr>
          <w:lang w:val="de-DE"/>
          <w:rPrChange w:id="1338" w:author="Daniel Rohde" w:date="2022-12-20T00:06:00Z">
            <w:rPr>
              <w:lang w:val="fr-FR"/>
            </w:rPr>
          </w:rPrChange>
        </w:rPr>
        <w:lastRenderedPageBreak/>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p>
    <w:p w14:paraId="15954208" w14:textId="3A6D3CAB" w:rsidR="002D719D" w:rsidRPr="003245CA" w:rsidRDefault="002D719D" w:rsidP="003245CA">
      <w:pPr>
        <w:pStyle w:val="Caption"/>
        <w:spacing w:before="120" w:after="120"/>
        <w:jc w:val="center"/>
        <w:rPr>
          <w:i w:val="0"/>
          <w:color w:val="auto"/>
          <w:sz w:val="20"/>
          <w:szCs w:val="20"/>
        </w:rPr>
      </w:pPr>
      <w:bookmarkStart w:id="1339" w:name="_Ref66114685"/>
      <w:r w:rsidRPr="003245CA">
        <w:rPr>
          <w:i w:val="0"/>
          <w:color w:val="auto"/>
          <w:sz w:val="20"/>
          <w:szCs w:val="20"/>
        </w:rPr>
        <w:t xml:space="preserve">Figure </w:t>
      </w:r>
      <w:r w:rsidR="00556898" w:rsidRPr="003245CA">
        <w:rPr>
          <w:i w:val="0"/>
          <w:color w:val="auto"/>
          <w:sz w:val="20"/>
          <w:szCs w:val="20"/>
        </w:rPr>
        <w:fldChar w:fldCharType="begin"/>
      </w:r>
      <w:r w:rsidR="00556898" w:rsidRPr="003245CA">
        <w:rPr>
          <w:i w:val="0"/>
          <w:color w:val="auto"/>
          <w:sz w:val="20"/>
          <w:szCs w:val="20"/>
        </w:rPr>
        <w:instrText xml:space="preserve"> STYLEREF 1 \s </w:instrText>
      </w:r>
      <w:r w:rsidR="00556898" w:rsidRPr="003245CA">
        <w:rPr>
          <w:i w:val="0"/>
          <w:color w:val="auto"/>
          <w:sz w:val="20"/>
          <w:szCs w:val="20"/>
        </w:rPr>
        <w:fldChar w:fldCharType="separate"/>
      </w:r>
      <w:r w:rsidR="00D55292">
        <w:rPr>
          <w:i w:val="0"/>
          <w:noProof/>
          <w:color w:val="auto"/>
          <w:sz w:val="20"/>
          <w:szCs w:val="20"/>
        </w:rPr>
        <w:t>12</w:t>
      </w:r>
      <w:r w:rsidR="00556898" w:rsidRPr="003245CA">
        <w:rPr>
          <w:i w:val="0"/>
          <w:color w:val="auto"/>
          <w:sz w:val="20"/>
          <w:szCs w:val="20"/>
        </w:rPr>
        <w:fldChar w:fldCharType="end"/>
      </w:r>
      <w:r w:rsidR="00556898" w:rsidRPr="003245CA">
        <w:rPr>
          <w:i w:val="0"/>
          <w:color w:val="auto"/>
          <w:sz w:val="20"/>
          <w:szCs w:val="20"/>
        </w:rPr>
        <w:noBreakHyphen/>
      </w:r>
      <w:r w:rsidR="00556898" w:rsidRPr="003245CA">
        <w:rPr>
          <w:i w:val="0"/>
          <w:color w:val="auto"/>
          <w:sz w:val="20"/>
          <w:szCs w:val="20"/>
        </w:rPr>
        <w:fldChar w:fldCharType="begin"/>
      </w:r>
      <w:r w:rsidR="00556898" w:rsidRPr="003245CA">
        <w:rPr>
          <w:i w:val="0"/>
          <w:color w:val="auto"/>
          <w:sz w:val="20"/>
          <w:szCs w:val="20"/>
        </w:rPr>
        <w:instrText xml:space="preserve"> SEQ Figure \* ARABIC \s 1 </w:instrText>
      </w:r>
      <w:r w:rsidR="00556898" w:rsidRPr="003245CA">
        <w:rPr>
          <w:i w:val="0"/>
          <w:color w:val="auto"/>
          <w:sz w:val="20"/>
          <w:szCs w:val="20"/>
        </w:rPr>
        <w:fldChar w:fldCharType="separate"/>
      </w:r>
      <w:r w:rsidR="00D55292">
        <w:rPr>
          <w:i w:val="0"/>
          <w:noProof/>
          <w:color w:val="auto"/>
          <w:sz w:val="20"/>
          <w:szCs w:val="20"/>
        </w:rPr>
        <w:t>1</w:t>
      </w:r>
      <w:r w:rsidR="00556898" w:rsidRPr="003245CA">
        <w:rPr>
          <w:i w:val="0"/>
          <w:color w:val="auto"/>
          <w:sz w:val="20"/>
          <w:szCs w:val="20"/>
        </w:rPr>
        <w:fldChar w:fldCharType="end"/>
      </w:r>
      <w:bookmarkEnd w:id="1339"/>
      <w:r w:rsidRPr="003245CA">
        <w:rPr>
          <w:i w:val="0"/>
          <w:color w:val="auto"/>
          <w:sz w:val="20"/>
          <w:szCs w:val="20"/>
        </w:rPr>
        <w:t xml:space="preserve"> </w:t>
      </w:r>
      <w:r w:rsidR="003245CA">
        <w:rPr>
          <w:i w:val="0"/>
          <w:color w:val="auto"/>
          <w:sz w:val="20"/>
          <w:szCs w:val="20"/>
        </w:rPr>
        <w:t>–</w:t>
      </w:r>
      <w:r w:rsidRPr="003245CA">
        <w:rPr>
          <w:i w:val="0"/>
          <w:color w:val="auto"/>
          <w:sz w:val="20"/>
          <w:szCs w:val="20"/>
        </w:rPr>
        <w:t xml:space="preserve"> S-102 Discovery Metadata</w:t>
      </w:r>
    </w:p>
    <w:commentRangeStart w:id="1340"/>
    <w:p w14:paraId="5E8FC4C9" w14:textId="0F575579" w:rsidR="009D512D" w:rsidRPr="008C7844" w:rsidRDefault="002D719D" w:rsidP="003245CA">
      <w:pPr>
        <w:spacing w:after="120"/>
        <w:rPr>
          <w:lang w:val="en-GB"/>
        </w:rPr>
      </w:pPr>
      <w:r w:rsidRPr="00615AB9">
        <w:rPr>
          <w:szCs w:val="20"/>
          <w:lang w:val="en-GB"/>
        </w:rPr>
        <w:fldChar w:fldCharType="begin"/>
      </w:r>
      <w:r w:rsidRPr="00615AB9">
        <w:rPr>
          <w:szCs w:val="20"/>
          <w:lang w:val="en-GB"/>
        </w:rPr>
        <w:instrText xml:space="preserve"> REF _Ref66114685 \h </w:instrText>
      </w:r>
      <w:r w:rsidR="00615AB9">
        <w:rPr>
          <w:szCs w:val="20"/>
          <w:lang w:val="en-GB"/>
        </w:rPr>
        <w:instrText xml:space="preserve"> \* MERGEFORMAT </w:instrText>
      </w:r>
      <w:r w:rsidRPr="00615AB9">
        <w:rPr>
          <w:szCs w:val="20"/>
          <w:lang w:val="en-GB"/>
        </w:rPr>
      </w:r>
      <w:r w:rsidRPr="00615AB9">
        <w:rPr>
          <w:szCs w:val="20"/>
          <w:lang w:val="en-GB"/>
        </w:rPr>
        <w:fldChar w:fldCharType="separate"/>
      </w:r>
      <w:r w:rsidR="00D55292" w:rsidRPr="00A14048">
        <w:rPr>
          <w:szCs w:val="20"/>
        </w:rPr>
        <w:t xml:space="preserve">Figure </w:t>
      </w:r>
      <w:r w:rsidR="00D55292" w:rsidRPr="00A14048">
        <w:rPr>
          <w:noProof/>
          <w:szCs w:val="20"/>
        </w:rPr>
        <w:t>12</w:t>
      </w:r>
      <w:r w:rsidR="00D55292" w:rsidRPr="00A14048">
        <w:rPr>
          <w:noProof/>
          <w:szCs w:val="20"/>
        </w:rPr>
        <w:noBreakHyphen/>
        <w:t>1</w:t>
      </w:r>
      <w:r w:rsidRPr="00615AB9">
        <w:rPr>
          <w:szCs w:val="20"/>
          <w:lang w:val="en-GB"/>
        </w:rPr>
        <w:fldChar w:fldCharType="end"/>
      </w:r>
      <w:r w:rsidR="00AC251D" w:rsidRPr="00615AB9">
        <w:rPr>
          <w:szCs w:val="20"/>
          <w:lang w:val="en-GB"/>
        </w:rPr>
        <w:t xml:space="preserve"> </w:t>
      </w:r>
      <w:r w:rsidR="00615AB9">
        <w:rPr>
          <w:szCs w:val="20"/>
          <w:lang w:val="en-GB"/>
        </w:rPr>
        <w:t xml:space="preserve">above </w:t>
      </w:r>
      <w:r w:rsidR="00AC251D" w:rsidRPr="00615AB9">
        <w:rPr>
          <w:szCs w:val="20"/>
          <w:lang w:val="en-GB"/>
        </w:rPr>
        <w:t xml:space="preserve">shows the </w:t>
      </w:r>
      <w:r w:rsidR="00AC251D" w:rsidRPr="00615AB9">
        <w:rPr>
          <w:b/>
          <w:szCs w:val="20"/>
          <w:lang w:val="en-GB"/>
        </w:rPr>
        <w:t>S102_DiscoveryMetadataBlock</w:t>
      </w:r>
      <w:r w:rsidR="00AC251D" w:rsidRPr="00615AB9">
        <w:rPr>
          <w:szCs w:val="20"/>
          <w:lang w:val="en-GB"/>
        </w:rPr>
        <w:t>.</w:t>
      </w:r>
      <w:r w:rsidR="00695424" w:rsidRPr="00615AB9">
        <w:rPr>
          <w:szCs w:val="20"/>
          <w:lang w:val="en-GB"/>
        </w:rPr>
        <w:t xml:space="preserve"> </w:t>
      </w:r>
      <w:r w:rsidR="00AC251D" w:rsidRPr="00615AB9">
        <w:rPr>
          <w:szCs w:val="20"/>
          <w:lang w:val="en-GB"/>
        </w:rPr>
        <w:t xml:space="preserve">It has </w:t>
      </w:r>
      <w:del w:id="1341" w:author="Daniel Rohde" w:date="2022-12-20T00:06:00Z">
        <w:r w:rsidR="0000282F" w:rsidRPr="00615AB9">
          <w:rPr>
            <w:szCs w:val="20"/>
            <w:lang w:val="en-GB"/>
          </w:rPr>
          <w:delText>a</w:delText>
        </w:r>
      </w:del>
      <w:ins w:id="1342" w:author="Daniel Rohde" w:date="2022-12-20T00:06:00Z">
        <w:r w:rsidR="00AE6F9F">
          <w:rPr>
            <w:szCs w:val="20"/>
            <w:lang w:val="en-GB"/>
          </w:rPr>
          <w:t>one</w:t>
        </w:r>
      </w:ins>
      <w:r w:rsidR="0000282F" w:rsidRPr="00615AB9">
        <w:rPr>
          <w:szCs w:val="20"/>
          <w:lang w:val="en-GB"/>
        </w:rPr>
        <w:t xml:space="preserve"> </w:t>
      </w:r>
      <w:r w:rsidR="00AC251D" w:rsidRPr="00615AB9">
        <w:rPr>
          <w:szCs w:val="20"/>
          <w:lang w:val="en-GB"/>
        </w:rPr>
        <w:t>subtype</w:t>
      </w:r>
      <w:r w:rsidR="00615AB9">
        <w:rPr>
          <w:szCs w:val="20"/>
          <w:lang w:val="en-GB"/>
        </w:rPr>
        <w:t xml:space="preserve"> </w:t>
      </w:r>
      <w:r w:rsidR="00AC251D" w:rsidRPr="00615AB9">
        <w:rPr>
          <w:szCs w:val="20"/>
          <w:lang w:val="en-GB"/>
        </w:rPr>
        <w:t>S102_DS_DiscoveryMetadata.</w:t>
      </w:r>
      <w:r w:rsidR="00AC251D" w:rsidRPr="008C7844">
        <w:rPr>
          <w:lang w:val="en-GB"/>
        </w:rPr>
        <w:t xml:space="preserve"> </w:t>
      </w:r>
      <w:r w:rsidR="0000282F">
        <w:rPr>
          <w:lang w:val="en-GB"/>
        </w:rPr>
        <w:t xml:space="preserve">This implements </w:t>
      </w:r>
      <w:r w:rsidR="00AC251D" w:rsidRPr="008C7844">
        <w:rPr>
          <w:lang w:val="en-GB"/>
        </w:rPr>
        <w:t xml:space="preserve">the metadata classes from ISO 19115. First implementation classes have been developed corresponding to each of the ISO 19115 classes that have been referenced in which only the applicable attributes have been included. The class </w:t>
      </w:r>
      <w:r w:rsidR="00AC251D" w:rsidRPr="008C7844">
        <w:rPr>
          <w:b/>
          <w:lang w:val="en-GB"/>
        </w:rPr>
        <w:t xml:space="preserve">S102_DS_DiscoveryMetadata </w:t>
      </w:r>
      <w:r w:rsidR="00AC251D" w:rsidRPr="008C7844">
        <w:rPr>
          <w:lang w:val="en-GB"/>
        </w:rPr>
        <w:t>inherit</w:t>
      </w:r>
      <w:r w:rsidR="0000282F">
        <w:rPr>
          <w:lang w:val="en-GB"/>
        </w:rPr>
        <w:t>s</w:t>
      </w:r>
      <w:r w:rsidR="00AC251D" w:rsidRPr="008C7844">
        <w:rPr>
          <w:lang w:val="en-GB"/>
        </w:rPr>
        <w:t xml:space="preserve"> attributes from S-102 specific implementation classes. In addition, an additional componen</w:t>
      </w:r>
      <w:r w:rsidR="0000282F">
        <w:rPr>
          <w:lang w:val="en-GB"/>
        </w:rPr>
        <w:t xml:space="preserve">t </w:t>
      </w:r>
      <w:r w:rsidR="00AC251D" w:rsidRPr="008C7844">
        <w:rPr>
          <w:b/>
          <w:lang w:val="en-GB"/>
        </w:rPr>
        <w:t xml:space="preserve">S102_DataIdentification </w:t>
      </w:r>
      <w:r w:rsidR="00AC251D" w:rsidRPr="008C7844">
        <w:rPr>
          <w:lang w:val="en-GB"/>
        </w:rPr>
        <w:t xml:space="preserve">has been added. </w:t>
      </w:r>
      <w:commentRangeEnd w:id="1340"/>
      <w:r w:rsidR="00AE6F9F">
        <w:rPr>
          <w:rStyle w:val="CommentReference"/>
        </w:rPr>
        <w:commentReference w:id="1340"/>
      </w:r>
    </w:p>
    <w:p w14:paraId="4C7D3F37" w14:textId="20365A84" w:rsidR="009D512D" w:rsidRPr="008C7844" w:rsidRDefault="00AC251D" w:rsidP="003245CA">
      <w:pPr>
        <w:spacing w:after="120"/>
        <w:rPr>
          <w:lang w:val="en-GB"/>
        </w:rPr>
      </w:pPr>
      <w:r w:rsidRPr="008C7844">
        <w:rPr>
          <w:lang w:val="en-GB"/>
        </w:rPr>
        <w:t xml:space="preserve">This model provides the minimum </w:t>
      </w:r>
      <w:proofErr w:type="gramStart"/>
      <w:r w:rsidRPr="008C7844">
        <w:rPr>
          <w:lang w:val="en-GB"/>
        </w:rPr>
        <w:t>a</w:t>
      </w:r>
      <w:r w:rsidR="002D719D">
        <w:rPr>
          <w:lang w:val="en-GB"/>
        </w:rPr>
        <w:t>m</w:t>
      </w:r>
      <w:r w:rsidRPr="008C7844">
        <w:rPr>
          <w:lang w:val="en-GB"/>
        </w:rPr>
        <w:t>ount</w:t>
      </w:r>
      <w:proofErr w:type="gramEnd"/>
      <w:r w:rsidRPr="008C7844">
        <w:rPr>
          <w:lang w:val="en-GB"/>
        </w:rPr>
        <w:t xml:space="preserve"> of metadata for a Bathymetry Surface data product. Any of the additional optional metadata elements from the source ISO 19115 metadata standard can also be included. </w:t>
      </w:r>
    </w:p>
    <w:p w14:paraId="7BEF05E8" w14:textId="66CDC6AD" w:rsidR="009D512D" w:rsidRPr="008C7844" w:rsidRDefault="002D719D" w:rsidP="003245CA">
      <w:pPr>
        <w:spacing w:after="120"/>
        <w:rPr>
          <w:lang w:val="en-GB"/>
        </w:rPr>
      </w:pPr>
      <w:r w:rsidRPr="008F1FFE">
        <w:rPr>
          <w:lang w:val="en-GB"/>
        </w:rPr>
        <w:fldChar w:fldCharType="begin"/>
      </w:r>
      <w:r w:rsidRPr="008F1FFE">
        <w:rPr>
          <w:lang w:val="en-GB"/>
        </w:rPr>
        <w:instrText xml:space="preserve"> REF _Ref66114856 \h </w:instrText>
      </w:r>
      <w:r w:rsidR="008F1FFE" w:rsidRPr="008F1FFE">
        <w:rPr>
          <w:lang w:val="en-GB"/>
        </w:rPr>
        <w:instrText xml:space="preserve"> \* MERGEFORMAT </w:instrText>
      </w:r>
      <w:r w:rsidRPr="008F1FFE">
        <w:rPr>
          <w:lang w:val="en-GB"/>
        </w:rPr>
      </w:r>
      <w:r w:rsidRPr="008F1FFE">
        <w:rPr>
          <w:lang w:val="en-GB"/>
        </w:rPr>
        <w:fldChar w:fldCharType="separate"/>
      </w:r>
      <w:r w:rsidR="00D55292" w:rsidRPr="00615AB9">
        <w:rPr>
          <w:color w:val="auto"/>
          <w:szCs w:val="20"/>
        </w:rPr>
        <w:t xml:space="preserve">Table </w:t>
      </w:r>
      <w:r w:rsidR="00D55292" w:rsidRPr="00A14048">
        <w:rPr>
          <w:noProof/>
          <w:color w:val="auto"/>
          <w:szCs w:val="20"/>
        </w:rPr>
        <w:t>12</w:t>
      </w:r>
      <w:r w:rsidR="00D55292" w:rsidRPr="00615AB9">
        <w:rPr>
          <w:noProof/>
          <w:color w:val="auto"/>
          <w:szCs w:val="20"/>
        </w:rPr>
        <w:noBreakHyphen/>
      </w:r>
      <w:r w:rsidR="00D55292" w:rsidRPr="00A14048">
        <w:rPr>
          <w:noProof/>
          <w:color w:val="auto"/>
          <w:szCs w:val="20"/>
        </w:rPr>
        <w:t>2</w:t>
      </w:r>
      <w:r w:rsidRPr="008F1FFE">
        <w:rPr>
          <w:lang w:val="en-GB"/>
        </w:rPr>
        <w:fldChar w:fldCharType="end"/>
      </w:r>
      <w:r w:rsidR="00AC251D" w:rsidRPr="008C7844">
        <w:rPr>
          <w:lang w:val="en-GB"/>
        </w:rPr>
        <w:t xml:space="preserve"> provides a description of each attribute of the S102_DiscoveryMetadataBlock class attributes. </w:t>
      </w:r>
    </w:p>
    <w:p w14:paraId="30E87E0E" w14:textId="2476BBC1" w:rsidR="002D719D" w:rsidRPr="00615AB9" w:rsidRDefault="002D719D" w:rsidP="00805877">
      <w:pPr>
        <w:pStyle w:val="Caption"/>
        <w:keepNext/>
        <w:spacing w:before="120" w:after="120"/>
        <w:jc w:val="center"/>
        <w:rPr>
          <w:i w:val="0"/>
          <w:color w:val="auto"/>
          <w:sz w:val="20"/>
          <w:szCs w:val="20"/>
        </w:rPr>
      </w:pPr>
      <w:bookmarkStart w:id="1343" w:name="_Ref66114856"/>
      <w:r w:rsidRPr="00615AB9">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44" w:author="Daniel Rohde" w:date="2022-12-20T00:06:00Z">
        <w:r w:rsidR="00914B0A" w:rsidRPr="00615AB9">
          <w:rPr>
            <w:i w:val="0"/>
            <w:color w:val="auto"/>
            <w:sz w:val="20"/>
            <w:szCs w:val="20"/>
          </w:rPr>
          <w:noBreakHyphen/>
        </w:r>
      </w:del>
      <w:ins w:id="1345"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2</w:t>
      </w:r>
      <w:r w:rsidR="00872C97">
        <w:rPr>
          <w:i w:val="0"/>
          <w:color w:val="auto"/>
          <w:sz w:val="20"/>
          <w:szCs w:val="20"/>
        </w:rPr>
        <w:fldChar w:fldCharType="end"/>
      </w:r>
      <w:bookmarkEnd w:id="1343"/>
      <w:r w:rsidRPr="00615AB9">
        <w:rPr>
          <w:i w:val="0"/>
          <w:color w:val="auto"/>
          <w:sz w:val="20"/>
          <w:szCs w:val="20"/>
        </w:rPr>
        <w:t xml:space="preserve"> </w:t>
      </w:r>
      <w:r w:rsidR="00615AB9">
        <w:rPr>
          <w:i w:val="0"/>
          <w:color w:val="auto"/>
          <w:sz w:val="20"/>
          <w:szCs w:val="20"/>
        </w:rPr>
        <w:t>–</w:t>
      </w:r>
      <w:r w:rsidRPr="00615AB9">
        <w:rPr>
          <w:i w:val="0"/>
          <w:color w:val="auto"/>
          <w:sz w:val="20"/>
          <w:szCs w:val="20"/>
        </w:rPr>
        <w:t xml:space="preserve"> S102_DiscoveryMetadataBlock class attributes</w:t>
      </w:r>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615AB9">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07BDBA" w14:textId="77777777" w:rsidR="009D512D" w:rsidRPr="002B2AC3" w:rsidRDefault="00AC251D" w:rsidP="00615AB9">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064F73" w14:textId="77777777" w:rsidR="009D512D" w:rsidRPr="002B2AC3" w:rsidRDefault="00AC251D" w:rsidP="00615AB9">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22E88A" w14:textId="77777777" w:rsidR="009D512D" w:rsidRPr="002B2AC3" w:rsidRDefault="00AC251D" w:rsidP="00615AB9">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3FB00D" w14:textId="77777777" w:rsidR="009D512D" w:rsidRPr="002B2AC3" w:rsidRDefault="00AC251D" w:rsidP="00615AB9">
            <w:pPr>
              <w:spacing w:before="60" w:after="60"/>
              <w:ind w:right="32"/>
              <w:jc w:val="center"/>
              <w:rPr>
                <w:sz w:val="22"/>
                <w:lang w:val="en-GB"/>
              </w:rPr>
            </w:pPr>
            <w:r w:rsidRPr="002B2AC3">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51CC39" w14:textId="77777777" w:rsidR="009D512D" w:rsidRPr="002B2AC3" w:rsidRDefault="00AC251D" w:rsidP="00615AB9">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1476F5" w14:textId="77777777" w:rsidR="009D512D" w:rsidRPr="002B2AC3" w:rsidRDefault="00AC251D" w:rsidP="00615AB9">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615AB9">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615AB9">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615AB9">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14:paraId="50F84D3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615AB9">
            <w:pPr>
              <w:spacing w:before="60" w:after="60"/>
              <w:jc w:val="left"/>
              <w:rPr>
                <w:sz w:val="22"/>
                <w:lang w:val="en-GB"/>
              </w:rPr>
            </w:pPr>
            <w:r w:rsidRPr="002B2AC3">
              <w:rPr>
                <w:sz w:val="16"/>
                <w:lang w:val="en-GB"/>
              </w:rPr>
              <w:lastRenderedPageBreak/>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615AB9">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615AB9">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14:paraId="02C09466"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615AB9">
            <w:pPr>
              <w:spacing w:before="60" w:after="60"/>
              <w:jc w:val="left"/>
              <w:rPr>
                <w:sz w:val="22"/>
                <w:lang w:val="en-GB"/>
              </w:rPr>
            </w:pPr>
            <w:proofErr w:type="spellStart"/>
            <w:r w:rsidRPr="002B2AC3">
              <w:rPr>
                <w:sz w:val="16"/>
                <w:lang w:val="en-GB"/>
              </w:rPr>
              <w:t>resourceScope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615AB9">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615AB9">
            <w:pPr>
              <w:spacing w:before="60" w:after="60"/>
              <w:ind w:left="2"/>
              <w:jc w:val="left"/>
              <w:rPr>
                <w:sz w:val="22"/>
                <w:lang w:val="en-GB"/>
              </w:rPr>
            </w:pPr>
            <w:r w:rsidRPr="002B2AC3">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36379FBA" w:rsidR="009D512D" w:rsidRPr="002B2AC3" w:rsidRDefault="00AC251D" w:rsidP="00615AB9">
            <w:pPr>
              <w:spacing w:before="60" w:after="60"/>
              <w:ind w:left="1"/>
              <w:jc w:val="left"/>
              <w:rPr>
                <w:sz w:val="22"/>
                <w:lang w:val="en-GB"/>
              </w:rPr>
            </w:pPr>
            <w:r w:rsidRPr="002B2AC3">
              <w:rPr>
                <w:sz w:val="16"/>
                <w:lang w:val="en-GB"/>
              </w:rPr>
              <w:t xml:space="preserve">"dataset" for S102_DS_DiscoveryMetadata </w:t>
            </w:r>
          </w:p>
        </w:tc>
      </w:tr>
      <w:tr w:rsidR="006C5145" w:rsidRPr="008C7844" w14:paraId="75CEF5CF"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615AB9">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615AB9">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615AB9">
            <w:pPr>
              <w:spacing w:before="60" w:after="60"/>
              <w:ind w:right="37"/>
              <w:jc w:val="left"/>
              <w:rPr>
                <w:sz w:val="16"/>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615AB9">
            <w:pPr>
              <w:spacing w:before="60" w:after="60"/>
              <w:ind w:left="1"/>
              <w:jc w:val="left"/>
              <w:rPr>
                <w:sz w:val="16"/>
                <w:lang w:val="en-GB"/>
              </w:rPr>
            </w:pPr>
            <w:r w:rsidRPr="002B2AC3">
              <w:rPr>
                <w:sz w:val="16"/>
                <w:lang w:val="en-GB"/>
              </w:rPr>
              <w:t xml:space="preserve"> </w:t>
            </w:r>
          </w:p>
        </w:tc>
      </w:tr>
      <w:tr w:rsidR="006C5145" w:rsidRPr="008C7844" w14:paraId="102CABFC"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615AB9">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615AB9">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615AB9">
            <w:pPr>
              <w:spacing w:before="60" w:after="60"/>
              <w:ind w:right="37"/>
              <w:jc w:val="left"/>
              <w:rPr>
                <w:sz w:val="16"/>
                <w:lang w:val="en-GB"/>
              </w:rPr>
            </w:pPr>
            <w:r w:rsidRPr="002B2AC3">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0EF77957" w:rsidR="006C5145" w:rsidRPr="002B2AC3" w:rsidRDefault="006C5145" w:rsidP="00615AB9">
            <w:pPr>
              <w:spacing w:before="60" w:after="60"/>
              <w:ind w:left="1"/>
              <w:jc w:val="left"/>
              <w:rPr>
                <w:sz w:val="22"/>
                <w:lang w:val="en-GB"/>
              </w:rPr>
            </w:pPr>
            <w:r w:rsidRPr="002B2AC3">
              <w:rPr>
                <w:sz w:val="16"/>
                <w:lang w:val="en-GB"/>
              </w:rPr>
              <w:t>CI_Citation &lt;&lt;</w:t>
            </w:r>
            <w:proofErr w:type="spellStart"/>
            <w:r w:rsidRPr="002B2AC3">
              <w:rPr>
                <w:sz w:val="16"/>
                <w:lang w:val="en-GB"/>
              </w:rPr>
              <w:t>DataType</w:t>
            </w:r>
            <w:proofErr w:type="spellEnd"/>
            <w:r w:rsidRPr="002B2AC3">
              <w:rPr>
                <w:sz w:val="16"/>
                <w:lang w:val="en-GB"/>
              </w:rPr>
              <w:t>&gt;&gt;</w:t>
            </w:r>
            <w:r w:rsidR="00695424">
              <w:rPr>
                <w:sz w:val="16"/>
                <w:lang w:val="en-GB"/>
              </w:rPr>
              <w:t xml:space="preserve"> </w:t>
            </w:r>
          </w:p>
          <w:p w14:paraId="69417B86" w14:textId="77777777" w:rsidR="006C5145" w:rsidRPr="002B2AC3" w:rsidDel="00C44D18" w:rsidRDefault="006C5145" w:rsidP="00615AB9">
            <w:pPr>
              <w:spacing w:before="60" w:after="60"/>
              <w:ind w:left="1"/>
              <w:jc w:val="left"/>
              <w:rPr>
                <w:sz w:val="22"/>
                <w:lang w:val="en-GB"/>
              </w:rPr>
            </w:pPr>
            <w:r w:rsidRPr="002B2AC3">
              <w:rPr>
                <w:sz w:val="16"/>
                <w:lang w:val="en-GB"/>
              </w:rPr>
              <w:t xml:space="preserve">Required items are </w:t>
            </w:r>
            <w:proofErr w:type="spellStart"/>
            <w:r w:rsidRPr="002B2AC3">
              <w:rPr>
                <w:sz w:val="16"/>
                <w:lang w:val="en-GB"/>
              </w:rPr>
              <w:t>Citation.title</w:t>
            </w:r>
            <w:proofErr w:type="spellEnd"/>
            <w:r w:rsidRPr="002B2AC3">
              <w:rPr>
                <w:sz w:val="16"/>
                <w:lang w:val="en-GB"/>
              </w:rPr>
              <w:t xml:space="preserve">, &amp; </w:t>
            </w:r>
            <w:proofErr w:type="spellStart"/>
            <w:r w:rsidRPr="002B2AC3">
              <w:rPr>
                <w:sz w:val="16"/>
                <w:lang w:val="en-GB"/>
              </w:rPr>
              <w:t>Citation.date</w:t>
            </w:r>
            <w:proofErr w:type="spellEnd"/>
            <w:r w:rsidRPr="002B2AC3">
              <w:rPr>
                <w:sz w:val="16"/>
                <w:lang w:val="en-GB"/>
              </w:rPr>
              <w:t xml:space="preserve">, </w:t>
            </w:r>
          </w:p>
        </w:tc>
      </w:tr>
      <w:tr w:rsidR="006C5145" w:rsidRPr="008C7844" w14:paraId="1886827A"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615AB9">
            <w:pPr>
              <w:spacing w:before="60" w:after="60"/>
              <w:jc w:val="left"/>
              <w:rPr>
                <w:sz w:val="22"/>
                <w:lang w:val="en-GB"/>
              </w:rPr>
            </w:pPr>
            <w:proofErr w:type="spellStart"/>
            <w:r w:rsidRPr="002B2AC3">
              <w:rPr>
                <w:sz w:val="16"/>
                <w:lang w:val="en-GB"/>
              </w:rPr>
              <w:t>pointOfContact</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615AB9">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615AB9">
            <w:pPr>
              <w:spacing w:before="60" w:after="60"/>
              <w:ind w:left="2"/>
              <w:jc w:val="left"/>
              <w:rPr>
                <w:sz w:val="22"/>
                <w:lang w:val="en-GB"/>
              </w:rPr>
            </w:pPr>
            <w:r w:rsidRPr="002B2AC3">
              <w:rPr>
                <w:sz w:val="16"/>
                <w:lang w:val="en-GB"/>
              </w:rPr>
              <w:t xml:space="preserve"> </w:t>
            </w:r>
            <w:proofErr w:type="spellStart"/>
            <w:r w:rsidRPr="002B2AC3">
              <w:rPr>
                <w:sz w:val="16"/>
                <w:lang w:val="en-GB"/>
              </w:rPr>
              <w:t>CI_Responsibility</w:t>
            </w:r>
            <w:proofErr w:type="spellEnd"/>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615AB9">
            <w:pPr>
              <w:spacing w:before="60" w:after="60"/>
              <w:jc w:val="left"/>
              <w:rPr>
                <w:sz w:val="16"/>
                <w:lang w:val="en-GB"/>
              </w:rPr>
            </w:pPr>
            <w:proofErr w:type="spellStart"/>
            <w:r w:rsidRPr="002B2AC3">
              <w:rPr>
                <w:sz w:val="16"/>
                <w:lang w:val="en-GB"/>
              </w:rPr>
              <w:t>spatialRepresentationType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615AB9">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615AB9">
            <w:pPr>
              <w:spacing w:before="60" w:after="60"/>
              <w:ind w:left="2"/>
              <w:jc w:val="left"/>
              <w:rPr>
                <w:sz w:val="22"/>
                <w:lang w:val="en-GB"/>
              </w:rPr>
            </w:pPr>
            <w:proofErr w:type="spellStart"/>
            <w:r w:rsidRPr="002B2AC3">
              <w:rPr>
                <w:sz w:val="16"/>
                <w:lang w:val="en-GB"/>
              </w:rPr>
              <w:t>MD_SpatialRepresentationType</w:t>
            </w:r>
            <w:proofErr w:type="spellEnd"/>
          </w:p>
          <w:p w14:paraId="654F90AA" w14:textId="77777777" w:rsidR="006C5145" w:rsidRPr="002B2AC3" w:rsidDel="00A76D8E" w:rsidRDefault="006C5145" w:rsidP="00615AB9">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615AB9">
            <w:pPr>
              <w:spacing w:before="60" w:after="60"/>
              <w:ind w:left="1"/>
              <w:jc w:val="left"/>
              <w:rPr>
                <w:sz w:val="22"/>
                <w:lang w:val="en-GB"/>
              </w:rPr>
            </w:pPr>
            <w:proofErr w:type="spellStart"/>
            <w:r w:rsidRPr="002B2AC3">
              <w:rPr>
                <w:sz w:val="16"/>
                <w:lang w:val="en-GB"/>
              </w:rPr>
              <w:t>MD_SpatialRepresentationType</w:t>
            </w:r>
            <w:proofErr w:type="spellEnd"/>
            <w:r w:rsidRPr="002B2AC3">
              <w:rPr>
                <w:sz w:val="16"/>
                <w:lang w:val="en-GB"/>
              </w:rPr>
              <w:t xml:space="preserve"> Code &lt;&lt;</w:t>
            </w:r>
            <w:proofErr w:type="spellStart"/>
            <w:r w:rsidRPr="002B2AC3">
              <w:rPr>
                <w:sz w:val="16"/>
                <w:lang w:val="en-GB"/>
              </w:rPr>
              <w:t>CodeList</w:t>
            </w:r>
            <w:proofErr w:type="spellEnd"/>
            <w:r w:rsidRPr="002B2AC3">
              <w:rPr>
                <w:sz w:val="16"/>
                <w:lang w:val="en-GB"/>
              </w:rPr>
              <w:t xml:space="preserve">&gt;&gt; </w:t>
            </w:r>
          </w:p>
          <w:p w14:paraId="63DBD737" w14:textId="77777777" w:rsidR="006C5145" w:rsidRPr="002B2AC3" w:rsidRDefault="006C5145" w:rsidP="00615AB9">
            <w:pPr>
              <w:spacing w:before="60" w:after="60"/>
              <w:ind w:left="1"/>
              <w:jc w:val="left"/>
              <w:rPr>
                <w:sz w:val="22"/>
                <w:lang w:val="en-GB"/>
              </w:rPr>
            </w:pPr>
            <w:r w:rsidRPr="002B2AC3">
              <w:rPr>
                <w:sz w:val="16"/>
                <w:lang w:val="en-GB"/>
              </w:rPr>
              <w:t xml:space="preserve">002– Grid; (for regular grid coverage) </w:t>
            </w:r>
          </w:p>
          <w:p w14:paraId="03DC3AC4" w14:textId="46F6BF1E" w:rsidR="006C5145" w:rsidRPr="002B2AC3" w:rsidRDefault="006C5145" w:rsidP="00615AB9">
            <w:pPr>
              <w:spacing w:before="60" w:after="60"/>
              <w:ind w:left="1"/>
              <w:jc w:val="left"/>
              <w:rPr>
                <w:sz w:val="16"/>
                <w:lang w:val="en-GB"/>
              </w:rPr>
            </w:pPr>
            <w:r w:rsidRPr="002B2AC3">
              <w:rPr>
                <w:sz w:val="16"/>
                <w:lang w:val="en-GB"/>
              </w:rPr>
              <w:t>001– Vector; (</w:t>
            </w:r>
            <w:r w:rsidR="00194C42">
              <w:rPr>
                <w:sz w:val="16"/>
                <w:lang w:val="en-GB"/>
              </w:rPr>
              <w:t>not used</w:t>
            </w:r>
            <w:r w:rsidRPr="002B2AC3">
              <w:rPr>
                <w:sz w:val="16"/>
                <w:lang w:val="en-GB"/>
              </w:rPr>
              <w:t xml:space="preserve">) </w:t>
            </w:r>
          </w:p>
        </w:tc>
      </w:tr>
      <w:tr w:rsidR="006C5145" w:rsidRPr="008C7844" w14:paraId="6740592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615AB9">
            <w:pPr>
              <w:spacing w:before="60" w:after="60"/>
              <w:jc w:val="left"/>
              <w:rPr>
                <w:sz w:val="22"/>
                <w:lang w:val="en-GB"/>
              </w:rPr>
            </w:pPr>
            <w:proofErr w:type="spellStart"/>
            <w:r w:rsidRPr="002B2AC3">
              <w:rPr>
                <w:sz w:val="16"/>
                <w:lang w:val="en-GB"/>
              </w:rPr>
              <w:t>topicCategory</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615AB9">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615AB9">
            <w:pPr>
              <w:spacing w:before="60" w:after="60"/>
              <w:ind w:right="37"/>
              <w:jc w:val="center"/>
              <w:rPr>
                <w:sz w:val="22"/>
                <w:lang w:val="en-GB"/>
              </w:rPr>
            </w:pPr>
            <w:proofErr w:type="gramStart"/>
            <w:r w:rsidRPr="002B2AC3">
              <w:rPr>
                <w:sz w:val="16"/>
                <w:lang w:val="en-GB"/>
              </w:rPr>
              <w:t>1..*</w:t>
            </w:r>
            <w:proofErr w:type="gramEnd"/>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615AB9">
            <w:pPr>
              <w:spacing w:before="60" w:after="60"/>
              <w:ind w:left="2"/>
              <w:jc w:val="left"/>
              <w:rPr>
                <w:sz w:val="22"/>
                <w:lang w:val="en-GB"/>
              </w:rPr>
            </w:pPr>
            <w:proofErr w:type="spellStart"/>
            <w:r w:rsidRPr="002B2AC3">
              <w:rPr>
                <w:sz w:val="16"/>
                <w:lang w:val="en-GB"/>
              </w:rPr>
              <w:t>MD_TopicCategoryCode</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615AB9">
            <w:pPr>
              <w:spacing w:before="60" w:after="60"/>
              <w:ind w:left="1"/>
              <w:jc w:val="left"/>
              <w:rPr>
                <w:sz w:val="22"/>
                <w:lang w:val="en-GB"/>
              </w:rPr>
            </w:pPr>
            <w:proofErr w:type="spellStart"/>
            <w:r w:rsidRPr="002B2AC3">
              <w:rPr>
                <w:sz w:val="16"/>
                <w:lang w:val="en-GB"/>
              </w:rPr>
              <w:t>MD_TopicCategoryCode</w:t>
            </w:r>
            <w:proofErr w:type="spellEnd"/>
            <w:r w:rsidRPr="002B2AC3">
              <w:rPr>
                <w:sz w:val="16"/>
                <w:lang w:val="en-GB"/>
              </w:rPr>
              <w:t xml:space="preserve"> </w:t>
            </w:r>
          </w:p>
          <w:p w14:paraId="55E3F0EF" w14:textId="77777777" w:rsidR="006C5145" w:rsidRPr="002B2AC3" w:rsidRDefault="006C5145" w:rsidP="00615AB9">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615AB9">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615AB9">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615AB9">
            <w:pPr>
              <w:spacing w:before="60" w:after="60"/>
              <w:ind w:left="1"/>
              <w:jc w:val="left"/>
              <w:rPr>
                <w:sz w:val="22"/>
                <w:lang w:val="en-GB"/>
              </w:rPr>
            </w:pPr>
            <w:r w:rsidRPr="002B2AC3">
              <w:rPr>
                <w:sz w:val="16"/>
                <w:lang w:val="en-GB"/>
              </w:rPr>
              <w:t xml:space="preserve">012– </w:t>
            </w:r>
            <w:proofErr w:type="spellStart"/>
            <w:r w:rsidRPr="002B2AC3">
              <w:rPr>
                <w:sz w:val="16"/>
                <w:lang w:val="en-GB"/>
              </w:rPr>
              <w:t>inlandWaters</w:t>
            </w:r>
            <w:proofErr w:type="spellEnd"/>
            <w:r w:rsidRPr="002B2AC3">
              <w:rPr>
                <w:sz w:val="16"/>
                <w:lang w:val="en-GB"/>
              </w:rPr>
              <w:t xml:space="preserve"> </w:t>
            </w:r>
          </w:p>
        </w:tc>
      </w:tr>
      <w:tr w:rsidR="006C5145" w:rsidRPr="008C7844" w14:paraId="58EFB68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615AB9">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615AB9">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615AB9">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615AB9">
            <w:pPr>
              <w:spacing w:before="60" w:after="60"/>
              <w:ind w:left="2"/>
              <w:jc w:val="left"/>
              <w:rPr>
                <w:sz w:val="22"/>
                <w:lang w:val="en-GB"/>
              </w:rPr>
            </w:pPr>
            <w:proofErr w:type="spellStart"/>
            <w:r w:rsidRPr="002B2AC3">
              <w:rPr>
                <w:sz w:val="16"/>
                <w:lang w:val="en-GB"/>
              </w:rPr>
              <w:t>EX_Extent</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615AB9">
            <w:pPr>
              <w:spacing w:before="60" w:after="60"/>
              <w:ind w:left="1"/>
              <w:jc w:val="left"/>
              <w:rPr>
                <w:sz w:val="16"/>
                <w:lang w:val="en-GB"/>
              </w:rPr>
            </w:pPr>
            <w:proofErr w:type="spellStart"/>
            <w:r w:rsidRPr="002B2AC3">
              <w:rPr>
                <w:sz w:val="16"/>
                <w:lang w:val="en-GB"/>
              </w:rPr>
              <w:t>EX_Extent</w:t>
            </w:r>
            <w:proofErr w:type="spellEnd"/>
            <w:r w:rsidRPr="002B2AC3">
              <w:rPr>
                <w:sz w:val="16"/>
                <w:lang w:val="en-GB"/>
              </w:rPr>
              <w:t xml:space="preserve"> &lt;&lt;</w:t>
            </w:r>
            <w:proofErr w:type="spellStart"/>
            <w:r w:rsidRPr="002B2AC3">
              <w:rPr>
                <w:sz w:val="16"/>
                <w:lang w:val="en-GB"/>
              </w:rPr>
              <w:t>DataType</w:t>
            </w:r>
            <w:proofErr w:type="spellEnd"/>
            <w:r w:rsidRPr="002B2AC3">
              <w:rPr>
                <w:sz w:val="16"/>
                <w:lang w:val="en-GB"/>
              </w:rPr>
              <w:t>&gt;&gt;</w:t>
            </w:r>
          </w:p>
          <w:p w14:paraId="2310DCB4" w14:textId="77777777" w:rsidR="006C5145" w:rsidRPr="002B2AC3" w:rsidRDefault="00B10604" w:rsidP="00615AB9">
            <w:pPr>
              <w:spacing w:before="60" w:after="60"/>
              <w:ind w:left="1"/>
              <w:jc w:val="left"/>
              <w:rPr>
                <w:sz w:val="22"/>
                <w:lang w:val="en-GB"/>
              </w:rPr>
            </w:pPr>
            <w:r w:rsidRPr="002B2AC3">
              <w:rPr>
                <w:sz w:val="16"/>
              </w:rPr>
              <w:t xml:space="preserve">If this attribute is present, the four bounding box sub-attributes </w:t>
            </w:r>
            <w:proofErr w:type="spellStart"/>
            <w:r w:rsidRPr="002B2AC3">
              <w:rPr>
                <w:sz w:val="16"/>
              </w:rPr>
              <w:t>westBoundLongitude</w:t>
            </w:r>
            <w:proofErr w:type="spellEnd"/>
            <w:r w:rsidRPr="002B2AC3">
              <w:rPr>
                <w:sz w:val="16"/>
              </w:rPr>
              <w:t>, etc., must be populated</w:t>
            </w:r>
            <w:r w:rsidR="006C5145" w:rsidRPr="002B2AC3">
              <w:rPr>
                <w:sz w:val="16"/>
                <w:lang w:val="en-GB"/>
              </w:rPr>
              <w:t xml:space="preserve"> </w:t>
            </w:r>
          </w:p>
        </w:tc>
      </w:tr>
      <w:tr w:rsidR="006C5145" w:rsidRPr="008C7844" w14:paraId="2951134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615AB9">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030ECACD" w:rsidR="006C5145" w:rsidRPr="002B2AC3" w:rsidRDefault="00335FCB" w:rsidP="00615AB9">
            <w:pPr>
              <w:spacing w:before="60" w:after="60"/>
              <w:ind w:left="1"/>
              <w:jc w:val="left"/>
              <w:rPr>
                <w:sz w:val="22"/>
                <w:lang w:val="en-GB"/>
              </w:rPr>
            </w:pPr>
            <w:r>
              <w:rPr>
                <w:sz w:val="16"/>
                <w:lang w:val="en-GB"/>
              </w:rPr>
              <w:t>Organisation</w:t>
            </w:r>
            <w:r w:rsidRPr="002B2AC3">
              <w:rPr>
                <w:sz w:val="16"/>
                <w:lang w:val="en-GB"/>
              </w:rPr>
              <w:t xml:space="preserve"> </w:t>
            </w:r>
            <w:r w:rsidR="006C5145" w:rsidRPr="002B2AC3">
              <w:rPr>
                <w:sz w:val="16"/>
                <w:lang w:val="en-GB"/>
              </w:rPr>
              <w:t xml:space="preserve">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615AB9">
            <w:pPr>
              <w:spacing w:before="60" w:after="60"/>
              <w:ind w:right="37"/>
              <w:jc w:val="left"/>
              <w:rPr>
                <w:sz w:val="16"/>
                <w:lang w:val="fr-FR"/>
              </w:rPr>
            </w:pPr>
            <w:proofErr w:type="spellStart"/>
            <w:r w:rsidRPr="002B2AC3">
              <w:rPr>
                <w:sz w:val="16"/>
                <w:lang w:val="fr-FR"/>
              </w:rPr>
              <w:t>CI_Responsibility</w:t>
            </w:r>
            <w:proofErr w:type="spellEnd"/>
            <w:r w:rsidRPr="002B2AC3">
              <w:rPr>
                <w:sz w:val="16"/>
                <w:lang w:val="fr-FR"/>
              </w:rPr>
              <w:t>&gt;</w:t>
            </w:r>
            <w:proofErr w:type="spellStart"/>
            <w:r w:rsidRPr="002B2AC3">
              <w:rPr>
                <w:sz w:val="16"/>
                <w:lang w:val="fr-FR"/>
              </w:rPr>
              <w:t>CI_Organisation</w:t>
            </w:r>
            <w:proofErr w:type="spellEnd"/>
          </w:p>
          <w:p w14:paraId="04FCF2E4" w14:textId="77777777" w:rsidR="006C5145" w:rsidRPr="002B2AC3" w:rsidRDefault="006C5145" w:rsidP="00615AB9">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9B0EF2" w14:paraId="008A604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615AB9">
            <w:pPr>
              <w:spacing w:before="60" w:after="60"/>
              <w:jc w:val="left"/>
              <w:rPr>
                <w:sz w:val="22"/>
                <w:lang w:val="en-GB"/>
              </w:rPr>
            </w:pPr>
            <w:proofErr w:type="spellStart"/>
            <w:r w:rsidRPr="002B2AC3">
              <w:rPr>
                <w:sz w:val="16"/>
                <w:lang w:val="en-GB"/>
              </w:rPr>
              <w:t>dateInfo</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615AB9">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615AB9">
            <w:pPr>
              <w:spacing w:before="60" w:after="60"/>
              <w:ind w:left="2"/>
              <w:jc w:val="left"/>
              <w:rPr>
                <w:sz w:val="16"/>
                <w:lang w:val="fr-FR"/>
              </w:rPr>
            </w:pPr>
            <w:r w:rsidRPr="002B2AC3">
              <w:rPr>
                <w:sz w:val="16"/>
                <w:lang w:val="fr-FR"/>
              </w:rPr>
              <w:t>CI_Date</w:t>
            </w:r>
          </w:p>
          <w:p w14:paraId="0D3A1616" w14:textId="77777777" w:rsidR="006C5145" w:rsidRPr="002B2AC3" w:rsidRDefault="006C5145" w:rsidP="00615AB9">
            <w:pPr>
              <w:spacing w:before="60" w:after="60"/>
              <w:ind w:right="37"/>
              <w:jc w:val="left"/>
              <w:rPr>
                <w:sz w:val="22"/>
                <w:lang w:val="fr-FR"/>
              </w:rPr>
            </w:pPr>
            <w:r w:rsidRPr="002B2AC3">
              <w:rPr>
                <w:sz w:val="16"/>
                <w:lang w:val="fr-FR"/>
              </w:rPr>
              <w:t>(</w:t>
            </w:r>
            <w:proofErr w:type="spellStart"/>
            <w:r w:rsidRPr="002B2AC3">
              <w:rPr>
                <w:sz w:val="16"/>
                <w:lang w:val="fr-FR"/>
              </w:rPr>
              <w:t>dateInfo.dateType</w:t>
            </w:r>
            <w:proofErr w:type="spellEnd"/>
            <w:r w:rsidRPr="002B2AC3">
              <w:rPr>
                <w:sz w:val="16"/>
                <w:lang w:val="fr-FR"/>
              </w:rPr>
              <w:t xml:space="preserve"> = ‘</w:t>
            </w:r>
            <w:proofErr w:type="spellStart"/>
            <w:r w:rsidRPr="002B2AC3">
              <w:rPr>
                <w:sz w:val="16"/>
                <w:lang w:val="fr-FR"/>
              </w:rPr>
              <w:t>creation</w:t>
            </w:r>
            <w:proofErr w:type="spellEnd"/>
            <w:r w:rsidRPr="002B2AC3">
              <w:rPr>
                <w:sz w:val="16"/>
                <w:lang w:val="fr-FR"/>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615AB9">
            <w:pPr>
              <w:spacing w:before="60" w:after="60"/>
              <w:ind w:left="1"/>
              <w:jc w:val="left"/>
              <w:rPr>
                <w:sz w:val="22"/>
                <w:lang w:val="fr-FR"/>
              </w:rPr>
            </w:pPr>
            <w:r w:rsidRPr="002B2AC3">
              <w:rPr>
                <w:sz w:val="16"/>
                <w:lang w:val="fr-FR"/>
              </w:rPr>
              <w:t xml:space="preserve"> </w:t>
            </w:r>
          </w:p>
        </w:tc>
      </w:tr>
      <w:tr w:rsidR="006C5145" w:rsidRPr="008C7844" w14:paraId="1649B6DE"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615AB9">
            <w:pPr>
              <w:spacing w:before="60" w:after="60"/>
              <w:jc w:val="left"/>
              <w:rPr>
                <w:sz w:val="22"/>
                <w:lang w:val="en-GB"/>
              </w:rPr>
            </w:pPr>
            <w:proofErr w:type="spellStart"/>
            <w:r w:rsidRPr="002B2AC3">
              <w:rPr>
                <w:sz w:val="16"/>
                <w:lang w:val="en-GB"/>
              </w:rPr>
              <w:t>defaultLocale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615AB9">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615AB9">
            <w:pPr>
              <w:spacing w:before="60" w:after="60"/>
              <w:ind w:left="2"/>
              <w:jc w:val="left"/>
              <w:rPr>
                <w:sz w:val="16"/>
                <w:lang w:val="fr-FR"/>
              </w:rPr>
            </w:pPr>
            <w:r w:rsidRPr="002B2AC3">
              <w:rPr>
                <w:sz w:val="16"/>
                <w:lang w:val="fr-FR"/>
              </w:rPr>
              <w:t xml:space="preserve">PT_Locale </w:t>
            </w:r>
          </w:p>
          <w:p w14:paraId="4132C433" w14:textId="77777777" w:rsidR="00D719C8" w:rsidRPr="002B2AC3" w:rsidRDefault="00D719C8" w:rsidP="00615AB9">
            <w:pPr>
              <w:spacing w:before="60" w:after="60"/>
              <w:ind w:left="2"/>
              <w:jc w:val="left"/>
              <w:rPr>
                <w:sz w:val="16"/>
                <w:szCs w:val="16"/>
                <w:lang w:val="fr-FR"/>
              </w:rPr>
            </w:pPr>
            <w:r w:rsidRPr="002B2AC3">
              <w:rPr>
                <w:sz w:val="16"/>
                <w:szCs w:val="16"/>
                <w:lang w:val="fr-FR"/>
              </w:rPr>
              <w:t>(</w:t>
            </w:r>
            <w:proofErr w:type="spellStart"/>
            <w:r w:rsidRPr="002B2AC3">
              <w:rPr>
                <w:sz w:val="16"/>
                <w:szCs w:val="16"/>
                <w:lang w:val="fr-FR"/>
              </w:rPr>
              <w:t>defaultLocale.language</w:t>
            </w:r>
            <w:proofErr w:type="spellEnd"/>
            <w:r w:rsidRPr="002B2AC3">
              <w:rPr>
                <w:sz w:val="16"/>
                <w:szCs w:val="16"/>
                <w:lang w:val="fr-FR"/>
              </w:rPr>
              <w:t xml:space="preserv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proofErr w:type="spellStart"/>
            <w:r w:rsidR="00D719C8" w:rsidRPr="002B2AC3">
              <w:rPr>
                <w:sz w:val="16"/>
                <w:lang w:val="en-GB"/>
              </w:rPr>
              <w:t>eng</w:t>
            </w:r>
            <w:proofErr w:type="spellEnd"/>
            <w:r w:rsidRPr="002B2AC3">
              <w:rPr>
                <w:sz w:val="16"/>
                <w:lang w:val="en-GB"/>
              </w:rPr>
              <w:t>”</w:t>
            </w:r>
            <w:r w:rsidR="00D719C8" w:rsidRPr="002B2AC3">
              <w:rPr>
                <w:sz w:val="16"/>
                <w:lang w:val="en-GB"/>
              </w:rPr>
              <w:t>.</w:t>
            </w:r>
          </w:p>
          <w:p w14:paraId="658E1DC6" w14:textId="77777777" w:rsidR="00D719C8" w:rsidRPr="002B2AC3" w:rsidRDefault="00D719C8" w:rsidP="00615AB9">
            <w:pPr>
              <w:spacing w:before="60" w:after="60"/>
              <w:ind w:left="1"/>
              <w:jc w:val="left"/>
              <w:rPr>
                <w:sz w:val="16"/>
              </w:rPr>
            </w:pPr>
            <w:r w:rsidRPr="002B2AC3">
              <w:rPr>
                <w:sz w:val="16"/>
              </w:rPr>
              <w:t xml:space="preserve">For example: </w:t>
            </w:r>
            <w:proofErr w:type="spellStart"/>
            <w:r w:rsidRPr="002B2AC3">
              <w:rPr>
                <w:sz w:val="16"/>
              </w:rPr>
              <w:t>defaultLocale.language</w:t>
            </w:r>
            <w:proofErr w:type="spellEnd"/>
            <w:proofErr w:type="gramStart"/>
            <w:r w:rsidRPr="002B2AC3">
              <w:rPr>
                <w:sz w:val="16"/>
              </w:rPr>
              <w:t>=”</w:t>
            </w:r>
            <w:proofErr w:type="spellStart"/>
            <w:r w:rsidRPr="002B2AC3">
              <w:rPr>
                <w:sz w:val="16"/>
              </w:rPr>
              <w:t>eng</w:t>
            </w:r>
            <w:proofErr w:type="spellEnd"/>
            <w:proofErr w:type="gramEnd"/>
            <w:r w:rsidRPr="002B2AC3">
              <w:rPr>
                <w:sz w:val="16"/>
              </w:rPr>
              <w:t>” for English</w:t>
            </w:r>
          </w:p>
          <w:p w14:paraId="18191BBC" w14:textId="77777777" w:rsidR="006C5145" w:rsidRPr="002B2AC3" w:rsidRDefault="00D719C8" w:rsidP="00615AB9">
            <w:pPr>
              <w:spacing w:before="60" w:after="60"/>
              <w:ind w:left="1"/>
              <w:jc w:val="left"/>
              <w:rPr>
                <w:sz w:val="22"/>
                <w:lang w:val="en-GB"/>
              </w:rPr>
            </w:pPr>
            <w:proofErr w:type="spellStart"/>
            <w:r w:rsidRPr="002B2AC3">
              <w:rPr>
                <w:sz w:val="16"/>
              </w:rPr>
              <w:t>defaultLocale.language</w:t>
            </w:r>
            <w:proofErr w:type="spellEnd"/>
            <w:proofErr w:type="gramStart"/>
            <w:r w:rsidRPr="002B2AC3">
              <w:rPr>
                <w:sz w:val="16"/>
              </w:rPr>
              <w:t>=”</w:t>
            </w:r>
            <w:proofErr w:type="spellStart"/>
            <w:r w:rsidRPr="002B2AC3">
              <w:rPr>
                <w:sz w:val="16"/>
              </w:rPr>
              <w:t>fra</w:t>
            </w:r>
            <w:proofErr w:type="spellEnd"/>
            <w:proofErr w:type="gramEnd"/>
            <w:r w:rsidRPr="002B2AC3">
              <w:rPr>
                <w:sz w:val="16"/>
              </w:rPr>
              <w:t>” for French</w:t>
            </w:r>
          </w:p>
        </w:tc>
      </w:tr>
      <w:tr w:rsidR="006C5145" w:rsidRPr="008C7844" w14:paraId="1D9A7EB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615AB9">
            <w:pPr>
              <w:spacing w:before="60" w:after="60"/>
              <w:jc w:val="left"/>
              <w:rPr>
                <w:sz w:val="16"/>
                <w:lang w:val="en-GB"/>
              </w:rPr>
            </w:pPr>
            <w:r w:rsidRPr="002B2AC3">
              <w:rPr>
                <w:sz w:val="16"/>
                <w:lang w:val="en-GB"/>
              </w:rPr>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615AB9">
            <w:pPr>
              <w:spacing w:before="60" w:after="60"/>
              <w:jc w:val="left"/>
              <w:rPr>
                <w:sz w:val="16"/>
                <w:lang w:val="en-GB"/>
              </w:rPr>
            </w:pPr>
            <w:proofErr w:type="spellStart"/>
            <w:r w:rsidRPr="002B2AC3">
              <w:rPr>
                <w:sz w:val="16"/>
                <w:lang w:val="en-GB"/>
              </w:rPr>
              <w:t>otherLocale</w:t>
            </w:r>
            <w:proofErr w:type="spellEnd"/>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615AB9">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615AB9">
            <w:pPr>
              <w:spacing w:before="60" w:after="60"/>
              <w:ind w:right="37"/>
              <w:jc w:val="center"/>
              <w:rPr>
                <w:sz w:val="16"/>
                <w:lang w:val="en-GB"/>
              </w:rPr>
            </w:pPr>
            <w:proofErr w:type="gramStart"/>
            <w:r w:rsidRPr="002B2AC3">
              <w:rPr>
                <w:sz w:val="16"/>
                <w:lang w:val="en-GB"/>
              </w:rPr>
              <w:t>0..*</w:t>
            </w:r>
            <w:proofErr w:type="gramEnd"/>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615AB9">
            <w:pPr>
              <w:spacing w:before="60" w:after="60"/>
              <w:ind w:left="2"/>
              <w:jc w:val="left"/>
              <w:rPr>
                <w:sz w:val="16"/>
                <w:lang w:val="en-GB"/>
              </w:rPr>
            </w:pPr>
            <w:r w:rsidRPr="002B2AC3">
              <w:rPr>
                <w:sz w:val="16"/>
                <w:lang w:val="en-GB"/>
              </w:rPr>
              <w:t>PT_Locale</w:t>
            </w:r>
          </w:p>
          <w:p w14:paraId="38A50A43" w14:textId="77777777" w:rsidR="00D719C8" w:rsidRPr="002B2AC3" w:rsidDel="00C44D18" w:rsidRDefault="00D719C8" w:rsidP="00615AB9">
            <w:pPr>
              <w:spacing w:before="60" w:after="60"/>
              <w:ind w:left="2"/>
              <w:jc w:val="left"/>
              <w:rPr>
                <w:sz w:val="16"/>
                <w:lang w:val="fr-FR"/>
              </w:rPr>
            </w:pPr>
            <w:r w:rsidRPr="002B2AC3">
              <w:rPr>
                <w:sz w:val="16"/>
                <w:lang w:val="fr-FR"/>
              </w:rPr>
              <w:t>(</w:t>
            </w:r>
            <w:proofErr w:type="spellStart"/>
            <w:r w:rsidRPr="002B2AC3">
              <w:rPr>
                <w:sz w:val="16"/>
                <w:lang w:val="fr-FR"/>
              </w:rPr>
              <w:t>otherLocale.language</w:t>
            </w:r>
            <w:proofErr w:type="spellEnd"/>
            <w:r w:rsidRPr="002B2AC3">
              <w:rPr>
                <w:sz w:val="16"/>
                <w:lang w:val="fr-FR"/>
              </w:rPr>
              <w:t xml:space="preserv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615AB9">
            <w:pPr>
              <w:spacing w:before="60" w:after="60"/>
              <w:ind w:left="1"/>
              <w:jc w:val="left"/>
              <w:rPr>
                <w:sz w:val="16"/>
                <w:lang w:val="en-GB"/>
              </w:rPr>
            </w:pPr>
            <w:proofErr w:type="spellStart"/>
            <w:r w:rsidRPr="002B2AC3">
              <w:rPr>
                <w:sz w:val="16"/>
                <w:szCs w:val="16"/>
              </w:rPr>
              <w:t>otherLocale</w:t>
            </w:r>
            <w:proofErr w:type="spellEnd"/>
            <w:r w:rsidRPr="002B2AC3">
              <w:rPr>
                <w:sz w:val="16"/>
                <w:szCs w:val="16"/>
              </w:rPr>
              <w:t xml:space="preserve"> need be populated only if the dataset uses more than one language</w:t>
            </w:r>
          </w:p>
        </w:tc>
      </w:tr>
      <w:tr w:rsidR="006C5145" w:rsidRPr="008C7844" w14:paraId="7B626C1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615AB9">
            <w:pPr>
              <w:spacing w:before="60" w:after="60"/>
              <w:jc w:val="left"/>
              <w:rPr>
                <w:sz w:val="22"/>
                <w:lang w:val="en-GB"/>
              </w:rPr>
            </w:pPr>
            <w:r w:rsidRPr="002B2AC3">
              <w:rPr>
                <w:sz w:val="16"/>
                <w:lang w:val="en-GB"/>
              </w:rPr>
              <w:lastRenderedPageBreak/>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615AB9">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615AB9">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615AB9">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615AB9">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615AB9">
            <w:pPr>
              <w:spacing w:before="60" w:after="60"/>
              <w:ind w:left="1"/>
              <w:jc w:val="left"/>
              <w:rPr>
                <w:sz w:val="22"/>
                <w:lang w:val="en-GB"/>
              </w:rPr>
            </w:pPr>
            <w:r w:rsidRPr="002B2AC3">
              <w:rPr>
                <w:sz w:val="16"/>
                <w:lang w:val="en-GB"/>
              </w:rPr>
              <w:t xml:space="preserve"> </w:t>
            </w:r>
          </w:p>
        </w:tc>
      </w:tr>
      <w:tr w:rsidR="006C5145" w:rsidRPr="008C7844" w14:paraId="35F88B3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615AB9">
            <w:pPr>
              <w:spacing w:before="60" w:after="60"/>
              <w:jc w:val="left"/>
              <w:rPr>
                <w:sz w:val="22"/>
                <w:lang w:val="en-GB"/>
              </w:rPr>
            </w:pPr>
            <w:proofErr w:type="spellStart"/>
            <w:r w:rsidRPr="002B2AC3">
              <w:rPr>
                <w:sz w:val="16"/>
                <w:lang w:val="en-GB"/>
              </w:rPr>
              <w:t>depthCorrectionType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615AB9">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615AB9">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2DCCFB00" w:rsidR="006C5145" w:rsidRPr="002B2AC3" w:rsidRDefault="006C5145" w:rsidP="00615AB9">
            <w:pPr>
              <w:spacing w:before="60" w:after="60"/>
              <w:ind w:left="1"/>
              <w:jc w:val="left"/>
              <w:rPr>
                <w:sz w:val="22"/>
                <w:lang w:val="en-GB"/>
              </w:rPr>
            </w:pPr>
            <w:r w:rsidRPr="002B2AC3">
              <w:rPr>
                <w:sz w:val="16"/>
                <w:lang w:val="en-GB"/>
              </w:rPr>
              <w:t xml:space="preserve">see </w:t>
            </w:r>
            <w:r w:rsidR="006C66C2" w:rsidRPr="000E796C">
              <w:rPr>
                <w:sz w:val="16"/>
                <w:szCs w:val="16"/>
                <w:lang w:val="en-GB"/>
              </w:rPr>
              <w:fldChar w:fldCharType="begin"/>
            </w:r>
            <w:r w:rsidR="006C66C2" w:rsidRPr="008D0B72">
              <w:rPr>
                <w:sz w:val="16"/>
                <w:szCs w:val="16"/>
                <w:lang w:val="en-GB"/>
              </w:rPr>
              <w:instrText xml:space="preserve"> REF _Ref66114952 \h  \* MERGEFORMAT </w:instrText>
            </w:r>
            <w:r w:rsidR="006C66C2" w:rsidRPr="000E796C">
              <w:rPr>
                <w:sz w:val="16"/>
                <w:szCs w:val="16"/>
                <w:lang w:val="en-GB"/>
              </w:rPr>
            </w:r>
            <w:r w:rsidR="006C66C2" w:rsidRPr="000E796C">
              <w:rPr>
                <w:sz w:val="16"/>
                <w:szCs w:val="16"/>
                <w:lang w:val="en-GB"/>
              </w:rPr>
              <w:fldChar w:fldCharType="separate"/>
            </w:r>
            <w:r w:rsidR="00D55292" w:rsidRPr="00A14048">
              <w:rPr>
                <w:sz w:val="16"/>
                <w:szCs w:val="16"/>
              </w:rPr>
              <w:t xml:space="preserve">Table </w:t>
            </w:r>
            <w:r w:rsidR="00D55292" w:rsidRPr="00A14048">
              <w:rPr>
                <w:noProof/>
                <w:sz w:val="16"/>
                <w:szCs w:val="16"/>
              </w:rPr>
              <w:t>12</w:t>
            </w:r>
            <w:r w:rsidR="00D55292" w:rsidRPr="00A14048">
              <w:rPr>
                <w:noProof/>
                <w:sz w:val="16"/>
                <w:szCs w:val="16"/>
              </w:rPr>
              <w:noBreakHyphen/>
              <w:t>3</w:t>
            </w:r>
            <w:r w:rsidR="006C66C2" w:rsidRPr="000E796C">
              <w:rPr>
                <w:sz w:val="16"/>
                <w:szCs w:val="16"/>
                <w:lang w:val="en-GB"/>
              </w:rPr>
              <w:fldChar w:fldCharType="end"/>
            </w:r>
            <w:r w:rsidRPr="002B2AC3">
              <w:rPr>
                <w:sz w:val="16"/>
                <w:lang w:val="en-GB"/>
              </w:rPr>
              <w:t xml:space="preserve"> </w:t>
            </w:r>
          </w:p>
        </w:tc>
      </w:tr>
      <w:tr w:rsidR="006C5145" w:rsidRPr="008C7844" w14:paraId="796B6F1B"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615AB9">
            <w:pPr>
              <w:spacing w:before="60" w:after="60"/>
              <w:jc w:val="left"/>
              <w:rPr>
                <w:sz w:val="22"/>
                <w:lang w:val="en-GB"/>
              </w:rPr>
            </w:pPr>
            <w:proofErr w:type="spellStart"/>
            <w:r w:rsidRPr="002B2AC3">
              <w:rPr>
                <w:sz w:val="16"/>
                <w:lang w:val="en-GB"/>
              </w:rPr>
              <w:t>verticalUncertaintyType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615AB9">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615AB9">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211D32F0" w:rsidR="006C5145" w:rsidRPr="002B2AC3" w:rsidRDefault="006C5145" w:rsidP="00615AB9">
            <w:pPr>
              <w:spacing w:before="60" w:after="60"/>
              <w:ind w:left="1"/>
              <w:jc w:val="left"/>
              <w:rPr>
                <w:sz w:val="22"/>
                <w:lang w:val="en-GB"/>
              </w:rPr>
            </w:pPr>
            <w:r w:rsidRPr="002B2AC3">
              <w:rPr>
                <w:sz w:val="16"/>
                <w:lang w:val="en-GB"/>
              </w:rPr>
              <w:t xml:space="preserve">see </w:t>
            </w:r>
            <w:r w:rsidR="006C66C2" w:rsidRPr="000E796C">
              <w:rPr>
                <w:sz w:val="16"/>
                <w:szCs w:val="16"/>
                <w:lang w:val="en-GB"/>
              </w:rPr>
              <w:fldChar w:fldCharType="begin"/>
            </w:r>
            <w:r w:rsidR="006C66C2" w:rsidRPr="008D0B72">
              <w:rPr>
                <w:sz w:val="16"/>
                <w:szCs w:val="16"/>
                <w:lang w:val="en-GB"/>
              </w:rPr>
              <w:instrText xml:space="preserve"> REF _Ref66114970 \h </w:instrText>
            </w:r>
            <w:r w:rsidR="006C66C2" w:rsidRPr="00805877">
              <w:rPr>
                <w:sz w:val="16"/>
                <w:szCs w:val="16"/>
                <w:lang w:val="en-GB"/>
              </w:rPr>
              <w:instrText xml:space="preserve"> \* MERGEFORMAT </w:instrText>
            </w:r>
            <w:r w:rsidR="006C66C2" w:rsidRPr="000E796C">
              <w:rPr>
                <w:sz w:val="16"/>
                <w:szCs w:val="16"/>
                <w:lang w:val="en-GB"/>
              </w:rPr>
            </w:r>
            <w:r w:rsidR="006C66C2" w:rsidRPr="000E796C">
              <w:rPr>
                <w:sz w:val="16"/>
                <w:szCs w:val="16"/>
                <w:lang w:val="en-GB"/>
              </w:rPr>
              <w:fldChar w:fldCharType="separate"/>
            </w:r>
            <w:r w:rsidR="00D55292" w:rsidRPr="00A14048">
              <w:rPr>
                <w:sz w:val="16"/>
                <w:szCs w:val="16"/>
              </w:rPr>
              <w:t xml:space="preserve">Table </w:t>
            </w:r>
            <w:r w:rsidR="00D55292" w:rsidRPr="00A14048">
              <w:rPr>
                <w:noProof/>
                <w:sz w:val="16"/>
                <w:szCs w:val="16"/>
              </w:rPr>
              <w:t>12</w:t>
            </w:r>
            <w:r w:rsidR="00D55292" w:rsidRPr="00A14048">
              <w:rPr>
                <w:noProof/>
                <w:sz w:val="16"/>
                <w:szCs w:val="16"/>
              </w:rPr>
              <w:noBreakHyphen/>
              <w:t>4</w:t>
            </w:r>
            <w:r w:rsidR="006C66C2" w:rsidRPr="000E796C">
              <w:rPr>
                <w:sz w:val="16"/>
                <w:szCs w:val="16"/>
                <w:lang w:val="en-GB"/>
              </w:rPr>
              <w:fldChar w:fldCharType="end"/>
            </w:r>
            <w:r w:rsidRPr="002B2AC3">
              <w:rPr>
                <w:sz w:val="16"/>
                <w:lang w:val="en-GB"/>
              </w:rPr>
              <w:t xml:space="preserve"> </w:t>
            </w:r>
          </w:p>
        </w:tc>
      </w:tr>
    </w:tbl>
    <w:p w14:paraId="29925B1E" w14:textId="77777777" w:rsidR="009D512D" w:rsidRPr="008C7844" w:rsidRDefault="00AC251D" w:rsidP="00805877">
      <w:pPr>
        <w:spacing w:after="0"/>
        <w:ind w:left="11"/>
        <w:jc w:val="left"/>
        <w:rPr>
          <w:lang w:val="en-GB"/>
        </w:rPr>
      </w:pPr>
      <w:r w:rsidRPr="008C7844">
        <w:rPr>
          <w:lang w:val="en-GB"/>
        </w:rPr>
        <w:t xml:space="preserve"> </w:t>
      </w:r>
    </w:p>
    <w:p w14:paraId="6EBE4E8F" w14:textId="6958FBE0" w:rsidR="009D512D" w:rsidRPr="008C7844" w:rsidRDefault="00AC251D" w:rsidP="00805877">
      <w:pPr>
        <w:spacing w:after="120"/>
        <w:rPr>
          <w:lang w:val="en-GB"/>
        </w:rPr>
      </w:pPr>
      <w:r w:rsidRPr="008C7844">
        <w:rPr>
          <w:lang w:val="en-GB"/>
        </w:rPr>
        <w:t xml:space="preserve">The class </w:t>
      </w:r>
      <w:r w:rsidRPr="008C7844">
        <w:rPr>
          <w:b/>
          <w:lang w:val="en-GB"/>
        </w:rPr>
        <w:t xml:space="preserve">S102_DataIdentification </w:t>
      </w:r>
      <w:r w:rsidRPr="008C7844">
        <w:rPr>
          <w:lang w:val="en-GB"/>
        </w:rPr>
        <w:t xml:space="preserve">provides an extension to the metadata available from ISO 19115. The </w:t>
      </w:r>
      <w:proofErr w:type="spellStart"/>
      <w:r w:rsidRPr="008C7844">
        <w:rPr>
          <w:lang w:val="en-GB"/>
        </w:rPr>
        <w:t>verticalUncertaintyType</w:t>
      </w:r>
      <w:proofErr w:type="spellEnd"/>
      <w:r w:rsidRPr="008C7844">
        <w:rPr>
          <w:lang w:val="en-GB"/>
        </w:rPr>
        <w:t xml:space="preserve"> attribute was added to accurately describe the source and meaning of the encoded Uncertainty coverage.</w:t>
      </w:r>
      <w:r w:rsidR="00695424">
        <w:rPr>
          <w:lang w:val="en-GB"/>
        </w:rPr>
        <w:t xml:space="preserve"> </w:t>
      </w:r>
      <w:r w:rsidRPr="008C7844">
        <w:rPr>
          <w:lang w:val="en-GB"/>
        </w:rPr>
        <w:t xml:space="preserve">The </w:t>
      </w:r>
      <w:proofErr w:type="spellStart"/>
      <w:r w:rsidRPr="008C7844">
        <w:rPr>
          <w:lang w:val="en-GB"/>
        </w:rPr>
        <w:t>depthCorrectionType</w:t>
      </w:r>
      <w:proofErr w:type="spellEnd"/>
      <w:r w:rsidRPr="008C7844">
        <w:rPr>
          <w:lang w:val="en-GB"/>
        </w:rPr>
        <w:t xml:space="preserve"> was also added to define if and how the </w:t>
      </w:r>
      <w:r w:rsidR="000C0DCE" w:rsidRPr="008C7844">
        <w:rPr>
          <w:lang w:val="en-GB"/>
        </w:rPr>
        <w:t>depth</w:t>
      </w:r>
      <w:r w:rsidRPr="008C7844">
        <w:rPr>
          <w:lang w:val="en-GB"/>
        </w:rPr>
        <w:t xml:space="preserve">s are corrected (that is, true depth, depth ref 1500 m/sec, etc.). </w:t>
      </w:r>
      <w:r w:rsidR="002D719D" w:rsidRPr="008F1FFE">
        <w:rPr>
          <w:lang w:val="en-GB"/>
        </w:rPr>
        <w:fldChar w:fldCharType="begin"/>
      </w:r>
      <w:r w:rsidR="002D719D" w:rsidRPr="008F1FFE">
        <w:rPr>
          <w:lang w:val="en-GB"/>
        </w:rPr>
        <w:instrText xml:space="preserve"> REF _Ref66114952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r w:rsidR="00D55292" w:rsidRPr="00805877">
        <w:rPr>
          <w:color w:val="auto"/>
          <w:szCs w:val="20"/>
        </w:rPr>
        <w:t xml:space="preserve">Table </w:t>
      </w:r>
      <w:r w:rsidR="00D55292" w:rsidRPr="00A14048">
        <w:rPr>
          <w:noProof/>
          <w:color w:val="auto"/>
          <w:szCs w:val="20"/>
        </w:rPr>
        <w:t>12</w:t>
      </w:r>
      <w:r w:rsidR="00D55292" w:rsidRPr="00805877">
        <w:rPr>
          <w:noProof/>
          <w:color w:val="auto"/>
          <w:szCs w:val="20"/>
        </w:rPr>
        <w:noBreakHyphen/>
      </w:r>
      <w:r w:rsidR="00D55292" w:rsidRPr="00A14048">
        <w:rPr>
          <w:noProof/>
          <w:color w:val="auto"/>
          <w:szCs w:val="20"/>
        </w:rPr>
        <w:t>3</w:t>
      </w:r>
      <w:r w:rsidR="002D719D" w:rsidRPr="008F1FFE">
        <w:rPr>
          <w:lang w:val="en-GB"/>
        </w:rPr>
        <w:fldChar w:fldCharType="end"/>
      </w:r>
      <w:r w:rsidR="002D719D">
        <w:rPr>
          <w:lang w:val="en-GB"/>
        </w:rPr>
        <w:t xml:space="preserve"> and </w:t>
      </w:r>
      <w:r w:rsidR="002D719D" w:rsidRPr="008F1FFE">
        <w:rPr>
          <w:lang w:val="en-GB"/>
        </w:rPr>
        <w:fldChar w:fldCharType="begin"/>
      </w:r>
      <w:r w:rsidR="002D719D" w:rsidRPr="008F1FFE">
        <w:rPr>
          <w:lang w:val="en-GB"/>
        </w:rPr>
        <w:instrText xml:space="preserve"> REF _Ref66114970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r w:rsidR="00D55292" w:rsidRPr="008A19E8">
        <w:rPr>
          <w:color w:val="auto"/>
          <w:szCs w:val="20"/>
        </w:rPr>
        <w:t xml:space="preserve">Table </w:t>
      </w:r>
      <w:r w:rsidR="00D55292" w:rsidRPr="00A14048">
        <w:rPr>
          <w:noProof/>
          <w:color w:val="auto"/>
          <w:szCs w:val="20"/>
        </w:rPr>
        <w:t>12</w:t>
      </w:r>
      <w:r w:rsidR="00D55292" w:rsidRPr="008A19E8">
        <w:rPr>
          <w:noProof/>
          <w:color w:val="auto"/>
          <w:szCs w:val="20"/>
        </w:rPr>
        <w:noBreakHyphen/>
      </w:r>
      <w:r w:rsidR="00D55292" w:rsidRPr="00A14048">
        <w:rPr>
          <w:noProof/>
          <w:color w:val="auto"/>
          <w:szCs w:val="20"/>
        </w:rPr>
        <w:t>4</w:t>
      </w:r>
      <w:r w:rsidR="002D719D" w:rsidRPr="008F1FFE">
        <w:rPr>
          <w:lang w:val="en-GB"/>
        </w:rPr>
        <w:fldChar w:fldCharType="end"/>
      </w:r>
      <w:r w:rsidR="002D719D">
        <w:rPr>
          <w:lang w:val="en-GB"/>
        </w:rPr>
        <w:t xml:space="preserve"> </w:t>
      </w:r>
      <w:r w:rsidRPr="008C7844">
        <w:rPr>
          <w:lang w:val="en-GB"/>
        </w:rPr>
        <w:t xml:space="preserve">provide a description. </w:t>
      </w:r>
    </w:p>
    <w:p w14:paraId="19B10BBC" w14:textId="7A0DA8D0" w:rsidR="002D719D" w:rsidRPr="00805877" w:rsidRDefault="002D719D" w:rsidP="00805877">
      <w:pPr>
        <w:pStyle w:val="Caption"/>
        <w:keepNext/>
        <w:spacing w:before="120" w:after="120"/>
        <w:jc w:val="center"/>
        <w:rPr>
          <w:i w:val="0"/>
          <w:color w:val="auto"/>
          <w:sz w:val="20"/>
          <w:szCs w:val="20"/>
        </w:rPr>
      </w:pPr>
      <w:bookmarkStart w:id="1346" w:name="_Ref66114952"/>
      <w:r w:rsidRPr="00805877">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47" w:author="Daniel Rohde" w:date="2022-12-20T00:06:00Z">
        <w:r w:rsidR="00914B0A" w:rsidRPr="00805877">
          <w:rPr>
            <w:i w:val="0"/>
            <w:color w:val="auto"/>
            <w:sz w:val="20"/>
            <w:szCs w:val="20"/>
          </w:rPr>
          <w:noBreakHyphen/>
        </w:r>
      </w:del>
      <w:ins w:id="1348"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3</w:t>
      </w:r>
      <w:r w:rsidR="00872C97">
        <w:rPr>
          <w:i w:val="0"/>
          <w:color w:val="auto"/>
          <w:sz w:val="20"/>
          <w:szCs w:val="20"/>
        </w:rPr>
        <w:fldChar w:fldCharType="end"/>
      </w:r>
      <w:bookmarkEnd w:id="1346"/>
      <w:r w:rsidRPr="00805877">
        <w:rPr>
          <w:i w:val="0"/>
          <w:color w:val="auto"/>
          <w:sz w:val="20"/>
          <w:szCs w:val="20"/>
        </w:rPr>
        <w:t xml:space="preserve"> </w:t>
      </w:r>
      <w:r w:rsidR="008A19E8">
        <w:rPr>
          <w:i w:val="0"/>
          <w:color w:val="auto"/>
          <w:sz w:val="20"/>
          <w:szCs w:val="20"/>
        </w:rPr>
        <w:t>–</w:t>
      </w:r>
      <w:r w:rsidRPr="00805877">
        <w:rPr>
          <w:i w:val="0"/>
          <w:color w:val="auto"/>
          <w:sz w:val="20"/>
          <w:szCs w:val="20"/>
        </w:rPr>
        <w:t xml:space="preserve"> Code defining the type of sound velocity correction</w:t>
      </w:r>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SVP_Applied</w:t>
            </w:r>
            <w:proofErr w:type="spellEnd"/>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w:t>
            </w:r>
            <w:proofErr w:type="gramStart"/>
            <w:r w:rsidRPr="002B2AC3">
              <w:rPr>
                <w:rFonts w:ascii="Calibri" w:eastAsia="Calibri" w:hAnsi="Calibri" w:cs="Calibri"/>
                <w:sz w:val="18"/>
                <w:lang w:val="en-GB"/>
              </w:rPr>
              <w:t>Carter‘</w:t>
            </w:r>
            <w:proofErr w:type="gramEnd"/>
            <w:r w:rsidRPr="002B2AC3">
              <w:rPr>
                <w:rFonts w:ascii="Calibri" w:eastAsia="Calibri" w:hAnsi="Calibri" w:cs="Calibri"/>
                <w:sz w:val="18"/>
                <w:lang w:val="en-GB"/>
              </w:rPr>
              <w:t xml:space="preserve">s Tables </w:t>
            </w:r>
          </w:p>
        </w:tc>
      </w:tr>
      <w:tr w:rsidR="009D512D" w:rsidRPr="008C7844" w14:paraId="29D173E7"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7B7F8848" w:rsidR="009D512D" w:rsidRDefault="00695424" w:rsidP="00122120">
      <w:pPr>
        <w:spacing w:after="0"/>
        <w:rPr>
          <w:lang w:val="en-GB"/>
        </w:rPr>
      </w:pPr>
      <w:r>
        <w:rPr>
          <w:lang w:val="en-GB"/>
        </w:rPr>
        <w:t xml:space="preserve"> </w:t>
      </w:r>
    </w:p>
    <w:p w14:paraId="669C3188" w14:textId="4F69114A" w:rsidR="00C20FFD" w:rsidRDefault="00C20FFD" w:rsidP="00122120">
      <w:pPr>
        <w:spacing w:after="0"/>
        <w:rPr>
          <w:ins w:id="1349" w:author="Daniel Rohde" w:date="2022-12-20T00:06:00Z"/>
          <w:lang w:val="en-GB"/>
        </w:rPr>
      </w:pPr>
      <w:ins w:id="1350" w:author="Daniel Rohde" w:date="2022-12-20T00:06:00Z">
        <w:r>
          <w:rPr>
            <w:lang w:val="en-GB"/>
          </w:rPr>
          <w:t>Note: as stated in section 1.3, uncertainty is always considered to be 1-dimensional and at the 2-sigma or 95% confidence level.</w:t>
        </w:r>
      </w:ins>
    </w:p>
    <w:p w14:paraId="5AC23082" w14:textId="77777777" w:rsidR="00C20FFD" w:rsidRPr="008C7844" w:rsidRDefault="00C20FFD" w:rsidP="00122120">
      <w:pPr>
        <w:spacing w:after="0"/>
        <w:rPr>
          <w:ins w:id="1351" w:author="Daniel Rohde" w:date="2022-12-20T00:06:00Z"/>
          <w:lang w:val="en-GB"/>
        </w:rPr>
      </w:pPr>
    </w:p>
    <w:p w14:paraId="277A822B" w14:textId="79121B43" w:rsidR="002D719D" w:rsidRPr="008A19E8" w:rsidRDefault="002D719D" w:rsidP="008A19E8">
      <w:pPr>
        <w:pStyle w:val="Caption"/>
        <w:keepNext/>
        <w:spacing w:before="120" w:after="120"/>
        <w:jc w:val="center"/>
        <w:rPr>
          <w:i w:val="0"/>
          <w:color w:val="auto"/>
          <w:sz w:val="20"/>
          <w:szCs w:val="20"/>
        </w:rPr>
      </w:pPr>
      <w:bookmarkStart w:id="1352" w:name="_Ref66114970"/>
      <w:r w:rsidRPr="008A19E8">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53" w:author="Daniel Rohde" w:date="2022-12-20T00:06:00Z">
        <w:r w:rsidR="00914B0A" w:rsidRPr="008A19E8">
          <w:rPr>
            <w:i w:val="0"/>
            <w:color w:val="auto"/>
            <w:sz w:val="20"/>
            <w:szCs w:val="20"/>
          </w:rPr>
          <w:noBreakHyphen/>
        </w:r>
      </w:del>
      <w:ins w:id="1354"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4</w:t>
      </w:r>
      <w:r w:rsidR="00872C97">
        <w:rPr>
          <w:i w:val="0"/>
          <w:color w:val="auto"/>
          <w:sz w:val="20"/>
          <w:szCs w:val="20"/>
        </w:rPr>
        <w:fldChar w:fldCharType="end"/>
      </w:r>
      <w:bookmarkEnd w:id="1352"/>
      <w:r w:rsidRPr="008A19E8">
        <w:rPr>
          <w:i w:val="0"/>
          <w:color w:val="auto"/>
          <w:sz w:val="20"/>
          <w:szCs w:val="20"/>
        </w:rPr>
        <w:t xml:space="preserve"> </w:t>
      </w:r>
      <w:r w:rsidR="008A19E8">
        <w:rPr>
          <w:i w:val="0"/>
          <w:color w:val="auto"/>
          <w:sz w:val="20"/>
          <w:szCs w:val="20"/>
        </w:rPr>
        <w:t>–</w:t>
      </w:r>
      <w:r w:rsidRPr="008A19E8">
        <w:rPr>
          <w:i w:val="0"/>
          <w:color w:val="auto"/>
          <w:sz w:val="20"/>
          <w:szCs w:val="20"/>
        </w:rPr>
        <w:t xml:space="preserve"> Code defining how uncertainty was determined</w:t>
      </w:r>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8A19E8">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Raw_Std_Dev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CUBE_Std_Dev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w:t>
            </w:r>
            <w:proofErr w:type="gramStart"/>
            <w:r w:rsidRPr="002B2AC3">
              <w:rPr>
                <w:rFonts w:ascii="Calibri" w:eastAsia="Calibri" w:hAnsi="Calibri" w:cs="Calibri"/>
                <w:sz w:val="18"/>
                <w:lang w:val="en-GB"/>
              </w:rPr>
              <w:t>CUBE‘</w:t>
            </w:r>
            <w:proofErr w:type="gramEnd"/>
            <w:r w:rsidRPr="002B2AC3">
              <w:rPr>
                <w:rFonts w:ascii="Calibri" w:eastAsia="Calibri" w:hAnsi="Calibri" w:cs="Calibri"/>
                <w:sz w:val="18"/>
                <w:lang w:val="en-GB"/>
              </w:rPr>
              <w:t xml:space="preserv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Product_Uncert</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46ACC22A" w:rsidR="009D512D" w:rsidRPr="002B2AC3" w:rsidRDefault="00AC251D">
            <w:pPr>
              <w:spacing w:before="60" w:after="60"/>
              <w:ind w:left="2"/>
              <w:jc w:val="left"/>
              <w:rPr>
                <w:sz w:val="22"/>
                <w:lang w:val="en-GB"/>
              </w:rPr>
            </w:pPr>
            <w:r w:rsidRPr="002B2AC3">
              <w:rPr>
                <w:rFonts w:ascii="Calibri" w:eastAsia="Calibri" w:hAnsi="Calibri" w:cs="Calibri"/>
                <w:sz w:val="18"/>
                <w:lang w:val="en-GB"/>
              </w:rPr>
              <w:t xml:space="preserve">"Product Uncertainty" </w:t>
            </w:r>
            <w:r w:rsidR="00E6559A">
              <w:rPr>
                <w:rFonts w:ascii="Calibri" w:eastAsia="Calibri" w:hAnsi="Calibri" w:cs="Calibri"/>
                <w:sz w:val="18"/>
                <w:lang w:val="en-GB"/>
              </w:rPr>
              <w:t>–</w:t>
            </w:r>
            <w:r w:rsidRPr="002B2AC3">
              <w:rPr>
                <w:rFonts w:ascii="Calibri" w:eastAsia="Calibri" w:hAnsi="Calibri" w:cs="Calibri"/>
                <w:sz w:val="18"/>
                <w:lang w:val="en-GB"/>
              </w:rPr>
              <w:t xml:space="preserve"> </w:t>
            </w:r>
            <w:r w:rsidR="00E6559A">
              <w:rPr>
                <w:rFonts w:ascii="Calibri" w:eastAsia="Calibri" w:hAnsi="Calibri" w:cs="Calibri"/>
                <w:sz w:val="18"/>
                <w:lang w:val="en-GB"/>
              </w:rPr>
              <w:t xml:space="preserve">The greater of 1) standard deviation of the soundings contributing to the depth solution, or 2) the </w:t>
            </w:r>
            <w:r w:rsidR="00E6559A">
              <w:rPr>
                <w:rFonts w:ascii="Calibri" w:eastAsia="Calibri" w:hAnsi="Calibri" w:cs="Calibri"/>
                <w:i/>
                <w:sz w:val="18"/>
                <w:lang w:val="en-GB"/>
              </w:rPr>
              <w:t>a priori</w:t>
            </w:r>
            <w:r w:rsidR="00E6559A">
              <w:rPr>
                <w:rFonts w:ascii="Calibri" w:eastAsia="Calibri" w:hAnsi="Calibri" w:cs="Calibri"/>
                <w:sz w:val="18"/>
                <w:lang w:val="en-GB"/>
              </w:rPr>
              <w:t xml:space="preserve"> computed uncertainty estimate (</w:t>
            </w:r>
            <w:r w:rsidR="008A19E8">
              <w:rPr>
                <w:rFonts w:ascii="Calibri" w:eastAsia="Calibri" w:hAnsi="Calibri" w:cs="Calibri"/>
                <w:sz w:val="18"/>
                <w:lang w:val="en-GB"/>
              </w:rPr>
              <w:t>that is</w:t>
            </w:r>
            <w:r w:rsidR="00E6559A">
              <w:rPr>
                <w:rFonts w:ascii="Calibri" w:eastAsia="Calibri" w:hAnsi="Calibri" w:cs="Calibri"/>
                <w:sz w:val="18"/>
                <w:lang w:val="en-GB"/>
              </w:rPr>
              <w:t>, modelled Total Vertical Uncertainty</w:t>
            </w:r>
            <w:r w:rsidR="00C20FFD">
              <w:rPr>
                <w:rFonts w:ascii="Calibri" w:eastAsia="Calibri" w:hAnsi="Calibri" w:cs="Calibri"/>
                <w:sz w:val="18"/>
                <w:lang w:val="en-GB"/>
              </w:rPr>
              <w:t>)</w:t>
            </w:r>
            <w:del w:id="1355" w:author="Daniel Rohde" w:date="2022-12-20T00:06:00Z">
              <w:r w:rsidR="00E6559A">
                <w:rPr>
                  <w:rFonts w:ascii="Calibri" w:eastAsia="Calibri" w:hAnsi="Calibri" w:cs="Calibri"/>
                  <w:sz w:val="18"/>
                  <w:lang w:val="en-GB"/>
                </w:rPr>
                <w:delText xml:space="preserve"> reported at the 95% CL assuming Gaussian statistics</w:delText>
              </w:r>
              <w:r w:rsidRPr="002B2AC3">
                <w:rPr>
                  <w:rFonts w:ascii="Calibri" w:eastAsia="Calibri" w:hAnsi="Calibri" w:cs="Calibri"/>
                  <w:sz w:val="18"/>
                  <w:lang w:val="en-GB"/>
                </w:rPr>
                <w:delText xml:space="preserve"> </w:delText>
              </w:r>
            </w:del>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Historical_Std_Dev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8A19E8">
      <w:pPr>
        <w:spacing w:after="120"/>
        <w:rPr>
          <w:lang w:val="en-GB"/>
        </w:rPr>
      </w:pPr>
      <w:r w:rsidRPr="008C7844">
        <w:rPr>
          <w:lang w:val="en-GB"/>
        </w:rPr>
        <w:t xml:space="preserve"> </w:t>
      </w:r>
    </w:p>
    <w:p w14:paraId="001948DC" w14:textId="3291B384" w:rsidR="009D512D" w:rsidRPr="008C7844" w:rsidRDefault="00AC251D" w:rsidP="008A19E8">
      <w:pPr>
        <w:pStyle w:val="Heading2"/>
        <w:spacing w:before="120" w:after="200"/>
        <w:rPr>
          <w:lang w:val="en-GB"/>
        </w:rPr>
      </w:pPr>
      <w:bookmarkStart w:id="1356" w:name="_Toc105509283"/>
      <w:r w:rsidRPr="008C7844">
        <w:rPr>
          <w:lang w:val="en-GB"/>
        </w:rPr>
        <w:t xml:space="preserve">Structure </w:t>
      </w:r>
      <w:r w:rsidR="008A19E8">
        <w:rPr>
          <w:lang w:val="en-GB"/>
        </w:rPr>
        <w:t>m</w:t>
      </w:r>
      <w:r w:rsidRPr="008C7844">
        <w:rPr>
          <w:lang w:val="en-GB"/>
        </w:rPr>
        <w:t>etadata</w:t>
      </w:r>
      <w:bookmarkEnd w:id="1356"/>
      <w:r w:rsidRPr="008C7844">
        <w:rPr>
          <w:lang w:val="en-GB"/>
        </w:rPr>
        <w:t xml:space="preserve"> </w:t>
      </w:r>
    </w:p>
    <w:p w14:paraId="650CC2D6" w14:textId="1242758F" w:rsidR="009D512D" w:rsidRPr="008C7844" w:rsidRDefault="00AC251D" w:rsidP="008A19E8">
      <w:pPr>
        <w:spacing w:after="120"/>
        <w:rPr>
          <w:lang w:val="en-GB"/>
        </w:rPr>
      </w:pPr>
      <w:r w:rsidRPr="008C7844">
        <w:rPr>
          <w:lang w:val="en-GB"/>
        </w:rPr>
        <w:t xml:space="preserve">Structure metadata is used to describe the structure of an instance of a collection.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4E238322" w:rsidR="009D512D" w:rsidRDefault="002D719D" w:rsidP="008A19E8">
      <w:pPr>
        <w:spacing w:after="120"/>
        <w:rPr>
          <w:lang w:val="en-GB"/>
        </w:rPr>
      </w:pPr>
      <w:r w:rsidRPr="00CA62BA">
        <w:rPr>
          <w:lang w:val="en-GB"/>
        </w:rPr>
        <w:lastRenderedPageBreak/>
        <w:fldChar w:fldCharType="begin"/>
      </w:r>
      <w:r w:rsidRPr="00CA62BA">
        <w:rPr>
          <w:lang w:val="en-GB"/>
        </w:rPr>
        <w:instrText xml:space="preserve"> REF _Ref66115060 \h </w:instrText>
      </w:r>
      <w:r w:rsidR="00CA62BA" w:rsidRPr="00CA62BA">
        <w:rPr>
          <w:lang w:val="en-GB"/>
        </w:rPr>
        <w:instrText xml:space="preserve"> \* MERGEFORMAT </w:instrText>
      </w:r>
      <w:r w:rsidRPr="00CA62BA">
        <w:rPr>
          <w:lang w:val="en-GB"/>
        </w:rPr>
      </w:r>
      <w:r w:rsidRPr="00CA62BA">
        <w:rPr>
          <w:lang w:val="en-GB"/>
        </w:rPr>
        <w:fldChar w:fldCharType="separate"/>
      </w:r>
      <w:r w:rsidR="00D55292" w:rsidRPr="003173DB">
        <w:rPr>
          <w:color w:val="auto"/>
          <w:szCs w:val="20"/>
        </w:rPr>
        <w:t xml:space="preserve">Figure </w:t>
      </w:r>
      <w:r w:rsidR="00D55292" w:rsidRPr="00A14048">
        <w:rPr>
          <w:noProof/>
          <w:color w:val="auto"/>
          <w:szCs w:val="20"/>
        </w:rPr>
        <w:t>12</w:t>
      </w:r>
      <w:r w:rsidR="00D55292" w:rsidRPr="003173DB">
        <w:rPr>
          <w:noProof/>
          <w:color w:val="auto"/>
          <w:szCs w:val="20"/>
        </w:rPr>
        <w:noBreakHyphen/>
      </w:r>
      <w:r w:rsidR="00D55292" w:rsidRPr="00A14048">
        <w:rPr>
          <w:noProof/>
          <w:color w:val="auto"/>
          <w:szCs w:val="20"/>
        </w:rPr>
        <w:t>2</w:t>
      </w:r>
      <w:r w:rsidRPr="00CA62BA">
        <w:rPr>
          <w:lang w:val="en-GB"/>
        </w:rPr>
        <w:fldChar w:fldCharType="end"/>
      </w:r>
      <w:r>
        <w:rPr>
          <w:lang w:val="en-GB"/>
        </w:rPr>
        <w:t xml:space="preserve"> </w:t>
      </w:r>
      <w:r w:rsidR="00AC251D" w:rsidRPr="008C7844">
        <w:rPr>
          <w:lang w:val="en-GB"/>
        </w:rPr>
        <w:t xml:space="preserve">shows the </w:t>
      </w:r>
      <w:r w:rsidR="00AC251D" w:rsidRPr="008C7844">
        <w:rPr>
          <w:b/>
          <w:lang w:val="en-GB"/>
        </w:rPr>
        <w:t>S102_StructureMetadataBlock</w:t>
      </w:r>
      <w:r w:rsidR="00AC251D" w:rsidRPr="008C7844">
        <w:rPr>
          <w:lang w:val="en-GB"/>
        </w:rPr>
        <w:t xml:space="preserve">. The metadata block is generated by the inheritance of attributes from </w:t>
      </w:r>
      <w:proofErr w:type="gramStart"/>
      <w:r w:rsidR="00AC251D" w:rsidRPr="008C7844">
        <w:rPr>
          <w:lang w:val="en-GB"/>
        </w:rPr>
        <w:t>a number of</w:t>
      </w:r>
      <w:proofErr w:type="gramEnd"/>
      <w:r w:rsidR="00AC251D" w:rsidRPr="008C7844">
        <w:rPr>
          <w:lang w:val="en-GB"/>
        </w:rPr>
        <w:t xml:space="preserve"> ISO 19115 metadata classes and </w:t>
      </w:r>
      <w:r>
        <w:rPr>
          <w:lang w:val="en-GB"/>
        </w:rPr>
        <w:t xml:space="preserve">from </w:t>
      </w:r>
      <w:r w:rsidR="00AC251D" w:rsidRPr="008C7844">
        <w:rPr>
          <w:lang w:val="en-GB"/>
        </w:rPr>
        <w:t xml:space="preserve">two implementation classes for the horizontal and vertical reference system. This makes the metadata block a simple table. </w:t>
      </w:r>
    </w:p>
    <w:p w14:paraId="294979C3" w14:textId="39CEE8AC" w:rsidR="00874E9C" w:rsidRPr="00874E9C" w:rsidRDefault="00874E9C" w:rsidP="008A19E8">
      <w:pPr>
        <w:spacing w:after="120"/>
      </w:pPr>
      <w:r w:rsidRPr="00874E9C">
        <w:t xml:space="preserve">Metadata in </w:t>
      </w:r>
      <w:r w:rsidRPr="00874E9C">
        <w:rPr>
          <w:b/>
        </w:rPr>
        <w:t>S102_StructureMetadataBlock</w:t>
      </w:r>
      <w:r w:rsidRPr="00874E9C">
        <w:t xml:space="preserve"> is encoded </w:t>
      </w:r>
      <w:r w:rsidR="000F227C">
        <w:t xml:space="preserve">within a separate metadata xml file under the </w:t>
      </w:r>
      <w:r w:rsidR="000F227C" w:rsidRPr="00A14048">
        <w:rPr>
          <w:b/>
          <w:bCs/>
        </w:rPr>
        <w:t>S102_MetadataBlock</w:t>
      </w:r>
      <w:r w:rsidR="000F227C">
        <w:t xml:space="preserve"> root element.</w:t>
      </w:r>
    </w:p>
    <w:p w14:paraId="25D04A87" w14:textId="51C0EEC4" w:rsidR="00874E9C" w:rsidRDefault="00874E9C" w:rsidP="008A19E8">
      <w:pPr>
        <w:spacing w:after="120"/>
        <w:ind w:left="11" w:right="74"/>
        <w:jc w:val="center"/>
        <w:rPr>
          <w:noProof/>
          <w:lang w:eastAsia="ko-KR"/>
        </w:rPr>
      </w:pPr>
    </w:p>
    <w:p w14:paraId="6ED4F8CD" w14:textId="77777777" w:rsidR="002D719D" w:rsidRDefault="00A15663" w:rsidP="003173DB">
      <w:pPr>
        <w:keepNext/>
        <w:spacing w:before="240" w:after="120"/>
        <w:ind w:left="11" w:right="74"/>
        <w:jc w:val="center"/>
      </w:pPr>
      <w:r w:rsidRPr="00A14048">
        <w:rPr>
          <w:b/>
          <w:i/>
          <w:sz w:val="18"/>
          <w:lang w:val="de-DE"/>
          <w:rPrChange w:id="1357" w:author="Daniel Rohde" w:date="2022-12-20T00:06:00Z">
            <w:rPr>
              <w:b/>
              <w:i/>
              <w:sz w:val="18"/>
              <w:lang w:val="fr-FR"/>
            </w:rPr>
          </w:rPrChange>
        </w:rPr>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p>
    <w:p w14:paraId="42C7D504" w14:textId="2A7F2A7A" w:rsidR="004B4DF3" w:rsidRPr="003173DB" w:rsidRDefault="002D719D" w:rsidP="003173DB">
      <w:pPr>
        <w:pStyle w:val="Caption"/>
        <w:spacing w:before="120" w:after="120"/>
        <w:jc w:val="center"/>
        <w:rPr>
          <w:i w:val="0"/>
          <w:color w:val="auto"/>
          <w:sz w:val="20"/>
          <w:szCs w:val="20"/>
          <w:lang w:val="en-GB"/>
        </w:rPr>
      </w:pPr>
      <w:bookmarkStart w:id="1358" w:name="_Ref66115060"/>
      <w:r w:rsidRPr="003173DB">
        <w:rPr>
          <w:i w:val="0"/>
          <w:color w:val="auto"/>
          <w:sz w:val="20"/>
          <w:szCs w:val="20"/>
        </w:rPr>
        <w:t xml:space="preserve">Figure </w:t>
      </w:r>
      <w:r w:rsidR="00556898" w:rsidRPr="003173DB">
        <w:rPr>
          <w:i w:val="0"/>
          <w:color w:val="auto"/>
          <w:sz w:val="20"/>
          <w:szCs w:val="20"/>
        </w:rPr>
        <w:fldChar w:fldCharType="begin"/>
      </w:r>
      <w:r w:rsidR="00556898" w:rsidRPr="003173DB">
        <w:rPr>
          <w:i w:val="0"/>
          <w:color w:val="auto"/>
          <w:sz w:val="20"/>
          <w:szCs w:val="20"/>
        </w:rPr>
        <w:instrText xml:space="preserve"> STYLEREF 1 \s </w:instrText>
      </w:r>
      <w:r w:rsidR="00556898" w:rsidRPr="003173DB">
        <w:rPr>
          <w:i w:val="0"/>
          <w:color w:val="auto"/>
          <w:sz w:val="20"/>
          <w:szCs w:val="20"/>
        </w:rPr>
        <w:fldChar w:fldCharType="separate"/>
      </w:r>
      <w:r w:rsidR="00D55292">
        <w:rPr>
          <w:i w:val="0"/>
          <w:noProof/>
          <w:color w:val="auto"/>
          <w:sz w:val="20"/>
          <w:szCs w:val="20"/>
        </w:rPr>
        <w:t>12</w:t>
      </w:r>
      <w:r w:rsidR="00556898" w:rsidRPr="003173DB">
        <w:rPr>
          <w:i w:val="0"/>
          <w:color w:val="auto"/>
          <w:sz w:val="20"/>
          <w:szCs w:val="20"/>
        </w:rPr>
        <w:fldChar w:fldCharType="end"/>
      </w:r>
      <w:r w:rsidR="00556898" w:rsidRPr="003173DB">
        <w:rPr>
          <w:i w:val="0"/>
          <w:color w:val="auto"/>
          <w:sz w:val="20"/>
          <w:szCs w:val="20"/>
        </w:rPr>
        <w:noBreakHyphen/>
      </w:r>
      <w:r w:rsidR="00556898" w:rsidRPr="003173DB">
        <w:rPr>
          <w:i w:val="0"/>
          <w:color w:val="auto"/>
          <w:sz w:val="20"/>
          <w:szCs w:val="20"/>
        </w:rPr>
        <w:fldChar w:fldCharType="begin"/>
      </w:r>
      <w:r w:rsidR="00556898" w:rsidRPr="003173DB">
        <w:rPr>
          <w:i w:val="0"/>
          <w:color w:val="auto"/>
          <w:sz w:val="20"/>
          <w:szCs w:val="20"/>
        </w:rPr>
        <w:instrText xml:space="preserve"> SEQ Figure \* ARABIC \s 1 </w:instrText>
      </w:r>
      <w:r w:rsidR="00556898" w:rsidRPr="003173DB">
        <w:rPr>
          <w:i w:val="0"/>
          <w:color w:val="auto"/>
          <w:sz w:val="20"/>
          <w:szCs w:val="20"/>
        </w:rPr>
        <w:fldChar w:fldCharType="separate"/>
      </w:r>
      <w:r w:rsidR="00D55292">
        <w:rPr>
          <w:i w:val="0"/>
          <w:noProof/>
          <w:color w:val="auto"/>
          <w:sz w:val="20"/>
          <w:szCs w:val="20"/>
        </w:rPr>
        <w:t>2</w:t>
      </w:r>
      <w:r w:rsidR="00556898" w:rsidRPr="003173DB">
        <w:rPr>
          <w:i w:val="0"/>
          <w:color w:val="auto"/>
          <w:sz w:val="20"/>
          <w:szCs w:val="20"/>
        </w:rPr>
        <w:fldChar w:fldCharType="end"/>
      </w:r>
      <w:bookmarkEnd w:id="1358"/>
      <w:r w:rsidRPr="003173DB">
        <w:rPr>
          <w:i w:val="0"/>
          <w:color w:val="auto"/>
          <w:sz w:val="20"/>
          <w:szCs w:val="20"/>
        </w:rPr>
        <w:t xml:space="preserve"> </w:t>
      </w:r>
      <w:r w:rsidR="003173DB">
        <w:rPr>
          <w:i w:val="0"/>
          <w:color w:val="auto"/>
          <w:sz w:val="20"/>
          <w:szCs w:val="20"/>
        </w:rPr>
        <w:t>–</w:t>
      </w:r>
      <w:r w:rsidRPr="003173DB">
        <w:rPr>
          <w:i w:val="0"/>
          <w:color w:val="auto"/>
          <w:sz w:val="20"/>
          <w:szCs w:val="20"/>
        </w:rPr>
        <w:t xml:space="preserve"> S-102 Structure Metadata</w:t>
      </w:r>
    </w:p>
    <w:p w14:paraId="48E660D2" w14:textId="6CA1A397" w:rsidR="002D719D" w:rsidRPr="003173DB" w:rsidRDefault="002D719D" w:rsidP="003173DB">
      <w:pPr>
        <w:pStyle w:val="Caption"/>
        <w:keepNext/>
        <w:spacing w:before="120" w:after="120"/>
        <w:jc w:val="center"/>
        <w:rPr>
          <w:i w:val="0"/>
          <w:color w:val="auto"/>
          <w:sz w:val="20"/>
          <w:szCs w:val="20"/>
        </w:rPr>
      </w:pPr>
      <w:r w:rsidRPr="003173DB">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59" w:author="Daniel Rohde" w:date="2022-12-20T00:06:00Z">
        <w:r w:rsidR="00914B0A" w:rsidRPr="003173DB">
          <w:rPr>
            <w:i w:val="0"/>
            <w:color w:val="auto"/>
            <w:sz w:val="20"/>
            <w:szCs w:val="20"/>
          </w:rPr>
          <w:noBreakHyphen/>
        </w:r>
      </w:del>
      <w:ins w:id="1360"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5</w:t>
      </w:r>
      <w:r w:rsidR="00872C97">
        <w:rPr>
          <w:i w:val="0"/>
          <w:color w:val="auto"/>
          <w:sz w:val="20"/>
          <w:szCs w:val="20"/>
        </w:rPr>
        <w:fldChar w:fldCharType="end"/>
      </w:r>
      <w:r w:rsidRPr="003173DB">
        <w:rPr>
          <w:i w:val="0"/>
          <w:color w:val="auto"/>
          <w:sz w:val="20"/>
          <w:szCs w:val="20"/>
        </w:rPr>
        <w:t xml:space="preserve"> </w:t>
      </w:r>
      <w:r w:rsidR="003173DB">
        <w:rPr>
          <w:i w:val="0"/>
          <w:color w:val="auto"/>
          <w:sz w:val="20"/>
          <w:szCs w:val="20"/>
        </w:rPr>
        <w:t>–</w:t>
      </w:r>
      <w:r w:rsidRPr="003173DB">
        <w:rPr>
          <w:i w:val="0"/>
          <w:color w:val="auto"/>
          <w:sz w:val="20"/>
          <w:szCs w:val="20"/>
        </w:rPr>
        <w:t xml:space="preserve"> S102_StructureMetadataBlock class attributes</w:t>
      </w:r>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3173DB" w14:paraId="7E1D22B4" w14:textId="77777777" w:rsidTr="003173DB">
        <w:trPr>
          <w:cantSplit/>
          <w:tblHeader/>
        </w:trPr>
        <w:tc>
          <w:tcPr>
            <w:tcW w:w="8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1B6AB" w14:textId="77777777" w:rsidR="009D512D" w:rsidRPr="003173DB" w:rsidRDefault="00AC251D" w:rsidP="003173DB">
            <w:pPr>
              <w:spacing w:before="60" w:after="60"/>
              <w:ind w:right="-15"/>
              <w:jc w:val="left"/>
              <w:rPr>
                <w:sz w:val="16"/>
                <w:szCs w:val="16"/>
                <w:lang w:val="en-GB"/>
              </w:rPr>
            </w:pPr>
            <w:r w:rsidRPr="003173DB">
              <w:rPr>
                <w:b/>
                <w:sz w:val="16"/>
                <w:szCs w:val="16"/>
                <w:lang w:val="en-GB"/>
              </w:rPr>
              <w:t>Role Name</w:t>
            </w:r>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9A0CD" w14:textId="77777777" w:rsidR="009D512D" w:rsidRPr="003173DB" w:rsidRDefault="00AC251D" w:rsidP="003173DB">
            <w:pPr>
              <w:spacing w:before="60" w:after="60"/>
              <w:ind w:left="2" w:right="72"/>
              <w:jc w:val="left"/>
              <w:rPr>
                <w:sz w:val="16"/>
                <w:szCs w:val="16"/>
                <w:lang w:val="en-GB"/>
              </w:rPr>
            </w:pPr>
            <w:r w:rsidRPr="003173DB">
              <w:rPr>
                <w:b/>
                <w:sz w:val="16"/>
                <w:szCs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5ABAC8" w14:textId="77777777" w:rsidR="009D512D" w:rsidRPr="003173DB" w:rsidRDefault="00AC251D" w:rsidP="003173DB">
            <w:pPr>
              <w:spacing w:before="60" w:after="60"/>
              <w:ind w:left="1"/>
              <w:jc w:val="left"/>
              <w:rPr>
                <w:sz w:val="16"/>
                <w:szCs w:val="16"/>
                <w:lang w:val="en-GB"/>
              </w:rPr>
            </w:pPr>
            <w:r w:rsidRPr="003173DB">
              <w:rPr>
                <w:b/>
                <w:sz w:val="16"/>
                <w:szCs w:val="16"/>
                <w:lang w:val="en-GB"/>
              </w:rPr>
              <w:t>Description</w:t>
            </w:r>
            <w:r w:rsidRPr="003173DB">
              <w:rPr>
                <w:sz w:val="16"/>
                <w:szCs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BC4A1F" w14:textId="77777777" w:rsidR="009D512D" w:rsidRPr="003173DB" w:rsidRDefault="00AC251D" w:rsidP="003173DB">
            <w:pPr>
              <w:spacing w:before="60" w:after="60"/>
              <w:ind w:right="71"/>
              <w:jc w:val="center"/>
              <w:rPr>
                <w:sz w:val="16"/>
                <w:szCs w:val="16"/>
                <w:lang w:val="en-GB"/>
              </w:rPr>
            </w:pPr>
            <w:r w:rsidRPr="003173DB">
              <w:rPr>
                <w:b/>
                <w:sz w:val="16"/>
                <w:szCs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745B55" w14:textId="77777777" w:rsidR="009D512D" w:rsidRPr="003173DB" w:rsidRDefault="00AC251D" w:rsidP="003173DB">
            <w:pPr>
              <w:spacing w:before="60" w:after="60"/>
              <w:ind w:left="1" w:right="66"/>
              <w:jc w:val="left"/>
              <w:rPr>
                <w:sz w:val="16"/>
                <w:szCs w:val="16"/>
                <w:lang w:val="en-GB"/>
              </w:rPr>
            </w:pPr>
            <w:r w:rsidRPr="003173DB">
              <w:rPr>
                <w:b/>
                <w:sz w:val="16"/>
                <w:szCs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09E14" w14:textId="77777777" w:rsidR="009D512D" w:rsidRPr="003173DB" w:rsidRDefault="00AC251D" w:rsidP="003173DB">
            <w:pPr>
              <w:spacing w:before="60" w:after="60"/>
              <w:ind w:left="1"/>
              <w:jc w:val="left"/>
              <w:rPr>
                <w:sz w:val="16"/>
                <w:szCs w:val="16"/>
                <w:lang w:val="en-GB"/>
              </w:rPr>
            </w:pPr>
            <w:r w:rsidRPr="003173DB">
              <w:rPr>
                <w:b/>
                <w:sz w:val="16"/>
                <w:szCs w:val="16"/>
                <w:lang w:val="en-GB"/>
              </w:rPr>
              <w:t>Remarks</w:t>
            </w:r>
            <w:r w:rsidRPr="003173DB">
              <w:rPr>
                <w:sz w:val="16"/>
                <w:szCs w:val="16"/>
                <w:lang w:val="en-GB"/>
              </w:rPr>
              <w:t xml:space="preserve"> </w:t>
            </w:r>
          </w:p>
        </w:tc>
      </w:tr>
      <w:tr w:rsidR="003F213F" w:rsidRPr="003173DB" w14:paraId="296B767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100DCBFF" w:rsidR="009D512D" w:rsidRPr="003173DB" w:rsidRDefault="00AC251D" w:rsidP="003173DB">
            <w:pPr>
              <w:spacing w:before="60" w:after="60"/>
              <w:ind w:left="2"/>
              <w:jc w:val="left"/>
              <w:rPr>
                <w:sz w:val="16"/>
                <w:szCs w:val="16"/>
                <w:lang w:val="en-GB"/>
              </w:rPr>
            </w:pPr>
            <w:r w:rsidRPr="003173DB">
              <w:rPr>
                <w:sz w:val="16"/>
                <w:szCs w:val="16"/>
                <w:lang w:val="en-GB"/>
              </w:rPr>
              <w:t>S102_</w:t>
            </w:r>
            <w:del w:id="1361" w:author="Daniel Rohde" w:date="2022-12-20T00:06:00Z">
              <w:r w:rsidRPr="003173DB">
                <w:rPr>
                  <w:sz w:val="16"/>
                  <w:szCs w:val="16"/>
                  <w:lang w:val="en-GB"/>
                </w:rPr>
                <w:delText>StructuralMetadata</w:delText>
              </w:r>
            </w:del>
            <w:ins w:id="1362" w:author="Daniel Rohde" w:date="2022-12-20T00:06:00Z">
              <w:r w:rsidRPr="003173DB">
                <w:rPr>
                  <w:sz w:val="16"/>
                  <w:szCs w:val="16"/>
                  <w:lang w:val="en-GB"/>
                </w:rPr>
                <w:t>Structur</w:t>
              </w:r>
              <w:r w:rsidR="00B32897">
                <w:rPr>
                  <w:sz w:val="16"/>
                  <w:szCs w:val="16"/>
                  <w:lang w:val="en-GB"/>
                </w:rPr>
                <w:t>e</w:t>
              </w:r>
              <w:r w:rsidRPr="003173DB">
                <w:rPr>
                  <w:sz w:val="16"/>
                  <w:szCs w:val="16"/>
                  <w:lang w:val="en-GB"/>
                </w:rPr>
                <w:t>Metadata</w:t>
              </w:r>
            </w:ins>
            <w:r w:rsidRPr="003173DB">
              <w:rPr>
                <w:sz w:val="16"/>
                <w:szCs w:val="16"/>
                <w:lang w:val="en-GB"/>
              </w:rPr>
              <w:t xml:space="preserve"> </w:t>
            </w:r>
          </w:p>
          <w:p w14:paraId="0EC54A9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7C57BE17" w:rsidR="009D512D" w:rsidRPr="003173DB" w:rsidRDefault="00AC251D">
            <w:pPr>
              <w:spacing w:before="60" w:after="60"/>
              <w:ind w:left="1"/>
              <w:jc w:val="left"/>
              <w:rPr>
                <w:sz w:val="16"/>
                <w:szCs w:val="16"/>
                <w:lang w:val="en-GB"/>
              </w:rPr>
            </w:pPr>
            <w:r w:rsidRPr="003173DB">
              <w:rPr>
                <w:sz w:val="16"/>
                <w:szCs w:val="16"/>
                <w:lang w:val="en-GB"/>
              </w:rPr>
              <w:t xml:space="preserve">Container class for </w:t>
            </w:r>
            <w:del w:id="1363" w:author="Daniel Rohde" w:date="2022-12-20T00:06:00Z">
              <w:r w:rsidRPr="003173DB">
                <w:rPr>
                  <w:sz w:val="16"/>
                  <w:szCs w:val="16"/>
                  <w:lang w:val="en-GB"/>
                </w:rPr>
                <w:delText>structural</w:delText>
              </w:r>
            </w:del>
            <w:ins w:id="1364" w:author="Daniel Rohde" w:date="2022-12-20T00:06:00Z">
              <w:r w:rsidRPr="003173DB">
                <w:rPr>
                  <w:sz w:val="16"/>
                  <w:szCs w:val="16"/>
                  <w:lang w:val="en-GB"/>
                </w:rPr>
                <w:t>structur</w:t>
              </w:r>
              <w:r w:rsidR="00B32897">
                <w:rPr>
                  <w:sz w:val="16"/>
                  <w:szCs w:val="16"/>
                  <w:lang w:val="en-GB"/>
                </w:rPr>
                <w:t>e</w:t>
              </w:r>
            </w:ins>
            <w:r w:rsidRPr="003173DB">
              <w:rPr>
                <w:sz w:val="16"/>
                <w:szCs w:val="16"/>
                <w:lang w:val="en-GB"/>
              </w:rPr>
              <w:t xml:space="preserve">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C89F165"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maximumDisplayScale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Maximum display scale for the </w:t>
            </w:r>
            <w:r w:rsidR="000C0DCE" w:rsidRPr="003173DB">
              <w:rPr>
                <w:sz w:val="16"/>
                <w:szCs w:val="16"/>
                <w:lang w:val="en-GB"/>
              </w:rPr>
              <w:t xml:space="preserve">bathymetry </w:t>
            </w:r>
            <w:r w:rsidRPr="003173DB">
              <w:rPr>
                <w:sz w:val="16"/>
                <w:szCs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37B79E2E"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minimumDisplayScale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Minimum display scale for the </w:t>
            </w:r>
            <w:r w:rsidR="000C0DCE" w:rsidRPr="003173DB">
              <w:rPr>
                <w:sz w:val="16"/>
                <w:szCs w:val="16"/>
                <w:lang w:val="en-GB"/>
              </w:rPr>
              <w:t>bathymetry</w:t>
            </w:r>
            <w:r w:rsidRPr="003173DB">
              <w:rPr>
                <w:sz w:val="16"/>
                <w:szCs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A5803B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numberOfDimensions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Default = 2 </w:t>
            </w:r>
          </w:p>
          <w:p w14:paraId="5E54128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No other value is allowed </w:t>
            </w:r>
          </w:p>
        </w:tc>
      </w:tr>
      <w:tr w:rsidR="003F213F" w:rsidRPr="009B0EF2" w14:paraId="7BC3B17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3173DB" w:rsidRDefault="00AC251D" w:rsidP="003173DB">
            <w:pPr>
              <w:spacing w:before="60" w:after="60"/>
              <w:ind w:right="-15"/>
              <w:jc w:val="left"/>
              <w:rPr>
                <w:sz w:val="16"/>
                <w:szCs w:val="16"/>
                <w:lang w:val="en-GB"/>
              </w:rPr>
            </w:pPr>
            <w:r w:rsidRPr="003173DB">
              <w:rPr>
                <w:sz w:val="16"/>
                <w:szCs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axisDimensionProperties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MD_Dimension</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3173DB" w:rsidRDefault="00AC251D" w:rsidP="003173DB">
            <w:pPr>
              <w:spacing w:before="60" w:after="60"/>
              <w:ind w:left="1"/>
              <w:jc w:val="left"/>
              <w:rPr>
                <w:sz w:val="16"/>
                <w:szCs w:val="16"/>
                <w:lang w:val="fr-FR"/>
              </w:rPr>
            </w:pPr>
            <w:proofErr w:type="spellStart"/>
            <w:r w:rsidRPr="003173DB">
              <w:rPr>
                <w:sz w:val="16"/>
                <w:szCs w:val="16"/>
                <w:lang w:val="fr-FR"/>
              </w:rPr>
              <w:t>MD_Dimension</w:t>
            </w:r>
            <w:proofErr w:type="spellEnd"/>
            <w:r w:rsidRPr="003173DB">
              <w:rPr>
                <w:sz w:val="16"/>
                <w:szCs w:val="16"/>
                <w:lang w:val="fr-FR"/>
              </w:rPr>
              <w:t xml:space="preserve"> &lt;&lt;</w:t>
            </w:r>
            <w:proofErr w:type="spellStart"/>
            <w:r w:rsidRPr="003173DB">
              <w:rPr>
                <w:sz w:val="16"/>
                <w:szCs w:val="16"/>
                <w:lang w:val="fr-FR"/>
              </w:rPr>
              <w:t>DataType</w:t>
            </w:r>
            <w:proofErr w:type="spellEnd"/>
            <w:r w:rsidRPr="003173DB">
              <w:rPr>
                <w:sz w:val="16"/>
                <w:szCs w:val="16"/>
                <w:lang w:val="fr-FR"/>
              </w:rPr>
              <w:t xml:space="preserve">&gt;&gt; </w:t>
            </w:r>
            <w:proofErr w:type="spellStart"/>
            <w:r w:rsidRPr="003173DB">
              <w:rPr>
                <w:sz w:val="16"/>
                <w:szCs w:val="16"/>
                <w:lang w:val="fr-FR"/>
              </w:rPr>
              <w:t>dimensionName</w:t>
            </w:r>
            <w:proofErr w:type="spellEnd"/>
            <w:r w:rsidRPr="003173DB">
              <w:rPr>
                <w:sz w:val="16"/>
                <w:szCs w:val="16"/>
                <w:lang w:val="fr-FR"/>
              </w:rPr>
              <w:t xml:space="preserve"> and </w:t>
            </w:r>
            <w:proofErr w:type="spellStart"/>
            <w:r w:rsidRPr="003173DB">
              <w:rPr>
                <w:sz w:val="16"/>
                <w:szCs w:val="16"/>
                <w:lang w:val="fr-FR"/>
              </w:rPr>
              <w:t>dimensionSize</w:t>
            </w:r>
            <w:proofErr w:type="spellEnd"/>
            <w:r w:rsidRPr="003173DB">
              <w:rPr>
                <w:sz w:val="16"/>
                <w:szCs w:val="16"/>
                <w:lang w:val="fr-FR"/>
              </w:rPr>
              <w:t xml:space="preserve"> </w:t>
            </w:r>
          </w:p>
        </w:tc>
      </w:tr>
      <w:tr w:rsidR="003F213F" w:rsidRPr="003173DB" w14:paraId="0FB6633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cellGeometry</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3173DB" w:rsidRDefault="00AC251D" w:rsidP="003173DB">
            <w:pPr>
              <w:spacing w:before="60" w:after="60"/>
              <w:ind w:left="1" w:right="2"/>
              <w:jc w:val="left"/>
              <w:rPr>
                <w:sz w:val="16"/>
                <w:szCs w:val="16"/>
                <w:lang w:val="en-GB"/>
              </w:rPr>
            </w:pPr>
            <w:r w:rsidRPr="003173DB">
              <w:rPr>
                <w:sz w:val="16"/>
                <w:szCs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MD_CellGeomet</w:t>
            </w:r>
            <w:proofErr w:type="spellEnd"/>
            <w:r w:rsidRPr="003173DB">
              <w:rPr>
                <w:sz w:val="16"/>
                <w:szCs w:val="16"/>
                <w:lang w:val="en-GB"/>
              </w:rPr>
              <w:t xml:space="preserve"> </w:t>
            </w:r>
            <w:proofErr w:type="spellStart"/>
            <w:r w:rsidRPr="003173DB">
              <w:rPr>
                <w:sz w:val="16"/>
                <w:szCs w:val="16"/>
                <w:lang w:val="en-GB"/>
              </w:rPr>
              <w:t>ryCode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1E0EEA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transformationParameterA</w:t>
            </w:r>
            <w:proofErr w:type="spellEnd"/>
          </w:p>
          <w:p w14:paraId="3EE817B2"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vailability</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3173DB" w:rsidRDefault="00AC251D" w:rsidP="003173DB">
            <w:pPr>
              <w:spacing w:before="60" w:after="60"/>
              <w:ind w:left="1" w:right="275"/>
              <w:jc w:val="left"/>
              <w:rPr>
                <w:sz w:val="16"/>
                <w:szCs w:val="16"/>
                <w:lang w:val="en-GB"/>
              </w:rPr>
            </w:pPr>
            <w:r w:rsidRPr="003173DB">
              <w:rPr>
                <w:sz w:val="16"/>
                <w:szCs w:val="16"/>
                <w:lang w:val="en-GB"/>
              </w:rPr>
              <w:t xml:space="preserve">Indication of </w:t>
            </w:r>
            <w:proofErr w:type="gramStart"/>
            <w:r w:rsidRPr="003173DB">
              <w:rPr>
                <w:sz w:val="16"/>
                <w:szCs w:val="16"/>
                <w:lang w:val="en-GB"/>
              </w:rPr>
              <w:t>whether or not</w:t>
            </w:r>
            <w:proofErr w:type="gramEnd"/>
            <w:r w:rsidRPr="003173DB">
              <w:rPr>
                <w:sz w:val="16"/>
                <w:szCs w:val="16"/>
                <w:lang w:val="en-GB"/>
              </w:rPr>
              <w:t xml:space="preserve">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A074119" w:rsidR="009D512D" w:rsidRPr="003173DB" w:rsidRDefault="00AC251D" w:rsidP="003173DB">
            <w:pPr>
              <w:spacing w:before="60" w:after="60"/>
              <w:ind w:left="1"/>
              <w:jc w:val="left"/>
              <w:rPr>
                <w:sz w:val="16"/>
                <w:szCs w:val="16"/>
                <w:lang w:val="en-GB"/>
              </w:rPr>
            </w:pPr>
            <w:r w:rsidRPr="003173DB">
              <w:rPr>
                <w:sz w:val="16"/>
                <w:szCs w:val="16"/>
                <w:lang w:val="en-GB"/>
              </w:rPr>
              <w:t>1 = yes</w:t>
            </w:r>
            <w:r w:rsidR="00695424" w:rsidRPr="003173DB">
              <w:rPr>
                <w:sz w:val="16"/>
                <w:szCs w:val="16"/>
                <w:lang w:val="en-GB"/>
              </w:rPr>
              <w:t xml:space="preserve"> </w:t>
            </w:r>
          </w:p>
          <w:p w14:paraId="76F32BDD" w14:textId="762B42C5" w:rsidR="009D512D" w:rsidRPr="003173DB" w:rsidRDefault="00AC251D" w:rsidP="003173DB">
            <w:pPr>
              <w:spacing w:before="60" w:after="60"/>
              <w:ind w:left="1"/>
              <w:jc w:val="left"/>
              <w:rPr>
                <w:sz w:val="16"/>
                <w:szCs w:val="16"/>
                <w:lang w:val="en-GB"/>
              </w:rPr>
            </w:pPr>
            <w:r w:rsidRPr="003173DB">
              <w:rPr>
                <w:sz w:val="16"/>
                <w:szCs w:val="16"/>
                <w:lang w:val="en-GB"/>
              </w:rPr>
              <w:t>0 = no</w:t>
            </w:r>
            <w:r w:rsidR="00695424" w:rsidRPr="003173DB">
              <w:rPr>
                <w:sz w:val="16"/>
                <w:szCs w:val="16"/>
                <w:lang w:val="en-GB"/>
              </w:rPr>
              <w:t xml:space="preserve"> </w:t>
            </w:r>
          </w:p>
          <w:p w14:paraId="69E6AF53" w14:textId="46B5B473" w:rsidR="009D512D" w:rsidRPr="003173DB" w:rsidRDefault="003173DB" w:rsidP="003173DB">
            <w:pPr>
              <w:spacing w:before="60" w:after="60"/>
              <w:ind w:left="1"/>
              <w:jc w:val="left"/>
              <w:rPr>
                <w:sz w:val="16"/>
                <w:szCs w:val="16"/>
                <w:lang w:val="en-GB"/>
              </w:rPr>
            </w:pPr>
            <w:r>
              <w:rPr>
                <w:sz w:val="16"/>
                <w:szCs w:val="16"/>
                <w:lang w:val="en-GB"/>
              </w:rPr>
              <w:t>Mandatory and must be 1</w:t>
            </w:r>
          </w:p>
        </w:tc>
      </w:tr>
      <w:tr w:rsidR="003F213F" w:rsidRPr="003173DB" w14:paraId="550DD9D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vRefSystem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3173DB" w:rsidRDefault="005900A8" w:rsidP="003173DB">
            <w:pPr>
              <w:spacing w:before="60" w:after="60"/>
              <w:ind w:left="1"/>
              <w:jc w:val="left"/>
              <w:rPr>
                <w:sz w:val="16"/>
                <w:szCs w:val="16"/>
                <w:lang w:val="fr-FR"/>
              </w:rPr>
            </w:pPr>
            <w:proofErr w:type="spellStart"/>
            <w:r w:rsidRPr="003173DB">
              <w:rPr>
                <w:sz w:val="16"/>
                <w:szCs w:val="16"/>
                <w:lang w:val="fr-FR"/>
              </w:rPr>
              <w:t>MD</w:t>
            </w:r>
            <w:r w:rsidR="00AC251D" w:rsidRPr="003173DB">
              <w:rPr>
                <w:sz w:val="16"/>
                <w:szCs w:val="16"/>
                <w:lang w:val="fr-FR"/>
              </w:rPr>
              <w:t>_Identifier</w:t>
            </w:r>
            <w:proofErr w:type="spellEnd"/>
            <w:r w:rsidR="00AC251D" w:rsidRPr="003173DB">
              <w:rPr>
                <w:sz w:val="16"/>
                <w:szCs w:val="16"/>
                <w:lang w:val="fr-FR"/>
              </w:rPr>
              <w:t xml:space="preserve"> </w:t>
            </w:r>
            <w:r w:rsidR="00097E05" w:rsidRPr="003173DB">
              <w:rPr>
                <w:sz w:val="16"/>
                <w:szCs w:val="16"/>
                <w:lang w:val="fr-FR"/>
              </w:rPr>
              <w:t xml:space="preserve">&gt; code, </w:t>
            </w:r>
            <w:proofErr w:type="spellStart"/>
            <w:r w:rsidR="00097E05" w:rsidRPr="003173DB">
              <w:rPr>
                <w:sz w:val="16"/>
                <w:szCs w:val="16"/>
                <w:lang w:val="fr-FR"/>
              </w:rPr>
              <w:t>codespace</w:t>
            </w:r>
            <w:proofErr w:type="spellEnd"/>
            <w:r w:rsidR="00097E05" w:rsidRPr="003173DB">
              <w:rPr>
                <w:sz w:val="16"/>
                <w:szCs w:val="16"/>
                <w:lang w:val="fr-FR"/>
              </w:rPr>
              <w:t>,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3173DB" w:rsidRDefault="00097E05" w:rsidP="003173DB">
            <w:pPr>
              <w:spacing w:before="60" w:after="60"/>
              <w:ind w:left="1"/>
              <w:jc w:val="left"/>
              <w:rPr>
                <w:sz w:val="16"/>
                <w:szCs w:val="16"/>
                <w:lang w:val="en-GB"/>
              </w:rPr>
            </w:pPr>
            <w:r w:rsidRPr="003173DB">
              <w:rPr>
                <w:sz w:val="16"/>
                <w:szCs w:val="16"/>
                <w:lang w:val="en-GB"/>
              </w:rPr>
              <w:t>Must be the identifier</w:t>
            </w:r>
            <w:r w:rsidR="00FC7F17" w:rsidRPr="003173DB">
              <w:rPr>
                <w:sz w:val="16"/>
                <w:szCs w:val="16"/>
                <w:lang w:val="en-GB"/>
              </w:rPr>
              <w:t xml:space="preserve"> of a vertical reference system</w:t>
            </w:r>
          </w:p>
        </w:tc>
      </w:tr>
      <w:tr w:rsidR="003F213F" w:rsidRPr="003173DB" w14:paraId="506E6960"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hRefSystem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3173DB" w:rsidRDefault="00097E05" w:rsidP="003173DB">
            <w:pPr>
              <w:spacing w:before="60" w:after="60"/>
              <w:ind w:left="1"/>
              <w:jc w:val="left"/>
              <w:rPr>
                <w:sz w:val="16"/>
                <w:szCs w:val="16"/>
                <w:lang w:val="fr-FR"/>
              </w:rPr>
            </w:pPr>
            <w:proofErr w:type="spellStart"/>
            <w:r w:rsidRPr="003173DB">
              <w:rPr>
                <w:sz w:val="16"/>
                <w:szCs w:val="16"/>
                <w:lang w:val="fr-FR"/>
              </w:rPr>
              <w:t>MD</w:t>
            </w:r>
            <w:r w:rsidR="00AC251D" w:rsidRPr="003173DB">
              <w:rPr>
                <w:sz w:val="16"/>
                <w:szCs w:val="16"/>
                <w:lang w:val="fr-FR"/>
              </w:rPr>
              <w:t>_Identifier</w:t>
            </w:r>
            <w:proofErr w:type="spellEnd"/>
            <w:r w:rsidR="00AC251D" w:rsidRPr="003173DB">
              <w:rPr>
                <w:sz w:val="16"/>
                <w:szCs w:val="16"/>
                <w:lang w:val="fr-FR"/>
              </w:rPr>
              <w:t xml:space="preserve"> </w:t>
            </w:r>
            <w:r w:rsidRPr="003173DB">
              <w:rPr>
                <w:sz w:val="16"/>
                <w:szCs w:val="16"/>
                <w:lang w:val="fr-FR"/>
              </w:rPr>
              <w:t xml:space="preserve">&gt; code, </w:t>
            </w:r>
            <w:proofErr w:type="spellStart"/>
            <w:r w:rsidRPr="003173DB">
              <w:rPr>
                <w:sz w:val="16"/>
                <w:szCs w:val="16"/>
                <w:lang w:val="fr-FR"/>
              </w:rPr>
              <w:t>codespace</w:t>
            </w:r>
            <w:proofErr w:type="spellEnd"/>
            <w:r w:rsidRPr="003173DB">
              <w:rPr>
                <w:sz w:val="16"/>
                <w:szCs w:val="16"/>
                <w:lang w:val="fr-FR"/>
              </w:rPr>
              <w:t>,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03744353" w:rsidR="009D512D" w:rsidRPr="003173DB" w:rsidRDefault="00097E05" w:rsidP="003173DB">
            <w:pPr>
              <w:spacing w:before="60" w:after="60"/>
              <w:ind w:left="1"/>
              <w:jc w:val="left"/>
              <w:rPr>
                <w:sz w:val="16"/>
                <w:szCs w:val="16"/>
                <w:lang w:val="en-GB"/>
              </w:rPr>
            </w:pPr>
            <w:r w:rsidRPr="003173DB">
              <w:rPr>
                <w:sz w:val="16"/>
                <w:szCs w:val="16"/>
                <w:lang w:val="en-GB"/>
              </w:rPr>
              <w:t>Must be the identifier of a vertical reference system from</w:t>
            </w:r>
            <w:r w:rsidR="003A54A7" w:rsidRPr="003173DB">
              <w:rPr>
                <w:sz w:val="16"/>
                <w:szCs w:val="16"/>
                <w:lang w:val="en-GB"/>
              </w:rPr>
              <w:t xml:space="preserve"> </w:t>
            </w:r>
            <w:r w:rsidR="003A54A7" w:rsidRPr="003173DB">
              <w:rPr>
                <w:sz w:val="16"/>
                <w:szCs w:val="16"/>
                <w:lang w:val="en-GB"/>
              </w:rPr>
              <w:fldChar w:fldCharType="begin"/>
            </w:r>
            <w:r w:rsidR="003A54A7" w:rsidRPr="003173DB">
              <w:rPr>
                <w:sz w:val="16"/>
                <w:szCs w:val="16"/>
                <w:lang w:val="en-GB"/>
              </w:rPr>
              <w:instrText xml:space="preserve"> REF _Ref66112313 \h  \* MERGEFORMAT </w:instrText>
            </w:r>
            <w:r w:rsidR="003A54A7" w:rsidRPr="003173DB">
              <w:rPr>
                <w:sz w:val="16"/>
                <w:szCs w:val="16"/>
                <w:lang w:val="en-GB"/>
              </w:rPr>
            </w:r>
            <w:r w:rsidR="003A54A7" w:rsidRPr="003173DB">
              <w:rPr>
                <w:sz w:val="16"/>
                <w:szCs w:val="16"/>
                <w:lang w:val="en-GB"/>
              </w:rPr>
              <w:fldChar w:fldCharType="separate"/>
            </w:r>
            <w:r w:rsidR="00D55292" w:rsidRPr="00A14048">
              <w:rPr>
                <w:bCs/>
                <w:sz w:val="16"/>
                <w:szCs w:val="16"/>
              </w:rPr>
              <w:t xml:space="preserve">Table </w:t>
            </w:r>
            <w:r w:rsidR="00D55292" w:rsidRPr="00A14048">
              <w:rPr>
                <w:bCs/>
                <w:noProof/>
                <w:sz w:val="16"/>
                <w:szCs w:val="16"/>
              </w:rPr>
              <w:t>5</w:t>
            </w:r>
            <w:r w:rsidR="00D55292" w:rsidRPr="00A14048">
              <w:rPr>
                <w:bCs/>
                <w:noProof/>
                <w:sz w:val="16"/>
                <w:szCs w:val="16"/>
              </w:rPr>
              <w:noBreakHyphen/>
              <w:t>1</w:t>
            </w:r>
            <w:r w:rsidR="003A54A7" w:rsidRPr="003173DB">
              <w:rPr>
                <w:sz w:val="16"/>
                <w:szCs w:val="16"/>
                <w:lang w:val="en-GB"/>
              </w:rPr>
              <w:fldChar w:fldCharType="end"/>
            </w:r>
            <w:r w:rsidR="00FC7F17" w:rsidRPr="003173DB">
              <w:rPr>
                <w:sz w:val="16"/>
                <w:szCs w:val="16"/>
                <w:lang w:val="en-GB"/>
              </w:rPr>
              <w:t xml:space="preserve"> EPSG Codes</w:t>
            </w:r>
          </w:p>
        </w:tc>
      </w:tr>
      <w:tr w:rsidR="003F213F" w:rsidRPr="003173DB" w14:paraId="41B003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accessConstraints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4D246AFF" w:rsidR="009D512D" w:rsidRPr="003173DB" w:rsidRDefault="00AC251D">
            <w:pPr>
              <w:spacing w:before="60" w:after="60"/>
              <w:ind w:left="1" w:right="14"/>
              <w:jc w:val="left"/>
              <w:rPr>
                <w:sz w:val="16"/>
                <w:szCs w:val="16"/>
                <w:lang w:val="en-GB"/>
              </w:rPr>
            </w:pPr>
            <w:r w:rsidRPr="003173DB">
              <w:rPr>
                <w:sz w:val="16"/>
                <w:szCs w:val="16"/>
                <w:lang w:val="en-GB"/>
              </w:rPr>
              <w:t>Access constraints applied to assure the protection of privacy or intellectual property</w:t>
            </w:r>
            <w:del w:id="1365" w:author="Daniel Rohde" w:date="2022-12-20T00:06:00Z">
              <w:r w:rsidRPr="003173DB">
                <w:rPr>
                  <w:sz w:val="16"/>
                  <w:szCs w:val="16"/>
                  <w:lang w:val="en-GB"/>
                </w:rPr>
                <w:delText>,</w:delText>
              </w:r>
            </w:del>
            <w:ins w:id="1366" w:author="Daniel Rohde" w:date="2022-12-20T00:06:00Z">
              <w:r w:rsidR="00B32897">
                <w:rPr>
                  <w:sz w:val="16"/>
                  <w:szCs w:val="16"/>
                  <w:lang w:val="en-GB"/>
                </w:rPr>
                <w:t xml:space="preserve"> </w:t>
              </w:r>
            </w:ins>
            <w:r w:rsidRPr="003173DB">
              <w:rPr>
                <w:sz w:val="16"/>
                <w:szCs w:val="16"/>
                <w:lang w:val="en-GB"/>
              </w:rPr>
              <w:t xml:space="preserve">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3173DB" w:rsidRDefault="00201E94" w:rsidP="003173DB">
            <w:pPr>
              <w:spacing w:before="60" w:after="60"/>
              <w:ind w:right="38"/>
              <w:jc w:val="center"/>
              <w:rPr>
                <w:sz w:val="16"/>
                <w:szCs w:val="16"/>
                <w:lang w:val="en-GB"/>
              </w:rPr>
            </w:pPr>
            <w:proofErr w:type="gramStart"/>
            <w:r w:rsidRPr="003173DB">
              <w:rPr>
                <w:sz w:val="16"/>
                <w:szCs w:val="16"/>
                <w:lang w:val="en-GB"/>
              </w:rPr>
              <w:t>0..</w:t>
            </w:r>
            <w:r w:rsidR="00AC251D" w:rsidRPr="003173DB">
              <w:rPr>
                <w:sz w:val="16"/>
                <w:szCs w:val="16"/>
                <w:lang w:val="en-GB"/>
              </w:rPr>
              <w:t>*</w:t>
            </w:r>
            <w:proofErr w:type="gram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MD_Restriction</w:t>
            </w:r>
            <w:proofErr w:type="spellEnd"/>
            <w:r w:rsidRPr="003173DB">
              <w:rPr>
                <w:sz w:val="16"/>
                <w:szCs w:val="16"/>
                <w:lang w:val="en-GB"/>
              </w:rPr>
              <w:t xml:space="preserve">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611E6DEB"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useConstraints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3173DB" w:rsidRDefault="00201E94" w:rsidP="003173DB">
            <w:pPr>
              <w:spacing w:before="60" w:after="60"/>
              <w:ind w:right="38"/>
              <w:jc w:val="center"/>
              <w:rPr>
                <w:sz w:val="16"/>
                <w:szCs w:val="16"/>
                <w:lang w:val="en-GB"/>
              </w:rPr>
            </w:pPr>
            <w:proofErr w:type="gramStart"/>
            <w:r w:rsidRPr="003173DB">
              <w:rPr>
                <w:sz w:val="16"/>
                <w:szCs w:val="16"/>
                <w:lang w:val="en-GB"/>
              </w:rPr>
              <w:t>0..</w:t>
            </w:r>
            <w:r w:rsidR="00AC251D" w:rsidRPr="003173DB">
              <w:rPr>
                <w:sz w:val="16"/>
                <w:szCs w:val="16"/>
                <w:lang w:val="en-GB"/>
              </w:rPr>
              <w:t>*</w:t>
            </w:r>
            <w:proofErr w:type="gram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MD_Restriction</w:t>
            </w:r>
            <w:proofErr w:type="spellEnd"/>
            <w:r w:rsidRPr="003173DB">
              <w:rPr>
                <w:sz w:val="16"/>
                <w:szCs w:val="16"/>
                <w:lang w:val="en-GB"/>
              </w:rPr>
              <w:t xml:space="preserve">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4D0C2D4"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otherConstraints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3173DB" w:rsidRDefault="00AC251D" w:rsidP="003173DB">
            <w:pPr>
              <w:spacing w:before="60" w:after="60"/>
              <w:ind w:left="1" w:right="45"/>
              <w:jc w:val="left"/>
              <w:rPr>
                <w:sz w:val="16"/>
                <w:szCs w:val="16"/>
                <w:lang w:val="en-GB"/>
              </w:rPr>
            </w:pPr>
            <w:r w:rsidRPr="003173DB">
              <w:rPr>
                <w:sz w:val="16"/>
                <w:szCs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3173DB" w:rsidRDefault="00201E94" w:rsidP="003173DB">
            <w:pPr>
              <w:spacing w:before="60" w:after="60"/>
              <w:ind w:right="38"/>
              <w:jc w:val="center"/>
              <w:rPr>
                <w:sz w:val="16"/>
                <w:szCs w:val="16"/>
                <w:lang w:val="en-GB"/>
              </w:rPr>
            </w:pPr>
            <w:proofErr w:type="gramStart"/>
            <w:r w:rsidRPr="003173DB">
              <w:rPr>
                <w:sz w:val="16"/>
                <w:szCs w:val="16"/>
                <w:lang w:val="en-GB"/>
              </w:rPr>
              <w:t>0..</w:t>
            </w:r>
            <w:r w:rsidR="00AC251D" w:rsidRPr="003173DB">
              <w:rPr>
                <w:sz w:val="16"/>
                <w:szCs w:val="16"/>
                <w:lang w:val="en-GB"/>
              </w:rPr>
              <w:t>*</w:t>
            </w:r>
            <w:proofErr w:type="gramEnd"/>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7D6455F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MD_Classificatio</w:t>
            </w:r>
            <w:proofErr w:type="spellEnd"/>
            <w:r w:rsidRPr="003173DB">
              <w:rPr>
                <w:sz w:val="16"/>
                <w:szCs w:val="16"/>
                <w:lang w:val="en-GB"/>
              </w:rPr>
              <w:t xml:space="preserve"> </w:t>
            </w:r>
            <w:proofErr w:type="spellStart"/>
            <w:r w:rsidRPr="003173DB">
              <w:rPr>
                <w:sz w:val="16"/>
                <w:szCs w:val="16"/>
                <w:lang w:val="en-GB"/>
              </w:rPr>
              <w:t>nCode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B3404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userNote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3173DB" w:rsidRDefault="00AC251D" w:rsidP="003173DB">
            <w:pPr>
              <w:spacing w:before="60" w:after="60"/>
              <w:ind w:right="36"/>
              <w:jc w:val="center"/>
              <w:rPr>
                <w:sz w:val="16"/>
                <w:szCs w:val="16"/>
                <w:lang w:val="en-GB"/>
              </w:rPr>
            </w:pPr>
            <w:r w:rsidRPr="003173DB">
              <w:rPr>
                <w:sz w:val="16"/>
                <w:szCs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4D994BC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classificationSystem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749447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handlingDescription</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4B6AB35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MD_Dimension</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456C77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dimensionName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3173DB" w:rsidRDefault="00AC251D" w:rsidP="003173DB">
            <w:pPr>
              <w:spacing w:before="60" w:after="60"/>
              <w:jc w:val="left"/>
              <w:rPr>
                <w:sz w:val="16"/>
                <w:szCs w:val="16"/>
                <w:lang w:val="en-GB"/>
              </w:rPr>
            </w:pPr>
            <w:r w:rsidRPr="003173DB">
              <w:rPr>
                <w:sz w:val="16"/>
                <w:szCs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MD_DimensionT</w:t>
            </w:r>
            <w:proofErr w:type="spellEnd"/>
            <w:r w:rsidRPr="003173DB">
              <w:rPr>
                <w:sz w:val="16"/>
                <w:szCs w:val="16"/>
                <w:lang w:val="en-GB"/>
              </w:rPr>
              <w:t xml:space="preserve"> </w:t>
            </w:r>
            <w:proofErr w:type="spellStart"/>
            <w:r w:rsidRPr="003173DB">
              <w:rPr>
                <w:sz w:val="16"/>
                <w:szCs w:val="16"/>
                <w:lang w:val="en-GB"/>
              </w:rPr>
              <w:t>ypeCode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4F8BDD1F" w:rsidR="009D512D" w:rsidRPr="003173DB" w:rsidRDefault="00AC251D" w:rsidP="003173DB">
            <w:pPr>
              <w:spacing w:before="60" w:after="60"/>
              <w:jc w:val="left"/>
              <w:rPr>
                <w:sz w:val="16"/>
                <w:szCs w:val="16"/>
                <w:lang w:val="en-GB"/>
              </w:rPr>
            </w:pPr>
            <w:r w:rsidRPr="003173DB">
              <w:rPr>
                <w:sz w:val="16"/>
                <w:szCs w:val="16"/>
                <w:lang w:val="en-GB"/>
              </w:rPr>
              <w:t>Defaults are "row" and "column".</w:t>
            </w:r>
            <w:r w:rsidR="00695424" w:rsidRPr="003173DB">
              <w:rPr>
                <w:sz w:val="16"/>
                <w:szCs w:val="16"/>
                <w:lang w:val="en-GB"/>
              </w:rPr>
              <w:t xml:space="preserve"> </w:t>
            </w:r>
            <w:r w:rsidRPr="003173DB">
              <w:rPr>
                <w:sz w:val="16"/>
                <w:szCs w:val="16"/>
                <w:lang w:val="en-GB"/>
              </w:rPr>
              <w:t xml:space="preserve">No other value is allowed </w:t>
            </w:r>
          </w:p>
        </w:tc>
      </w:tr>
      <w:tr w:rsidR="003F213F" w:rsidRPr="003173DB" w14:paraId="1E9A07C8"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dimensionSize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3173DB" w:rsidRDefault="00AC251D" w:rsidP="003173DB">
            <w:pPr>
              <w:spacing w:before="60" w:after="60"/>
              <w:jc w:val="left"/>
              <w:rPr>
                <w:sz w:val="16"/>
                <w:szCs w:val="16"/>
                <w:lang w:val="en-GB"/>
              </w:rPr>
            </w:pPr>
            <w:r w:rsidRPr="003173DB">
              <w:rPr>
                <w:sz w:val="16"/>
                <w:szCs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3173DB" w:rsidRDefault="00AC251D" w:rsidP="003173DB">
            <w:pPr>
              <w:spacing w:before="60" w:after="60"/>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3173DB" w:rsidRDefault="00AC251D" w:rsidP="003173DB">
            <w:pPr>
              <w:spacing w:before="60" w:after="60"/>
              <w:jc w:val="left"/>
              <w:rPr>
                <w:sz w:val="16"/>
                <w:szCs w:val="16"/>
                <w:lang w:val="en-GB"/>
              </w:rPr>
            </w:pPr>
            <w:r w:rsidRPr="003173DB">
              <w:rPr>
                <w:sz w:val="16"/>
                <w:szCs w:val="16"/>
                <w:lang w:val="en-GB"/>
              </w:rPr>
              <w:t xml:space="preserve"> </w:t>
            </w:r>
          </w:p>
        </w:tc>
      </w:tr>
      <w:tr w:rsidR="003F213F" w:rsidRPr="003173DB" w14:paraId="1E2C4E1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3173DB" w:rsidRDefault="00AC251D" w:rsidP="003173DB">
            <w:pPr>
              <w:spacing w:before="60" w:after="60"/>
              <w:jc w:val="left"/>
              <w:rPr>
                <w:sz w:val="16"/>
                <w:szCs w:val="16"/>
                <w:lang w:val="en-GB"/>
              </w:rPr>
            </w:pPr>
            <w:r w:rsidRPr="003173DB">
              <w:rPr>
                <w:sz w:val="16"/>
                <w:szCs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3173DB" w:rsidRDefault="00AC251D" w:rsidP="003173DB">
            <w:pPr>
              <w:spacing w:before="60" w:after="60"/>
              <w:jc w:val="left"/>
              <w:rPr>
                <w:sz w:val="16"/>
                <w:szCs w:val="16"/>
                <w:lang w:val="en-GB"/>
              </w:rPr>
            </w:pPr>
            <w:r w:rsidRPr="003173DB">
              <w:rPr>
                <w:sz w:val="16"/>
                <w:szCs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3173DB" w:rsidRDefault="00201E94" w:rsidP="003173DB">
            <w:pPr>
              <w:spacing w:before="60" w:after="60"/>
              <w:ind w:right="12"/>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3173DB" w:rsidRDefault="00AC251D" w:rsidP="003173DB">
            <w:pPr>
              <w:spacing w:before="60" w:after="60"/>
              <w:jc w:val="left"/>
              <w:rPr>
                <w:sz w:val="16"/>
                <w:szCs w:val="16"/>
                <w:lang w:val="en-GB"/>
              </w:rPr>
            </w:pPr>
            <w:r w:rsidRPr="003173DB">
              <w:rPr>
                <w:sz w:val="16"/>
                <w:szCs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3173DB" w:rsidRDefault="00AC251D" w:rsidP="003173DB">
            <w:pPr>
              <w:spacing w:before="60" w:after="60"/>
              <w:jc w:val="left"/>
              <w:rPr>
                <w:sz w:val="16"/>
                <w:szCs w:val="16"/>
                <w:lang w:val="en-GB"/>
              </w:rPr>
            </w:pPr>
            <w:r w:rsidRPr="003173DB">
              <w:rPr>
                <w:sz w:val="16"/>
                <w:szCs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4AB159B7" w:rsidR="009D512D" w:rsidRPr="008C7844" w:rsidRDefault="00AC251D" w:rsidP="008C6521">
      <w:pPr>
        <w:pStyle w:val="Heading3"/>
        <w:spacing w:before="120" w:after="120"/>
        <w:rPr>
          <w:lang w:val="en-GB"/>
        </w:rPr>
      </w:pPr>
      <w:bookmarkStart w:id="1367" w:name="_Toc105509284"/>
      <w:r w:rsidRPr="008C7844">
        <w:rPr>
          <w:lang w:val="en-GB"/>
        </w:rPr>
        <w:lastRenderedPageBreak/>
        <w:t xml:space="preserve">Quality </w:t>
      </w:r>
      <w:r w:rsidR="006B6154">
        <w:rPr>
          <w:lang w:val="en-GB"/>
        </w:rPr>
        <w:t>m</w:t>
      </w:r>
      <w:r w:rsidRPr="008C7844">
        <w:rPr>
          <w:lang w:val="en-GB"/>
        </w:rPr>
        <w:t>etadata</w:t>
      </w:r>
      <w:bookmarkEnd w:id="1367"/>
      <w:r w:rsidRPr="008C7844">
        <w:rPr>
          <w:lang w:val="en-GB"/>
        </w:rPr>
        <w:t xml:space="preserve"> </w:t>
      </w:r>
    </w:p>
    <w:p w14:paraId="7BAFCF35" w14:textId="1D468AB6" w:rsidR="009D512D" w:rsidRDefault="00AC251D" w:rsidP="008C6521">
      <w:pPr>
        <w:spacing w:after="120"/>
        <w:rPr>
          <w:lang w:val="en-GB"/>
        </w:rPr>
      </w:pPr>
      <w:r w:rsidRPr="008C7844">
        <w:rPr>
          <w:lang w:val="en-GB"/>
        </w:rPr>
        <w:t xml:space="preserve">Quality metadata is used to describe the quality of the data in an instance of a collection. </w:t>
      </w:r>
      <w:r w:rsidR="002D719D" w:rsidRPr="00CA62BA">
        <w:rPr>
          <w:lang w:val="en-GB"/>
        </w:rPr>
        <w:fldChar w:fldCharType="begin"/>
      </w:r>
      <w:r w:rsidR="002D719D" w:rsidRPr="00CA62BA">
        <w:rPr>
          <w:lang w:val="en-GB"/>
        </w:rPr>
        <w:instrText xml:space="preserve"> REF _Ref66115284 \h </w:instrText>
      </w:r>
      <w:r w:rsidR="00CA62BA" w:rsidRPr="00CA62BA">
        <w:rPr>
          <w:lang w:val="en-GB"/>
        </w:rPr>
        <w:instrText xml:space="preserve"> \* MERGEFORMAT </w:instrText>
      </w:r>
      <w:r w:rsidR="002D719D" w:rsidRPr="00CA62BA">
        <w:rPr>
          <w:lang w:val="en-GB"/>
        </w:rPr>
      </w:r>
      <w:r w:rsidR="002D719D" w:rsidRPr="00CA62BA">
        <w:rPr>
          <w:lang w:val="en-GB"/>
        </w:rPr>
        <w:fldChar w:fldCharType="separate"/>
      </w:r>
      <w:r w:rsidR="00D55292" w:rsidRPr="008C6521">
        <w:rPr>
          <w:color w:val="auto"/>
          <w:szCs w:val="20"/>
        </w:rPr>
        <w:t xml:space="preserve">Figure </w:t>
      </w:r>
      <w:r w:rsidR="00D55292" w:rsidRPr="00A14048">
        <w:rPr>
          <w:noProof/>
          <w:color w:val="auto"/>
          <w:szCs w:val="20"/>
        </w:rPr>
        <w:t>12</w:t>
      </w:r>
      <w:r w:rsidR="00D55292" w:rsidRPr="008C6521">
        <w:rPr>
          <w:noProof/>
          <w:color w:val="auto"/>
          <w:szCs w:val="20"/>
        </w:rPr>
        <w:noBreakHyphen/>
      </w:r>
      <w:r w:rsidR="00D55292" w:rsidRPr="00A14048">
        <w:rPr>
          <w:noProof/>
          <w:color w:val="auto"/>
          <w:szCs w:val="20"/>
        </w:rPr>
        <w:t>3</w:t>
      </w:r>
      <w:r w:rsidR="002D719D" w:rsidRPr="00CA62BA">
        <w:rPr>
          <w:lang w:val="en-GB"/>
        </w:rPr>
        <w:fldChar w:fldCharType="end"/>
      </w:r>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proofErr w:type="spellStart"/>
      <w:r w:rsidRPr="008C7844">
        <w:rPr>
          <w:b/>
          <w:lang w:val="en-GB"/>
        </w:rPr>
        <w:t>DQ_DataQuality</w:t>
      </w:r>
      <w:proofErr w:type="spellEnd"/>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proofErr w:type="spellStart"/>
      <w:r w:rsidRPr="008C7844">
        <w:rPr>
          <w:b/>
          <w:lang w:val="en-GB"/>
        </w:rPr>
        <w:t>LI_Scope</w:t>
      </w:r>
      <w:proofErr w:type="spellEnd"/>
      <w:r w:rsidRPr="008C7844">
        <w:rPr>
          <w:b/>
          <w:lang w:val="en-GB"/>
        </w:rPr>
        <w:t xml:space="preserve"> </w:t>
      </w:r>
      <w:r w:rsidRPr="008C7844">
        <w:rPr>
          <w:lang w:val="en-GB"/>
        </w:rPr>
        <w:t xml:space="preserve">and </w:t>
      </w:r>
      <w:proofErr w:type="spellStart"/>
      <w:r w:rsidRPr="008C7844">
        <w:rPr>
          <w:b/>
          <w:lang w:val="en-GB"/>
        </w:rPr>
        <w:t>LI_ProcessStep</w:t>
      </w:r>
      <w:proofErr w:type="spellEnd"/>
      <w:r w:rsidRPr="008C7844">
        <w:rPr>
          <w:lang w:val="en-GB"/>
        </w:rPr>
        <w:t>. Only some of the attributes of the referenced ISO 19115 classes are implemented.</w:t>
      </w:r>
    </w:p>
    <w:p w14:paraId="7DD7DF98" w14:textId="1A1F3F95" w:rsidR="000F227C" w:rsidRPr="00874E9C" w:rsidRDefault="00FC7F17" w:rsidP="008C6521">
      <w:pPr>
        <w:spacing w:after="120"/>
      </w:pPr>
      <w:r w:rsidRPr="00FC7F17">
        <w:t xml:space="preserve">Metadata in </w:t>
      </w:r>
      <w:r w:rsidRPr="00FC7F17">
        <w:rPr>
          <w:b/>
        </w:rPr>
        <w:t>S102_QualityMetadataBlock</w:t>
      </w:r>
      <w:r w:rsidRPr="00FC7F17">
        <w:t xml:space="preserve"> is </w:t>
      </w:r>
      <w:r w:rsidR="000F227C">
        <w:t xml:space="preserve">encoded within a separate metadata xml file under the </w:t>
      </w:r>
      <w:r w:rsidR="000F227C" w:rsidRPr="00C83936">
        <w:rPr>
          <w:b/>
          <w:bCs/>
        </w:rPr>
        <w:t>S102_MetadataBlock</w:t>
      </w:r>
      <w:r w:rsidR="000F227C">
        <w:t xml:space="preserve"> root element.</w:t>
      </w:r>
    </w:p>
    <w:p w14:paraId="20D02DDF" w14:textId="558612A8" w:rsidR="002D719D" w:rsidRDefault="00190F95" w:rsidP="008C6521">
      <w:r w:rsidRPr="00650774">
        <w:rPr>
          <w:lang w:val="de-DE"/>
          <w:rPrChange w:id="1368" w:author="Daniel Rohde" w:date="2022-12-20T00:06:00Z">
            <w:rPr>
              <w:lang w:val="fr-FR"/>
            </w:rPr>
          </w:rPrChange>
        </w:rPr>
        <w:drawing>
          <wp:inline distT="0" distB="0" distL="0" distR="0" wp14:anchorId="144E6A87" wp14:editId="3F31D5B5">
            <wp:extent cx="5875020" cy="5652041"/>
            <wp:effectExtent l="0" t="0" r="0" b="6350"/>
            <wp:docPr id="267633" name="Picture 2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1495" t="1866" r="33761" b="34109"/>
                    <a:stretch/>
                  </pic:blipFill>
                  <pic:spPr bwMode="auto">
                    <a:xfrm>
                      <a:off x="0" y="0"/>
                      <a:ext cx="5879082" cy="5655948"/>
                    </a:xfrm>
                    <a:prstGeom prst="rect">
                      <a:avLst/>
                    </a:prstGeom>
                    <a:noFill/>
                    <a:ln>
                      <a:noFill/>
                    </a:ln>
                    <a:extLst>
                      <a:ext uri="{53640926-AAD7-44D8-BBD7-CCE9431645EC}">
                        <a14:shadowObscured xmlns:a14="http://schemas.microsoft.com/office/drawing/2010/main"/>
                      </a:ext>
                    </a:extLst>
                  </pic:spPr>
                </pic:pic>
              </a:graphicData>
            </a:graphic>
          </wp:inline>
        </w:drawing>
      </w:r>
    </w:p>
    <w:p w14:paraId="0D104B63" w14:textId="6AFA1F96" w:rsidR="00BB26F8" w:rsidRPr="008C6521" w:rsidRDefault="002D719D" w:rsidP="008C6521">
      <w:pPr>
        <w:pStyle w:val="Caption"/>
        <w:spacing w:before="120" w:after="120"/>
        <w:jc w:val="center"/>
        <w:rPr>
          <w:i w:val="0"/>
          <w:color w:val="auto"/>
          <w:sz w:val="20"/>
          <w:szCs w:val="20"/>
          <w:lang w:val="en-GB"/>
        </w:rPr>
      </w:pPr>
      <w:bookmarkStart w:id="1369" w:name="_Ref66115284"/>
      <w:r w:rsidRPr="008C6521">
        <w:rPr>
          <w:i w:val="0"/>
          <w:color w:val="auto"/>
          <w:sz w:val="20"/>
          <w:szCs w:val="20"/>
        </w:rPr>
        <w:t xml:space="preserve">Figure </w:t>
      </w:r>
      <w:r w:rsidR="00556898" w:rsidRPr="008C6521">
        <w:rPr>
          <w:b w:val="0"/>
          <w:iCs w:val="0"/>
          <w:color w:val="auto"/>
          <w:szCs w:val="20"/>
        </w:rPr>
        <w:fldChar w:fldCharType="begin"/>
      </w:r>
      <w:r w:rsidR="00556898" w:rsidRPr="008C6521">
        <w:rPr>
          <w:i w:val="0"/>
          <w:color w:val="auto"/>
          <w:sz w:val="20"/>
          <w:szCs w:val="20"/>
        </w:rPr>
        <w:instrText xml:space="preserve"> STYLEREF 1 \s </w:instrText>
      </w:r>
      <w:r w:rsidR="00556898" w:rsidRPr="008C6521">
        <w:rPr>
          <w:b w:val="0"/>
          <w:iCs w:val="0"/>
          <w:color w:val="auto"/>
          <w:szCs w:val="20"/>
        </w:rPr>
        <w:fldChar w:fldCharType="separate"/>
      </w:r>
      <w:r w:rsidR="00D55292">
        <w:rPr>
          <w:i w:val="0"/>
          <w:noProof/>
          <w:color w:val="auto"/>
          <w:sz w:val="20"/>
          <w:szCs w:val="20"/>
        </w:rPr>
        <w:t>12</w:t>
      </w:r>
      <w:r w:rsidR="00556898" w:rsidRPr="008C6521">
        <w:rPr>
          <w:b w:val="0"/>
          <w:iCs w:val="0"/>
          <w:color w:val="auto"/>
          <w:szCs w:val="20"/>
        </w:rPr>
        <w:fldChar w:fldCharType="end"/>
      </w:r>
      <w:r w:rsidR="00556898" w:rsidRPr="008C6521">
        <w:rPr>
          <w:i w:val="0"/>
          <w:color w:val="auto"/>
          <w:sz w:val="20"/>
          <w:szCs w:val="20"/>
        </w:rPr>
        <w:noBreakHyphen/>
      </w:r>
      <w:r w:rsidR="00556898" w:rsidRPr="008C6521">
        <w:rPr>
          <w:b w:val="0"/>
          <w:iCs w:val="0"/>
          <w:color w:val="auto"/>
          <w:szCs w:val="20"/>
        </w:rPr>
        <w:fldChar w:fldCharType="begin"/>
      </w:r>
      <w:r w:rsidR="00556898" w:rsidRPr="008C6521">
        <w:rPr>
          <w:i w:val="0"/>
          <w:color w:val="auto"/>
          <w:sz w:val="20"/>
          <w:szCs w:val="20"/>
        </w:rPr>
        <w:instrText xml:space="preserve"> SEQ Figure \* ARABIC \s 1 </w:instrText>
      </w:r>
      <w:r w:rsidR="00556898" w:rsidRPr="008C6521">
        <w:rPr>
          <w:b w:val="0"/>
          <w:iCs w:val="0"/>
          <w:color w:val="auto"/>
          <w:szCs w:val="20"/>
        </w:rPr>
        <w:fldChar w:fldCharType="separate"/>
      </w:r>
      <w:r w:rsidR="00D55292">
        <w:rPr>
          <w:i w:val="0"/>
          <w:noProof/>
          <w:color w:val="auto"/>
          <w:sz w:val="20"/>
          <w:szCs w:val="20"/>
        </w:rPr>
        <w:t>3</w:t>
      </w:r>
      <w:r w:rsidR="00556898" w:rsidRPr="008C6521">
        <w:rPr>
          <w:b w:val="0"/>
          <w:iCs w:val="0"/>
          <w:color w:val="auto"/>
          <w:szCs w:val="20"/>
        </w:rPr>
        <w:fldChar w:fldCharType="end"/>
      </w:r>
      <w:bookmarkEnd w:id="1369"/>
      <w:r w:rsidRPr="008C6521">
        <w:rPr>
          <w:i w:val="0"/>
          <w:color w:val="auto"/>
          <w:sz w:val="20"/>
          <w:szCs w:val="20"/>
        </w:rPr>
        <w:t xml:space="preserve"> </w:t>
      </w:r>
      <w:r w:rsidR="008C6521">
        <w:rPr>
          <w:i w:val="0"/>
          <w:color w:val="auto"/>
          <w:sz w:val="20"/>
          <w:szCs w:val="20"/>
        </w:rPr>
        <w:t>–</w:t>
      </w:r>
      <w:r w:rsidRPr="008C6521">
        <w:rPr>
          <w:i w:val="0"/>
          <w:color w:val="auto"/>
          <w:sz w:val="20"/>
          <w:szCs w:val="20"/>
        </w:rPr>
        <w:t xml:space="preserve"> S-102 Quality Metadata</w:t>
      </w:r>
    </w:p>
    <w:p w14:paraId="4528C0CC" w14:textId="45A47F59" w:rsidR="009D512D" w:rsidRPr="008C7844" w:rsidRDefault="002D719D" w:rsidP="008C6521">
      <w:pPr>
        <w:spacing w:after="120"/>
        <w:rPr>
          <w:lang w:val="en-GB"/>
        </w:rPr>
      </w:pPr>
      <w:r w:rsidRPr="00CA62BA">
        <w:rPr>
          <w:lang w:val="en-GB"/>
        </w:rPr>
        <w:fldChar w:fldCharType="begin"/>
      </w:r>
      <w:r w:rsidRPr="00CA62BA">
        <w:rPr>
          <w:lang w:val="en-GB"/>
        </w:rPr>
        <w:instrText xml:space="preserve"> REF _Ref66115394 \h </w:instrText>
      </w:r>
      <w:r w:rsidR="00CA62BA" w:rsidRPr="00CA62BA">
        <w:rPr>
          <w:lang w:val="en-GB"/>
        </w:rPr>
        <w:instrText xml:space="preserve"> \* MERGEFORMAT </w:instrText>
      </w:r>
      <w:r w:rsidRPr="00CA62BA">
        <w:rPr>
          <w:lang w:val="en-GB"/>
        </w:rPr>
      </w:r>
      <w:r w:rsidRPr="00CA62BA">
        <w:rPr>
          <w:lang w:val="en-GB"/>
        </w:rPr>
        <w:fldChar w:fldCharType="separate"/>
      </w:r>
      <w:r w:rsidR="00D55292" w:rsidRPr="008C6521">
        <w:rPr>
          <w:color w:val="auto"/>
          <w:szCs w:val="20"/>
        </w:rPr>
        <w:t xml:space="preserve">Table </w:t>
      </w:r>
      <w:r w:rsidR="00D55292" w:rsidRPr="00A14048">
        <w:rPr>
          <w:noProof/>
          <w:color w:val="auto"/>
          <w:szCs w:val="20"/>
        </w:rPr>
        <w:t>12</w:t>
      </w:r>
      <w:r w:rsidR="00D55292" w:rsidRPr="008C6521">
        <w:rPr>
          <w:noProof/>
          <w:color w:val="auto"/>
          <w:szCs w:val="20"/>
        </w:rPr>
        <w:noBreakHyphen/>
      </w:r>
      <w:r w:rsidR="00D55292" w:rsidRPr="00A14048">
        <w:rPr>
          <w:noProof/>
          <w:color w:val="auto"/>
          <w:szCs w:val="20"/>
        </w:rPr>
        <w:t>6</w:t>
      </w:r>
      <w:r w:rsidRPr="00CA62BA">
        <w:rPr>
          <w:lang w:val="en-GB"/>
        </w:rPr>
        <w:fldChar w:fldCharType="end"/>
      </w:r>
      <w:r>
        <w:rPr>
          <w:lang w:val="en-GB"/>
        </w:rPr>
        <w:t xml:space="preserve"> </w:t>
      </w:r>
      <w:r w:rsidR="00AC251D" w:rsidRPr="008C7844">
        <w:rPr>
          <w:lang w:val="en-GB"/>
        </w:rPr>
        <w:t>provides a description of each attribute of the S102_QualityMetadataBlock class attributes and those of its components.</w:t>
      </w:r>
    </w:p>
    <w:p w14:paraId="42DFFA43" w14:textId="09298F2F" w:rsidR="002D719D" w:rsidRPr="008C6521" w:rsidRDefault="002D719D" w:rsidP="008C6521">
      <w:pPr>
        <w:pStyle w:val="Caption"/>
        <w:keepNext/>
        <w:spacing w:before="120" w:after="120"/>
        <w:jc w:val="center"/>
        <w:rPr>
          <w:i w:val="0"/>
          <w:color w:val="auto"/>
          <w:sz w:val="20"/>
          <w:szCs w:val="20"/>
        </w:rPr>
      </w:pPr>
      <w:bookmarkStart w:id="1370" w:name="_Ref66115394"/>
      <w:r w:rsidRPr="008C6521">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71" w:author="Daniel Rohde" w:date="2022-12-20T00:06:00Z">
        <w:r w:rsidR="00914B0A" w:rsidRPr="008C6521">
          <w:rPr>
            <w:i w:val="0"/>
            <w:color w:val="auto"/>
            <w:sz w:val="20"/>
            <w:szCs w:val="20"/>
          </w:rPr>
          <w:noBreakHyphen/>
        </w:r>
      </w:del>
      <w:ins w:id="1372"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6</w:t>
      </w:r>
      <w:r w:rsidR="00872C97">
        <w:rPr>
          <w:i w:val="0"/>
          <w:color w:val="auto"/>
          <w:sz w:val="20"/>
          <w:szCs w:val="20"/>
        </w:rPr>
        <w:fldChar w:fldCharType="end"/>
      </w:r>
      <w:bookmarkEnd w:id="1370"/>
      <w:r w:rsidRPr="008C6521">
        <w:rPr>
          <w:i w:val="0"/>
          <w:color w:val="auto"/>
          <w:sz w:val="20"/>
          <w:szCs w:val="20"/>
        </w:rPr>
        <w:t xml:space="preserve"> </w:t>
      </w:r>
      <w:r w:rsidR="008C6521">
        <w:rPr>
          <w:i w:val="0"/>
          <w:color w:val="auto"/>
          <w:sz w:val="20"/>
          <w:szCs w:val="20"/>
        </w:rPr>
        <w:t>–</w:t>
      </w:r>
      <w:r w:rsidRPr="008C6521">
        <w:rPr>
          <w:i w:val="0"/>
          <w:color w:val="auto"/>
          <w:sz w:val="20"/>
          <w:szCs w:val="20"/>
        </w:rPr>
        <w:t xml:space="preserve"> Quality Metadata Block description</w:t>
      </w:r>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F187BFB"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629C1" w14:textId="77777777" w:rsidR="009D512D" w:rsidRPr="008C6521" w:rsidRDefault="00AC251D" w:rsidP="008C6521">
            <w:pPr>
              <w:spacing w:before="60" w:after="60"/>
              <w:jc w:val="left"/>
              <w:rPr>
                <w:sz w:val="16"/>
                <w:szCs w:val="16"/>
                <w:lang w:val="en-GB"/>
              </w:rPr>
            </w:pPr>
            <w:r w:rsidRPr="008C6521">
              <w:rPr>
                <w:b/>
                <w:sz w:val="16"/>
                <w:szCs w:val="16"/>
                <w:lang w:val="en-GB"/>
              </w:rPr>
              <w:t>Role Name</w:t>
            </w:r>
            <w:r w:rsidRPr="008C6521">
              <w:rPr>
                <w:sz w:val="16"/>
                <w:szCs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4C7920" w14:textId="77777777" w:rsidR="009D512D" w:rsidRPr="008C6521" w:rsidRDefault="00AC251D" w:rsidP="008C6521">
            <w:pPr>
              <w:spacing w:before="60" w:after="60"/>
              <w:ind w:left="1"/>
              <w:jc w:val="left"/>
              <w:rPr>
                <w:sz w:val="16"/>
                <w:szCs w:val="16"/>
                <w:lang w:val="en-GB"/>
              </w:rPr>
            </w:pPr>
            <w:r w:rsidRPr="008C6521">
              <w:rPr>
                <w:b/>
                <w:sz w:val="16"/>
                <w:szCs w:val="16"/>
                <w:lang w:val="en-GB"/>
              </w:rPr>
              <w:t>Name</w:t>
            </w:r>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CF9A51" w14:textId="77777777" w:rsidR="009D512D" w:rsidRPr="008C6521" w:rsidRDefault="00AC251D" w:rsidP="008C6521">
            <w:pPr>
              <w:spacing w:before="60" w:after="60"/>
              <w:ind w:left="1"/>
              <w:jc w:val="left"/>
              <w:rPr>
                <w:sz w:val="16"/>
                <w:szCs w:val="16"/>
                <w:lang w:val="en-GB"/>
              </w:rPr>
            </w:pPr>
            <w:r w:rsidRPr="008C6521">
              <w:rPr>
                <w:b/>
                <w:sz w:val="16"/>
                <w:szCs w:val="16"/>
                <w:lang w:val="en-GB"/>
              </w:rPr>
              <w:t>Description</w:t>
            </w:r>
            <w:r w:rsidRPr="008C6521">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5FD929" w14:textId="77777777" w:rsidR="009D512D" w:rsidRPr="008C6521" w:rsidRDefault="00AC251D" w:rsidP="008C6521">
            <w:pPr>
              <w:spacing w:before="60" w:after="60"/>
              <w:ind w:right="25"/>
              <w:jc w:val="center"/>
              <w:rPr>
                <w:sz w:val="16"/>
                <w:szCs w:val="16"/>
                <w:lang w:val="en-GB"/>
              </w:rPr>
            </w:pPr>
            <w:r w:rsidRPr="008C6521">
              <w:rPr>
                <w:b/>
                <w:sz w:val="16"/>
                <w:szCs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1ADB87" w14:textId="77777777" w:rsidR="009D512D" w:rsidRPr="008C6521" w:rsidRDefault="00AC251D" w:rsidP="008C6521">
            <w:pPr>
              <w:spacing w:before="60" w:after="60"/>
              <w:jc w:val="left"/>
              <w:rPr>
                <w:sz w:val="16"/>
                <w:szCs w:val="16"/>
                <w:lang w:val="en-GB"/>
              </w:rPr>
            </w:pPr>
            <w:r w:rsidRPr="008C6521">
              <w:rPr>
                <w:b/>
                <w:sz w:val="16"/>
                <w:szCs w:val="16"/>
                <w:lang w:val="en-GB"/>
              </w:rPr>
              <w:t>Type</w:t>
            </w: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649799" w14:textId="77777777" w:rsidR="009D512D" w:rsidRPr="008C6521" w:rsidRDefault="00AC251D" w:rsidP="008C6521">
            <w:pPr>
              <w:spacing w:before="60" w:after="60"/>
              <w:ind w:left="1"/>
              <w:jc w:val="left"/>
              <w:rPr>
                <w:sz w:val="16"/>
                <w:szCs w:val="16"/>
                <w:lang w:val="en-GB"/>
              </w:rPr>
            </w:pPr>
            <w:r w:rsidRPr="008C6521">
              <w:rPr>
                <w:b/>
                <w:sz w:val="16"/>
                <w:szCs w:val="16"/>
                <w:lang w:val="en-GB"/>
              </w:rPr>
              <w:t>Remarks</w:t>
            </w:r>
            <w:r w:rsidRPr="008C6521">
              <w:rPr>
                <w:sz w:val="16"/>
                <w:szCs w:val="16"/>
                <w:lang w:val="en-GB"/>
              </w:rPr>
              <w:t xml:space="preserve"> </w:t>
            </w:r>
          </w:p>
        </w:tc>
      </w:tr>
      <w:tr w:rsidR="009D512D" w:rsidRPr="008C7844" w14:paraId="4111919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8C6521" w:rsidRDefault="005F0F76" w:rsidP="008C6521">
            <w:pPr>
              <w:spacing w:before="60" w:after="60"/>
              <w:ind w:left="1"/>
              <w:jc w:val="left"/>
              <w:rPr>
                <w:sz w:val="16"/>
                <w:szCs w:val="16"/>
                <w:lang w:val="en-GB"/>
              </w:rPr>
            </w:pPr>
            <w:r w:rsidRPr="008C6521">
              <w:rPr>
                <w:sz w:val="16"/>
                <w:szCs w:val="16"/>
                <w:lang w:val="en-GB"/>
              </w:rPr>
              <w:t>S102_QualityMetadataBloc</w:t>
            </w:r>
            <w:r w:rsidR="00AC251D" w:rsidRPr="008C6521">
              <w:rPr>
                <w:sz w:val="16"/>
                <w:szCs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7B16E3A0"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8C6521" w:rsidRDefault="00AC251D" w:rsidP="008C6521">
            <w:pPr>
              <w:spacing w:before="60" w:after="60"/>
              <w:jc w:val="left"/>
              <w:rPr>
                <w:sz w:val="16"/>
                <w:szCs w:val="16"/>
                <w:lang w:val="en-GB"/>
              </w:rPr>
            </w:pPr>
            <w:r w:rsidRPr="008C6521">
              <w:rPr>
                <w:sz w:val="16"/>
                <w:szCs w:val="16"/>
                <w:lang w:val="en-GB"/>
              </w:rPr>
              <w:lastRenderedPageBreak/>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DQ_Scope</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26D423D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323DF0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8C6521" w:rsidRDefault="00AC251D" w:rsidP="008C6521">
            <w:pPr>
              <w:spacing w:before="60" w:after="60"/>
              <w:ind w:left="1" w:right="5"/>
              <w:jc w:val="left"/>
              <w:rPr>
                <w:sz w:val="16"/>
                <w:szCs w:val="16"/>
                <w:lang w:val="en-GB"/>
              </w:rPr>
            </w:pPr>
            <w:r w:rsidRPr="008C6521">
              <w:rPr>
                <w:sz w:val="16"/>
                <w:szCs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6098D1D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sourceCitation</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8C6521" w:rsidRDefault="00AC251D" w:rsidP="008C6521">
            <w:pPr>
              <w:spacing w:before="60" w:after="60"/>
              <w:ind w:left="1" w:right="19"/>
              <w:jc w:val="left"/>
              <w:rPr>
                <w:sz w:val="16"/>
                <w:szCs w:val="16"/>
                <w:lang w:val="en-GB"/>
              </w:rPr>
            </w:pPr>
            <w:r w:rsidRPr="008C6521">
              <w:rPr>
                <w:sz w:val="16"/>
                <w:szCs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8C6521" w:rsidRDefault="00AC251D" w:rsidP="008C6521">
            <w:pPr>
              <w:spacing w:before="60" w:after="60"/>
              <w:jc w:val="left"/>
              <w:rPr>
                <w:sz w:val="16"/>
                <w:szCs w:val="16"/>
                <w:lang w:val="en-GB"/>
              </w:rPr>
            </w:pPr>
            <w:r w:rsidRPr="008C6521">
              <w:rPr>
                <w:sz w:val="16"/>
                <w:szCs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8C6521" w:rsidRDefault="00785127" w:rsidP="008C6521">
            <w:pPr>
              <w:spacing w:before="60" w:after="60"/>
              <w:ind w:left="1"/>
              <w:jc w:val="left"/>
              <w:rPr>
                <w:sz w:val="16"/>
                <w:szCs w:val="16"/>
              </w:rPr>
            </w:pPr>
            <w:r w:rsidRPr="008C6521">
              <w:rPr>
                <w:sz w:val="16"/>
                <w:szCs w:val="16"/>
              </w:rPr>
              <w:t xml:space="preserve">Required items are </w:t>
            </w:r>
            <w:proofErr w:type="spellStart"/>
            <w:proofErr w:type="gramStart"/>
            <w:r w:rsidRPr="008C6521">
              <w:rPr>
                <w:sz w:val="16"/>
                <w:szCs w:val="16"/>
              </w:rPr>
              <w:t>citation.title</w:t>
            </w:r>
            <w:proofErr w:type="spellEnd"/>
            <w:proofErr w:type="gramEnd"/>
            <w:r w:rsidRPr="008C6521">
              <w:rPr>
                <w:sz w:val="16"/>
                <w:szCs w:val="16"/>
              </w:rPr>
              <w:t xml:space="preserve"> and </w:t>
            </w:r>
            <w:proofErr w:type="spellStart"/>
            <w:r w:rsidRPr="008C6521">
              <w:rPr>
                <w:sz w:val="16"/>
                <w:szCs w:val="16"/>
              </w:rPr>
              <w:t>citation.date</w:t>
            </w:r>
            <w:proofErr w:type="spellEnd"/>
          </w:p>
        </w:tc>
      </w:tr>
      <w:tr w:rsidR="009D512D" w:rsidRPr="008C7844" w14:paraId="396D788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511D86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dateTime</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EF93D9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8C6521" w:rsidRDefault="00AC251D" w:rsidP="008C6521">
            <w:pPr>
              <w:spacing w:before="60" w:after="60"/>
              <w:ind w:left="1" w:right="14"/>
              <w:jc w:val="left"/>
              <w:rPr>
                <w:sz w:val="16"/>
                <w:szCs w:val="16"/>
                <w:lang w:val="en-GB"/>
              </w:rPr>
            </w:pPr>
            <w:r w:rsidRPr="008C6521">
              <w:rPr>
                <w:sz w:val="16"/>
                <w:szCs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8C6521" w:rsidRDefault="00AC251D" w:rsidP="008C6521">
            <w:pPr>
              <w:spacing w:before="60" w:after="60"/>
              <w:jc w:val="left"/>
              <w:rPr>
                <w:sz w:val="16"/>
                <w:szCs w:val="16"/>
                <w:lang w:val="en-GB"/>
              </w:rPr>
            </w:pPr>
            <w:r w:rsidRPr="008C6521">
              <w:rPr>
                <w:sz w:val="16"/>
                <w:szCs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01474C7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8C6521" w:rsidRDefault="00AC251D" w:rsidP="008C6521">
            <w:pPr>
              <w:spacing w:before="60" w:after="60"/>
              <w:ind w:left="1" w:right="43"/>
              <w:jc w:val="left"/>
              <w:rPr>
                <w:sz w:val="16"/>
                <w:szCs w:val="16"/>
                <w:lang w:val="en-GB"/>
              </w:rPr>
            </w:pPr>
            <w:r w:rsidRPr="008C6521">
              <w:rPr>
                <w:sz w:val="16"/>
                <w:szCs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CI_</w:t>
            </w:r>
            <w:r w:rsidR="00F20D36" w:rsidRPr="008C6521">
              <w:rPr>
                <w:sz w:val="16"/>
                <w:szCs w:val="16"/>
                <w:lang w:val="en-GB"/>
              </w:rPr>
              <w:t>Responsibility</w:t>
            </w:r>
            <w:proofErr w:type="spellEnd"/>
            <w:r w:rsidR="00F20D36"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8C6521" w:rsidRDefault="00785127" w:rsidP="008C6521">
            <w:pPr>
              <w:spacing w:before="60" w:after="60"/>
              <w:ind w:left="1"/>
              <w:jc w:val="left"/>
              <w:rPr>
                <w:sz w:val="16"/>
                <w:szCs w:val="16"/>
                <w:lang w:val="en-GB"/>
              </w:rPr>
            </w:pPr>
            <w:r w:rsidRPr="008C6521">
              <w:rPr>
                <w:sz w:val="16"/>
                <w:szCs w:val="16"/>
              </w:rPr>
              <w:t>See S-100 Part 4a Tables 4a-2 and 4a-3 for required items</w:t>
            </w:r>
          </w:p>
        </w:tc>
      </w:tr>
      <w:tr w:rsidR="009D512D" w:rsidRPr="008C7844" w14:paraId="2145FD6C"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DQ_Scope</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B2223BA"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8C6521" w:rsidRDefault="005F0F76" w:rsidP="008C6521">
            <w:pPr>
              <w:spacing w:before="60" w:after="60"/>
              <w:ind w:right="30"/>
              <w:jc w:val="center"/>
              <w:rPr>
                <w:sz w:val="16"/>
                <w:szCs w:val="16"/>
                <w:lang w:val="en-GB"/>
              </w:rPr>
            </w:pPr>
            <w:proofErr w:type="gramStart"/>
            <w:r w:rsidRPr="008C6521">
              <w:rPr>
                <w:sz w:val="16"/>
                <w:szCs w:val="16"/>
                <w:lang w:val="en-GB"/>
              </w:rPr>
              <w:t>0..</w:t>
            </w:r>
            <w:r w:rsidR="00AC251D" w:rsidRPr="008C6521">
              <w:rPr>
                <w:sz w:val="16"/>
                <w:szCs w:val="16"/>
                <w:lang w:val="en-GB"/>
              </w:rPr>
              <w:t>*</w:t>
            </w:r>
            <w:proofErr w:type="gramEnd"/>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8C6521" w:rsidRDefault="00AC251D" w:rsidP="008C6521">
            <w:pPr>
              <w:spacing w:before="60" w:after="60"/>
              <w:jc w:val="left"/>
              <w:rPr>
                <w:sz w:val="16"/>
                <w:szCs w:val="16"/>
                <w:lang w:val="en-GB"/>
              </w:rPr>
            </w:pPr>
            <w:r w:rsidRPr="008C6521">
              <w:rPr>
                <w:sz w:val="16"/>
                <w:szCs w:val="16"/>
                <w:lang w:val="en-GB"/>
              </w:rPr>
              <w:t>MD_ScopeCode &lt;&lt;</w:t>
            </w:r>
            <w:proofErr w:type="spellStart"/>
            <w:r w:rsidRPr="008C6521">
              <w:rPr>
                <w:sz w:val="16"/>
                <w:szCs w:val="16"/>
                <w:lang w:val="en-GB"/>
              </w:rPr>
              <w:t>CodeList</w:t>
            </w:r>
            <w:proofErr w:type="spellEnd"/>
            <w:r w:rsidRPr="008C6521">
              <w:rPr>
                <w:sz w:val="16"/>
                <w:szCs w:val="16"/>
                <w:lang w:val="en-GB"/>
              </w:rPr>
              <w:t xml:space="preserv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1A66A9AF" w:rsidR="009D512D" w:rsidRPr="008C6521" w:rsidRDefault="00AC251D" w:rsidP="008C6521">
            <w:pPr>
              <w:spacing w:before="60" w:after="60"/>
              <w:ind w:left="1"/>
              <w:jc w:val="left"/>
              <w:rPr>
                <w:sz w:val="16"/>
                <w:szCs w:val="16"/>
                <w:lang w:val="en-GB"/>
              </w:rPr>
            </w:pPr>
            <w:commentRangeStart w:id="1373"/>
            <w:r w:rsidRPr="008C6521">
              <w:rPr>
                <w:sz w:val="16"/>
                <w:szCs w:val="16"/>
                <w:lang w:val="en-GB"/>
              </w:rPr>
              <w:t xml:space="preserve">"dataset" </w:t>
            </w:r>
            <w:commentRangeEnd w:id="1373"/>
            <w:del w:id="1374" w:author="Daniel Rohde" w:date="2022-12-20T00:06:00Z">
              <w:r w:rsidRPr="008C6521">
                <w:rPr>
                  <w:sz w:val="16"/>
                  <w:szCs w:val="16"/>
                  <w:lang w:val="en-GB"/>
                </w:rPr>
                <w:delText xml:space="preserve">or "tile" </w:delText>
              </w:r>
            </w:del>
            <w:r w:rsidR="00C20FFD">
              <w:rPr>
                <w:rStyle w:val="CommentReference"/>
              </w:rPr>
              <w:commentReference w:id="1373"/>
            </w:r>
          </w:p>
        </w:tc>
      </w:tr>
      <w:tr w:rsidR="009D512D" w:rsidRPr="008C7844" w14:paraId="38E40D1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8C6521" w:rsidRDefault="00AC251D" w:rsidP="008C6521">
            <w:pPr>
              <w:spacing w:before="60" w:after="60"/>
              <w:ind w:left="1" w:right="315"/>
              <w:jc w:val="left"/>
              <w:rPr>
                <w:sz w:val="16"/>
                <w:szCs w:val="16"/>
                <w:lang w:val="en-GB"/>
              </w:rPr>
            </w:pPr>
            <w:r w:rsidRPr="008C6521">
              <w:rPr>
                <w:sz w:val="16"/>
                <w:szCs w:val="16"/>
                <w:lang w:val="en-GB"/>
              </w:rPr>
              <w:t xml:space="preserve">Information about the horizontal, </w:t>
            </w:r>
            <w:proofErr w:type="gramStart"/>
            <w:r w:rsidRPr="008C6521">
              <w:rPr>
                <w:sz w:val="16"/>
                <w:szCs w:val="16"/>
                <w:lang w:val="en-GB"/>
              </w:rPr>
              <w:t>vertical</w:t>
            </w:r>
            <w:proofErr w:type="gramEnd"/>
            <w:r w:rsidRPr="008C6521">
              <w:rPr>
                <w:sz w:val="16"/>
                <w:szCs w:val="16"/>
                <w:lang w:val="en-GB"/>
              </w:rPr>
              <w:t xml:space="preserve">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8C6521" w:rsidRDefault="005F0F76" w:rsidP="008C6521">
            <w:pPr>
              <w:spacing w:before="60" w:after="60"/>
              <w:ind w:right="30"/>
              <w:jc w:val="center"/>
              <w:rPr>
                <w:sz w:val="16"/>
                <w:szCs w:val="16"/>
                <w:lang w:val="en-GB"/>
              </w:rPr>
            </w:pPr>
            <w:proofErr w:type="gramStart"/>
            <w:r w:rsidRPr="008C6521">
              <w:rPr>
                <w:sz w:val="16"/>
                <w:szCs w:val="16"/>
                <w:lang w:val="en-GB"/>
              </w:rPr>
              <w:t>0..</w:t>
            </w:r>
            <w:r w:rsidR="00AC251D" w:rsidRPr="008C6521">
              <w:rPr>
                <w:sz w:val="16"/>
                <w:szCs w:val="16"/>
                <w:lang w:val="en-GB"/>
              </w:rPr>
              <w:t>*</w:t>
            </w:r>
            <w:proofErr w:type="gramEnd"/>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EX_Extent</w:t>
            </w:r>
            <w:proofErr w:type="spellEnd"/>
            <w:r w:rsidRPr="008C6521">
              <w:rPr>
                <w:sz w:val="16"/>
                <w:szCs w:val="16"/>
                <w:lang w:val="en-GB"/>
              </w:rPr>
              <w:t xml:space="preserve"> </w:t>
            </w:r>
          </w:p>
          <w:p w14:paraId="6DBA9766" w14:textId="77777777" w:rsidR="009D512D" w:rsidRPr="008C6521" w:rsidRDefault="00AC251D" w:rsidP="008C6521">
            <w:pPr>
              <w:spacing w:before="60" w:after="60"/>
              <w:jc w:val="left"/>
              <w:rPr>
                <w:sz w:val="16"/>
                <w:szCs w:val="16"/>
                <w:lang w:val="en-GB"/>
              </w:rPr>
            </w:pPr>
            <w:r w:rsidRPr="008C6521">
              <w:rPr>
                <w:sz w:val="16"/>
                <w:szCs w:val="16"/>
                <w:lang w:val="en-GB"/>
              </w:rPr>
              <w:t>&lt;&lt;</w:t>
            </w:r>
            <w:proofErr w:type="spellStart"/>
            <w:r w:rsidRPr="008C6521">
              <w:rPr>
                <w:sz w:val="16"/>
                <w:szCs w:val="16"/>
                <w:lang w:val="en-GB"/>
              </w:rPr>
              <w:t>DataType</w:t>
            </w:r>
            <w:proofErr w:type="spellEnd"/>
            <w:r w:rsidRPr="008C6521">
              <w:rPr>
                <w:sz w:val="16"/>
                <w:szCs w:val="16"/>
                <w:lang w:val="en-GB"/>
              </w:rPr>
              <w:t xml:space="preserv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8C6521" w:rsidRDefault="00AC251D" w:rsidP="008C6521">
            <w:pPr>
              <w:spacing w:before="60" w:after="60"/>
              <w:ind w:left="1" w:right="100"/>
              <w:jc w:val="left"/>
              <w:rPr>
                <w:sz w:val="16"/>
                <w:szCs w:val="16"/>
                <w:lang w:val="en-GB"/>
              </w:rPr>
            </w:pPr>
            <w:r w:rsidRPr="008C6521">
              <w:rPr>
                <w:sz w:val="16"/>
                <w:szCs w:val="16"/>
                <w:lang w:val="en-GB"/>
              </w:rPr>
              <w:t xml:space="preserve">Used only if the extent of the data is different from the </w:t>
            </w:r>
            <w:proofErr w:type="spellStart"/>
            <w:r w:rsidRPr="008C6521">
              <w:rPr>
                <w:sz w:val="16"/>
                <w:szCs w:val="16"/>
                <w:lang w:val="en-GB"/>
              </w:rPr>
              <w:t>EX_Extent</w:t>
            </w:r>
            <w:proofErr w:type="spellEnd"/>
            <w:r w:rsidRPr="008C6521">
              <w:rPr>
                <w:sz w:val="16"/>
                <w:szCs w:val="16"/>
                <w:lang w:val="en-GB"/>
              </w:rPr>
              <w:t xml:space="preserve"> given for the collection / tile </w:t>
            </w:r>
          </w:p>
        </w:tc>
      </w:tr>
      <w:tr w:rsidR="009D512D" w:rsidRPr="008C7844" w14:paraId="3AFA981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levelDescription</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8C6521" w:rsidRDefault="00AC251D" w:rsidP="008C6521">
            <w:pPr>
              <w:spacing w:before="60" w:after="60"/>
              <w:ind w:left="1" w:right="110"/>
              <w:jc w:val="left"/>
              <w:rPr>
                <w:sz w:val="16"/>
                <w:szCs w:val="16"/>
                <w:lang w:val="en-GB"/>
              </w:rPr>
            </w:pPr>
            <w:r w:rsidRPr="008C6521">
              <w:rPr>
                <w:sz w:val="16"/>
                <w:szCs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MD_ScopeDescription</w:t>
            </w:r>
            <w:proofErr w:type="spellEnd"/>
            <w:r w:rsidRPr="008C6521">
              <w:rPr>
                <w:sz w:val="16"/>
                <w:szCs w:val="16"/>
                <w:lang w:val="en-GB"/>
              </w:rPr>
              <w:t xml:space="preserve">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3A99452A" w:rsidR="009D512D" w:rsidRPr="008C7844" w:rsidRDefault="00AC251D" w:rsidP="006B6154">
      <w:pPr>
        <w:pStyle w:val="Heading3"/>
        <w:spacing w:before="120" w:after="120"/>
        <w:rPr>
          <w:lang w:val="en-GB"/>
        </w:rPr>
      </w:pPr>
      <w:bookmarkStart w:id="1375" w:name="_Toc105509285"/>
      <w:r w:rsidRPr="008C7844">
        <w:rPr>
          <w:lang w:val="en-GB"/>
        </w:rPr>
        <w:t xml:space="preserve">Acquisition </w:t>
      </w:r>
      <w:r w:rsidR="006B6154">
        <w:rPr>
          <w:lang w:val="en-GB"/>
        </w:rPr>
        <w:t>m</w:t>
      </w:r>
      <w:r w:rsidRPr="008C7844">
        <w:rPr>
          <w:lang w:val="en-GB"/>
        </w:rPr>
        <w:t>etadata</w:t>
      </w:r>
      <w:bookmarkEnd w:id="1375"/>
      <w:r w:rsidRPr="008C7844">
        <w:rPr>
          <w:lang w:val="en-GB"/>
        </w:rPr>
        <w:t xml:space="preserve"> </w:t>
      </w:r>
    </w:p>
    <w:p w14:paraId="44EE6DA6" w14:textId="6F886D79" w:rsidR="009D512D" w:rsidRDefault="00AC251D" w:rsidP="006B6154">
      <w:pPr>
        <w:spacing w:after="120"/>
        <w:rPr>
          <w:lang w:val="en-GB"/>
        </w:rPr>
      </w:pPr>
      <w:r w:rsidRPr="008C7844">
        <w:rPr>
          <w:lang w:val="en-GB"/>
        </w:rPr>
        <w:t xml:space="preserve">Acquisition metadata to a Bathymetric Surface Product Specification profile </w:t>
      </w:r>
      <w:r w:rsidR="003A54A7">
        <w:rPr>
          <w:lang w:val="en-GB"/>
        </w:rPr>
        <w:t>is being</w:t>
      </w:r>
      <w:r w:rsidRPr="008C7844">
        <w:rPr>
          <w:lang w:val="en-GB"/>
        </w:rPr>
        <w:t xml:space="preserve"> </w:t>
      </w:r>
      <w:r w:rsidR="003A54A7" w:rsidRPr="008C7844">
        <w:rPr>
          <w:lang w:val="en-GB"/>
        </w:rPr>
        <w:t>develop</w:t>
      </w:r>
      <w:r w:rsidR="003A54A7">
        <w:rPr>
          <w:lang w:val="en-GB"/>
        </w:rPr>
        <w:t>ed</w:t>
      </w:r>
      <w:r w:rsidR="003A54A7" w:rsidRPr="008C7844">
        <w:rPr>
          <w:lang w:val="en-GB"/>
        </w:rPr>
        <w:t xml:space="preserve"> </w:t>
      </w:r>
      <w:r w:rsidRPr="008C7844">
        <w:rPr>
          <w:lang w:val="en-GB"/>
        </w:rPr>
        <w:t>nationally. The classes derive from ISO 19115, 19115-2, 19130 and 19130-2. The later document 19130-2 contains d</w:t>
      </w:r>
      <w:r w:rsidR="006B6154">
        <w:rPr>
          <w:lang w:val="en-GB"/>
        </w:rPr>
        <w:t xml:space="preserve">escription of </w:t>
      </w:r>
      <w:del w:id="1376" w:author="Daniel Rohde" w:date="2022-12-20T00:06:00Z">
        <w:r w:rsidR="006B6154">
          <w:rPr>
            <w:lang w:val="en-GB"/>
          </w:rPr>
          <w:delText>SONAR</w:delText>
        </w:r>
      </w:del>
      <w:ins w:id="1377" w:author="Daniel Rohde" w:date="2022-12-20T00:06:00Z">
        <w:r w:rsidR="00C20FFD">
          <w:rPr>
            <w:lang w:val="en-GB"/>
          </w:rPr>
          <w:t>sonar</w:t>
        </w:r>
      </w:ins>
      <w:r w:rsidR="00C20FFD">
        <w:rPr>
          <w:lang w:val="en-GB"/>
        </w:rPr>
        <w:t xml:space="preserve"> </w:t>
      </w:r>
      <w:r w:rsidR="006B6154">
        <w:rPr>
          <w:lang w:val="en-GB"/>
        </w:rPr>
        <w:t>parameters.</w:t>
      </w:r>
    </w:p>
    <w:p w14:paraId="7560769A" w14:textId="77777777" w:rsidR="006B6154" w:rsidRPr="008C7844" w:rsidRDefault="006B6154" w:rsidP="006B6154">
      <w:pPr>
        <w:spacing w:after="120"/>
        <w:rPr>
          <w:lang w:val="en-GB"/>
        </w:rPr>
      </w:pPr>
    </w:p>
    <w:p w14:paraId="09F14416" w14:textId="0B35CF67" w:rsidR="009D512D" w:rsidRPr="008C7844" w:rsidRDefault="00AC251D" w:rsidP="006B6154">
      <w:pPr>
        <w:pStyle w:val="Heading2"/>
        <w:spacing w:before="120" w:after="200"/>
        <w:rPr>
          <w:lang w:val="en-GB"/>
        </w:rPr>
      </w:pPr>
      <w:bookmarkStart w:id="1378" w:name="_Toc25138517"/>
      <w:bookmarkStart w:id="1379" w:name="_Toc105509286"/>
      <w:bookmarkEnd w:id="1378"/>
      <w:r w:rsidRPr="008C7844">
        <w:rPr>
          <w:lang w:val="en-GB"/>
        </w:rPr>
        <w:t xml:space="preserve">Exchange Set </w:t>
      </w:r>
      <w:r w:rsidR="006B6154">
        <w:rPr>
          <w:lang w:val="en-GB"/>
        </w:rPr>
        <w:t>m</w:t>
      </w:r>
      <w:r w:rsidRPr="008C7844">
        <w:rPr>
          <w:lang w:val="en-GB"/>
        </w:rPr>
        <w:t>etadata</w:t>
      </w:r>
      <w:bookmarkEnd w:id="1379"/>
      <w:r w:rsidRPr="008C7844">
        <w:rPr>
          <w:lang w:val="en-GB"/>
        </w:rPr>
        <w:t xml:space="preserve"> </w:t>
      </w:r>
    </w:p>
    <w:p w14:paraId="07CDBE1D" w14:textId="40D8BCAF" w:rsidR="009D512D" w:rsidRPr="008C7844" w:rsidRDefault="00AC251D" w:rsidP="006B6154">
      <w:pPr>
        <w:spacing w:after="120"/>
        <w:rPr>
          <w:lang w:val="en-GB"/>
        </w:rPr>
      </w:pPr>
      <w:r w:rsidRPr="008C7844">
        <w:rPr>
          <w:lang w:val="en-GB"/>
        </w:rPr>
        <w:t xml:space="preserve">For information exchange, there are several categories of metadata required: metadata about the overall </w:t>
      </w:r>
      <w:r w:rsidR="006B6154">
        <w:rPr>
          <w:lang w:val="en-GB"/>
        </w:rPr>
        <w:t>E</w:t>
      </w:r>
      <w:r w:rsidRPr="008C7844">
        <w:rPr>
          <w:lang w:val="en-GB"/>
        </w:rPr>
        <w:t xml:space="preserve">xchange </w:t>
      </w:r>
      <w:r w:rsidR="006B6154">
        <w:rPr>
          <w:lang w:val="en-GB"/>
        </w:rPr>
        <w:t>C</w:t>
      </w:r>
      <w:r w:rsidRPr="008C7844">
        <w:rPr>
          <w:lang w:val="en-GB"/>
        </w:rPr>
        <w:t xml:space="preserve">atalogue, metadata about each of the datasets contained in the </w:t>
      </w:r>
      <w:r w:rsidR="006B6154">
        <w:rPr>
          <w:lang w:val="en-GB"/>
        </w:rPr>
        <w:t>C</w:t>
      </w:r>
      <w:r w:rsidRPr="008C7844">
        <w:rPr>
          <w:lang w:val="en-GB"/>
        </w:rPr>
        <w:t xml:space="preserve">atalogue. </w:t>
      </w:r>
    </w:p>
    <w:p w14:paraId="7B0301E6" w14:textId="30818578" w:rsidR="009D512D" w:rsidRPr="008C7844" w:rsidRDefault="002C5368" w:rsidP="006B6154">
      <w:pPr>
        <w:spacing w:after="120"/>
        <w:rPr>
          <w:lang w:val="en-GB"/>
        </w:rPr>
      </w:pPr>
      <w:r>
        <w:rPr>
          <w:lang w:val="en-GB"/>
        </w:rPr>
        <w:t>Figure 12-4</w:t>
      </w:r>
      <w:r w:rsidR="00556898">
        <w:rPr>
          <w:lang w:val="en-GB"/>
        </w:rPr>
        <w:t xml:space="preserve">, </w:t>
      </w:r>
      <w:r w:rsidR="00556898" w:rsidRPr="00CA62BA">
        <w:rPr>
          <w:lang w:val="en-GB"/>
        </w:rPr>
        <w:fldChar w:fldCharType="begin"/>
      </w:r>
      <w:r w:rsidR="00556898" w:rsidRPr="00CA62BA">
        <w:rPr>
          <w:lang w:val="en-GB"/>
        </w:rPr>
        <w:instrText xml:space="preserve"> REF _Ref66115581 \h </w:instrText>
      </w:r>
      <w:r w:rsidR="00CA62BA" w:rsidRPr="00CA62BA">
        <w:rPr>
          <w:lang w:val="en-GB"/>
        </w:rPr>
        <w:instrText xml:space="preserve"> \* MERGEFORMAT </w:instrText>
      </w:r>
      <w:r w:rsidR="00556898" w:rsidRPr="00CA62BA">
        <w:rPr>
          <w:lang w:val="en-GB"/>
        </w:rPr>
      </w:r>
      <w:r w:rsidR="00556898" w:rsidRPr="00CA62BA">
        <w:rPr>
          <w:lang w:val="en-GB"/>
        </w:rPr>
        <w:fldChar w:fldCharType="separate"/>
      </w:r>
      <w:r w:rsidR="00D55292" w:rsidRPr="00A14048">
        <w:rPr>
          <w:color w:val="auto"/>
          <w:szCs w:val="20"/>
        </w:rPr>
        <w:t xml:space="preserve">Figure </w:t>
      </w:r>
      <w:r w:rsidR="00D55292" w:rsidRPr="00A14048">
        <w:rPr>
          <w:noProof/>
          <w:color w:val="auto"/>
          <w:szCs w:val="20"/>
        </w:rPr>
        <w:t>12</w:t>
      </w:r>
      <w:r w:rsidR="00D55292" w:rsidRPr="00A14048">
        <w:rPr>
          <w:noProof/>
          <w:color w:val="auto"/>
          <w:szCs w:val="20"/>
        </w:rPr>
        <w:noBreakHyphen/>
      </w:r>
      <w:r w:rsidR="00556898" w:rsidRPr="00CA62BA">
        <w:rPr>
          <w:lang w:val="en-GB"/>
        </w:rPr>
        <w:fldChar w:fldCharType="end"/>
      </w:r>
      <w:r w:rsidR="00CA62BA">
        <w:rPr>
          <w:lang w:val="en-GB"/>
        </w:rPr>
        <w:t>5</w:t>
      </w:r>
      <w:r w:rsidR="00556898">
        <w:rPr>
          <w:lang w:val="en-GB"/>
        </w:rPr>
        <w:t xml:space="preserve">, </w:t>
      </w:r>
      <w:r>
        <w:rPr>
          <w:lang w:val="en-GB"/>
        </w:rPr>
        <w:t>Figure 12-6</w:t>
      </w:r>
      <w:r w:rsidR="00556898">
        <w:rPr>
          <w:lang w:val="en-GB"/>
        </w:rPr>
        <w:t xml:space="preserve"> and </w:t>
      </w:r>
      <w:r>
        <w:rPr>
          <w:lang w:val="en-GB"/>
        </w:rPr>
        <w:t>Figure 12-7</w:t>
      </w:r>
      <w:r w:rsidR="00556898">
        <w:rPr>
          <w:lang w:val="en-GB"/>
        </w:rPr>
        <w:t xml:space="preserve"> </w:t>
      </w:r>
      <w:r w:rsidR="00AC251D" w:rsidRPr="008C7844">
        <w:rPr>
          <w:lang w:val="en-GB"/>
        </w:rPr>
        <w:t xml:space="preserve">outline the overall concept of an S-102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for the interchange of geospatial data and its relevant metadata. </w:t>
      </w:r>
      <w:r>
        <w:rPr>
          <w:lang w:val="en-GB"/>
        </w:rPr>
        <w:t>Figure 12-4</w:t>
      </w:r>
      <w:r w:rsidR="00556898">
        <w:rPr>
          <w:lang w:val="en-GB"/>
        </w:rPr>
        <w:t xml:space="preserve"> </w:t>
      </w:r>
      <w:r w:rsidR="00AC251D" w:rsidRPr="008C7844">
        <w:rPr>
          <w:lang w:val="en-GB"/>
        </w:rPr>
        <w:t xml:space="preserve">depicts the realization of the ISO 19139 classes which form the foundation of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The overall structure of S-102 metadata for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ets is modelled in </w:t>
      </w:r>
      <w:r w:rsidR="00556898" w:rsidRPr="00504AE3">
        <w:rPr>
          <w:lang w:val="en-GB"/>
        </w:rPr>
        <w:fldChar w:fldCharType="begin"/>
      </w:r>
      <w:r w:rsidR="00556898" w:rsidRPr="00504AE3">
        <w:rPr>
          <w:lang w:val="en-GB"/>
        </w:rPr>
        <w:instrText xml:space="preserve"> REF _Ref66115581 \h </w:instrText>
      </w:r>
      <w:r w:rsidR="00504AE3" w:rsidRPr="00504AE3">
        <w:rPr>
          <w:lang w:val="en-GB"/>
        </w:rPr>
        <w:instrText xml:space="preserve"> \* MERGEFORMAT </w:instrText>
      </w:r>
      <w:r w:rsidR="00556898" w:rsidRPr="00504AE3">
        <w:rPr>
          <w:lang w:val="en-GB"/>
        </w:rPr>
      </w:r>
      <w:r w:rsidR="00556898" w:rsidRPr="00504AE3">
        <w:rPr>
          <w:lang w:val="en-GB"/>
        </w:rPr>
        <w:fldChar w:fldCharType="separate"/>
      </w:r>
      <w:r w:rsidR="00D55292" w:rsidRPr="00A14048">
        <w:rPr>
          <w:color w:val="auto"/>
          <w:szCs w:val="20"/>
        </w:rPr>
        <w:t xml:space="preserve">Figure </w:t>
      </w:r>
      <w:r w:rsidR="00D55292" w:rsidRPr="00A14048">
        <w:rPr>
          <w:noProof/>
          <w:color w:val="auto"/>
          <w:szCs w:val="20"/>
        </w:rPr>
        <w:t>12</w:t>
      </w:r>
      <w:r w:rsidR="00D55292" w:rsidRPr="00A14048">
        <w:rPr>
          <w:noProof/>
          <w:color w:val="auto"/>
          <w:szCs w:val="20"/>
        </w:rPr>
        <w:noBreakHyphen/>
      </w:r>
      <w:r w:rsidR="00556898" w:rsidRPr="00504AE3">
        <w:rPr>
          <w:lang w:val="en-GB"/>
        </w:rPr>
        <w:fldChar w:fldCharType="end"/>
      </w:r>
      <w:r w:rsidR="00504AE3">
        <w:rPr>
          <w:lang w:val="en-GB"/>
        </w:rPr>
        <w:t>5</w:t>
      </w:r>
      <w:r w:rsidR="00556898">
        <w:rPr>
          <w:lang w:val="en-GB"/>
        </w:rPr>
        <w:t xml:space="preserve"> and</w:t>
      </w:r>
      <w:r>
        <w:rPr>
          <w:lang w:val="en-GB"/>
        </w:rPr>
        <w:t xml:space="preserve"> Figure 12-6</w:t>
      </w:r>
      <w:r w:rsidR="00AC251D" w:rsidRPr="008C7844">
        <w:rPr>
          <w:lang w:val="en-GB"/>
        </w:rPr>
        <w:t xml:space="preserve">. More detailed information about the various classes is shown in </w:t>
      </w:r>
      <w:r>
        <w:rPr>
          <w:lang w:val="en-GB"/>
        </w:rPr>
        <w:t xml:space="preserve">Figure 12-7 </w:t>
      </w:r>
      <w:r w:rsidR="00AC251D" w:rsidRPr="008C7844">
        <w:rPr>
          <w:lang w:val="en-GB"/>
        </w:rPr>
        <w:t>and a textual description in</w:t>
      </w:r>
      <w:r w:rsidR="00914B0A">
        <w:rPr>
          <w:lang w:val="en-GB"/>
        </w:rPr>
        <w:t xml:space="preserve"> </w:t>
      </w:r>
      <w:r>
        <w:rPr>
          <w:lang w:val="en-GB"/>
        </w:rPr>
        <w:t xml:space="preserve">Tables 12-7 </w:t>
      </w:r>
      <w:r w:rsidR="00914B0A">
        <w:rPr>
          <w:lang w:val="en-GB"/>
        </w:rPr>
        <w:t xml:space="preserve">through </w:t>
      </w:r>
      <w:r>
        <w:rPr>
          <w:lang w:val="en-GB"/>
        </w:rPr>
        <w:t>12-21</w:t>
      </w:r>
      <w:r w:rsidR="00AC251D" w:rsidRPr="008C7844">
        <w:rPr>
          <w:lang w:val="en-GB"/>
        </w:rPr>
        <w:t xml:space="preserve">. </w:t>
      </w:r>
    </w:p>
    <w:p w14:paraId="3D6CCA91" w14:textId="48EC002B" w:rsidR="009D512D" w:rsidRPr="008C7844" w:rsidRDefault="00A15663" w:rsidP="006B6154">
      <w:pPr>
        <w:spacing w:after="120"/>
        <w:rPr>
          <w:lang w:val="en-GB"/>
        </w:rPr>
      </w:pPr>
      <w:r>
        <w:rPr>
          <w:lang w:val="de-DE"/>
          <w:rPrChange w:id="1380" w:author="Daniel Rohde" w:date="2022-12-20T00:06:00Z">
            <w:rPr>
              <w:lang w:val="fr-FR"/>
            </w:rPr>
          </w:rPrChange>
        </w:rPr>
        <w:lastRenderedPageBreak/>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The discovery metadata classes have numerous attributes which enable important information about the datasets to be examined witho</w:t>
      </w:r>
      <w:r w:rsidR="006B6154">
        <w:rPr>
          <w:lang w:val="en-GB"/>
        </w:rPr>
        <w:t>ut the need to process the data;</w:t>
      </w:r>
      <w:r w:rsidR="00AC251D" w:rsidRPr="008C7844">
        <w:rPr>
          <w:lang w:val="en-GB"/>
        </w:rPr>
        <w:t xml:space="preserve"> for example, decrypt, decompress, load etc.</w:t>
      </w:r>
      <w:r w:rsidR="00695424">
        <w:rPr>
          <w:lang w:val="en-GB"/>
        </w:rPr>
        <w:t xml:space="preserve"> </w:t>
      </w:r>
      <w:r w:rsidR="00AC251D" w:rsidRPr="008C7844">
        <w:rPr>
          <w:lang w:val="en-GB"/>
        </w:rPr>
        <w:t xml:space="preserve">Other </w:t>
      </w:r>
      <w:r w:rsidR="006B6154">
        <w:rPr>
          <w:lang w:val="en-GB"/>
        </w:rPr>
        <w:t>C</w:t>
      </w:r>
      <w:r w:rsidR="00AC251D" w:rsidRPr="008C7844">
        <w:rPr>
          <w:lang w:val="en-GB"/>
        </w:rPr>
        <w:t xml:space="preserve">atalogues can be included in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in support of the datasets such as </w:t>
      </w:r>
      <w:r w:rsidR="006B6154">
        <w:rPr>
          <w:lang w:val="en-GB"/>
        </w:rPr>
        <w:t>F</w:t>
      </w:r>
      <w:r w:rsidR="00AC251D" w:rsidRPr="008C7844">
        <w:rPr>
          <w:lang w:val="en-GB"/>
        </w:rPr>
        <w:t xml:space="preserve">eature and </w:t>
      </w:r>
      <w:r w:rsidR="006B6154">
        <w:rPr>
          <w:lang w:val="en-GB"/>
        </w:rPr>
        <w:t>P</w:t>
      </w:r>
      <w:r w:rsidR="00AC251D" w:rsidRPr="008C7844">
        <w:rPr>
          <w:lang w:val="en-GB"/>
        </w:rPr>
        <w:t>ortrayal.</w:t>
      </w:r>
      <w:r w:rsidR="00695424">
        <w:rPr>
          <w:lang w:val="en-GB"/>
        </w:rPr>
        <w:t xml:space="preserve"> </w:t>
      </w:r>
    </w:p>
    <w:p w14:paraId="39B58AB1" w14:textId="77777777" w:rsidR="00ED148C" w:rsidRDefault="00ED148C" w:rsidP="00ED148C">
      <w:pPr>
        <w:spacing w:before="120" w:after="120"/>
        <w:jc w:val="center"/>
        <w:rPr>
          <w:b/>
          <w:color w:val="auto"/>
          <w:szCs w:val="20"/>
        </w:rPr>
      </w:pPr>
    </w:p>
    <w:p w14:paraId="11A3F9D1" w14:textId="4DDC0507" w:rsidR="00BC6503" w:rsidRPr="00ED148C" w:rsidRDefault="006B6154" w:rsidP="00ED148C">
      <w:pPr>
        <w:spacing w:before="120" w:after="120"/>
        <w:jc w:val="center"/>
        <w:rPr>
          <w:b/>
          <w:color w:val="auto"/>
          <w:szCs w:val="20"/>
          <w:lang w:val="en-GB"/>
        </w:rPr>
      </w:pP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D55292">
        <w:rPr>
          <w:b/>
          <w:noProof/>
          <w:color w:val="auto"/>
          <w:szCs w:val="20"/>
        </w:rPr>
        <w:t>12</w:t>
      </w:r>
      <w:r w:rsidRPr="00ED148C">
        <w:rPr>
          <w:b/>
          <w:color w:val="auto"/>
          <w:szCs w:val="20"/>
          <w:lang w:val="en-GB"/>
        </w:rPr>
        <w:fldChar w:fldCharType="end"/>
      </w:r>
      <w:r w:rsidRPr="00ED148C">
        <w:rPr>
          <w:b/>
          <w:color w:val="auto"/>
          <w:szCs w:val="20"/>
        </w:rPr>
        <w:noBreakHyphen/>
      </w:r>
      <w:r w:rsidR="00504AE3">
        <w:rPr>
          <w:b/>
          <w:color w:val="auto"/>
          <w:szCs w:val="20"/>
        </w:rPr>
        <w:t>4</w:t>
      </w:r>
      <w:r w:rsidRPr="00ED148C">
        <w:rPr>
          <w:b/>
          <w:color w:val="auto"/>
          <w:szCs w:val="20"/>
        </w:rPr>
        <w:t xml:space="preserve"> </w:t>
      </w:r>
      <w:r w:rsidR="00ED148C">
        <w:rPr>
          <w:b/>
          <w:color w:val="auto"/>
          <w:szCs w:val="20"/>
        </w:rPr>
        <w:t>–</w:t>
      </w:r>
      <w:r w:rsidRPr="00ED148C">
        <w:rPr>
          <w:b/>
          <w:color w:val="auto"/>
          <w:szCs w:val="20"/>
        </w:rPr>
        <w:t xml:space="preserve"> Realization of the Exchange Set classes</w:t>
      </w:r>
    </w:p>
    <w:p w14:paraId="36E1F51A" w14:textId="6217A076" w:rsidR="009D512D" w:rsidRDefault="00A15663" w:rsidP="00ED148C">
      <w:pPr>
        <w:spacing w:after="4" w:line="259" w:lineRule="auto"/>
        <w:ind w:left="163"/>
        <w:jc w:val="left"/>
        <w:rPr>
          <w:b/>
          <w:i/>
          <w:sz w:val="18"/>
          <w:szCs w:val="18"/>
          <w:lang w:val="en-GB"/>
        </w:rPr>
      </w:pPr>
      <w:r>
        <w:rPr>
          <w:lang w:val="de-DE"/>
          <w:rPrChange w:id="1381" w:author="Daniel Rohde" w:date="2022-12-20T00:06:00Z">
            <w:rPr>
              <w:lang w:val="fr-FR"/>
            </w:rPr>
          </w:rPrChange>
        </w:rPr>
        <w:lastRenderedPageBreak/>
        <w:drawing>
          <wp:anchor distT="0" distB="0" distL="114300" distR="114300" simplePos="0" relativeHeight="251661824" behindDoc="0" locked="0" layoutInCell="1" allowOverlap="1" wp14:anchorId="7CD38901" wp14:editId="58A76DE4">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1584B0B4" w14:textId="4B8C1E79" w:rsidR="00785127" w:rsidRPr="00ED148C" w:rsidRDefault="00ED148C" w:rsidP="00ED148C">
      <w:pPr>
        <w:spacing w:before="120" w:after="120"/>
        <w:jc w:val="center"/>
        <w:rPr>
          <w:b/>
          <w:color w:val="auto"/>
          <w:szCs w:val="20"/>
          <w:lang w:val="en-GB"/>
        </w:rPr>
      </w:pPr>
      <w:bookmarkStart w:id="1382" w:name="_Ref66115581"/>
      <w:r>
        <w:rPr>
          <w:lang w:val="de-DE"/>
          <w:rPrChange w:id="1383" w:author="Daniel Rohde" w:date="2022-12-20T00:06:00Z">
            <w:rPr>
              <w:lang w:val="fr-FR"/>
            </w:rPr>
          </w:rPrChange>
        </w:rPr>
        <w:drawing>
          <wp:anchor distT="0" distB="0" distL="114300" distR="114300" simplePos="0" relativeHeight="251658752" behindDoc="0" locked="0" layoutInCell="1" allowOverlap="1" wp14:anchorId="5A3BF6F4" wp14:editId="3F359F8F">
            <wp:simplePos x="0" y="0"/>
            <wp:positionH relativeFrom="column">
              <wp:posOffset>62230</wp:posOffset>
            </wp:positionH>
            <wp:positionV relativeFrom="paragraph">
              <wp:posOffset>423545</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D55292">
        <w:rPr>
          <w:b/>
          <w:noProof/>
          <w:color w:val="auto"/>
          <w:szCs w:val="20"/>
        </w:rPr>
        <w:t>12</w:t>
      </w:r>
      <w:r w:rsidRPr="00ED148C">
        <w:rPr>
          <w:b/>
          <w:color w:val="auto"/>
          <w:szCs w:val="20"/>
          <w:lang w:val="en-GB"/>
        </w:rPr>
        <w:fldChar w:fldCharType="end"/>
      </w:r>
      <w:r w:rsidRPr="00ED148C">
        <w:rPr>
          <w:b/>
          <w:color w:val="auto"/>
          <w:szCs w:val="20"/>
        </w:rPr>
        <w:noBreakHyphen/>
      </w:r>
      <w:bookmarkEnd w:id="1382"/>
      <w:r w:rsidR="00504AE3">
        <w:rPr>
          <w:b/>
          <w:color w:val="auto"/>
          <w:szCs w:val="20"/>
        </w:rPr>
        <w:t>5</w:t>
      </w:r>
      <w:r w:rsidRPr="00ED148C">
        <w:rPr>
          <w:b/>
          <w:color w:val="auto"/>
          <w:szCs w:val="20"/>
        </w:rPr>
        <w:t xml:space="preserve"> </w:t>
      </w:r>
      <w:r>
        <w:rPr>
          <w:b/>
          <w:color w:val="auto"/>
          <w:szCs w:val="20"/>
        </w:rPr>
        <w:t>–</w:t>
      </w:r>
      <w:r w:rsidRPr="00ED148C">
        <w:rPr>
          <w:b/>
          <w:color w:val="auto"/>
          <w:szCs w:val="20"/>
        </w:rPr>
        <w:t xml:space="preserve"> S-102 Exchange Set Catalogu</w:t>
      </w:r>
      <w:r>
        <w:rPr>
          <w:b/>
          <w:color w:val="auto"/>
          <w:szCs w:val="20"/>
        </w:rPr>
        <w:t>e</w:t>
      </w:r>
    </w:p>
    <w:p w14:paraId="04A85105" w14:textId="79501450" w:rsidR="00ED148C" w:rsidRDefault="00ED148C" w:rsidP="00ED148C">
      <w:pPr>
        <w:pStyle w:val="Caption"/>
        <w:jc w:val="center"/>
      </w:pPr>
    </w:p>
    <w:p w14:paraId="1E7B9D18" w14:textId="3561DB14" w:rsidR="009D512D" w:rsidRPr="00ED148C" w:rsidRDefault="00ED148C" w:rsidP="00ED148C">
      <w:pPr>
        <w:pStyle w:val="Caption"/>
        <w:spacing w:before="120" w:after="120"/>
        <w:jc w:val="center"/>
        <w:rPr>
          <w:i w:val="0"/>
          <w:color w:val="auto"/>
          <w:sz w:val="20"/>
          <w:szCs w:val="20"/>
          <w:lang w:val="en-GB"/>
        </w:rPr>
      </w:pPr>
      <w:r w:rsidRPr="00ED148C">
        <w:rPr>
          <w:i w:val="0"/>
          <w:color w:val="auto"/>
          <w:sz w:val="20"/>
          <w:szCs w:val="20"/>
        </w:rPr>
        <w:t xml:space="preserve">Figure </w:t>
      </w:r>
      <w:r w:rsidRPr="00ED148C">
        <w:rPr>
          <w:i w:val="0"/>
          <w:color w:val="auto"/>
          <w:sz w:val="20"/>
          <w:szCs w:val="20"/>
        </w:rPr>
        <w:fldChar w:fldCharType="begin"/>
      </w:r>
      <w:r w:rsidRPr="00ED148C">
        <w:rPr>
          <w:i w:val="0"/>
          <w:color w:val="auto"/>
          <w:sz w:val="20"/>
          <w:szCs w:val="20"/>
        </w:rPr>
        <w:instrText xml:space="preserve"> STYLEREF 1 \s </w:instrText>
      </w:r>
      <w:r w:rsidRPr="00ED148C">
        <w:rPr>
          <w:i w:val="0"/>
          <w:color w:val="auto"/>
          <w:sz w:val="20"/>
          <w:szCs w:val="20"/>
        </w:rPr>
        <w:fldChar w:fldCharType="separate"/>
      </w:r>
      <w:r w:rsidR="00D55292">
        <w:rPr>
          <w:i w:val="0"/>
          <w:noProof/>
          <w:color w:val="auto"/>
          <w:sz w:val="20"/>
          <w:szCs w:val="20"/>
        </w:rPr>
        <w:t>12</w:t>
      </w:r>
      <w:r w:rsidRPr="00ED148C">
        <w:rPr>
          <w:i w:val="0"/>
          <w:color w:val="auto"/>
          <w:sz w:val="20"/>
          <w:szCs w:val="20"/>
          <w:lang w:val="en-GB"/>
        </w:rPr>
        <w:fldChar w:fldCharType="end"/>
      </w:r>
      <w:r w:rsidRPr="00ED148C">
        <w:rPr>
          <w:i w:val="0"/>
          <w:color w:val="auto"/>
          <w:sz w:val="20"/>
          <w:szCs w:val="20"/>
        </w:rPr>
        <w:noBreakHyphen/>
      </w:r>
      <w:r w:rsidR="00504AE3">
        <w:rPr>
          <w:i w:val="0"/>
          <w:color w:val="auto"/>
          <w:sz w:val="20"/>
          <w:szCs w:val="20"/>
        </w:rPr>
        <w:t>6</w:t>
      </w:r>
      <w:r w:rsidRPr="00ED148C">
        <w:rPr>
          <w:i w:val="0"/>
          <w:color w:val="auto"/>
          <w:sz w:val="20"/>
          <w:szCs w:val="20"/>
        </w:rPr>
        <w:t xml:space="preserve"> </w:t>
      </w:r>
      <w:r>
        <w:rPr>
          <w:i w:val="0"/>
          <w:color w:val="auto"/>
          <w:sz w:val="20"/>
          <w:szCs w:val="20"/>
        </w:rPr>
        <w:t>–</w:t>
      </w:r>
      <w:r w:rsidRPr="00ED148C">
        <w:rPr>
          <w:i w:val="0"/>
          <w:color w:val="auto"/>
          <w:sz w:val="20"/>
          <w:szCs w:val="20"/>
        </w:rPr>
        <w:t xml:space="preserve"> S-102 Exchange Set</w:t>
      </w:r>
      <w:r w:rsidRPr="00CA4033">
        <w:rPr>
          <w:i w:val="0"/>
          <w:color w:val="auto"/>
          <w:sz w:val="20"/>
          <w:szCs w:val="20"/>
        </w:rPr>
        <w:t xml:space="preserve"> </w:t>
      </w:r>
    </w:p>
    <w:p w14:paraId="3E03AC8B" w14:textId="081BAA1B" w:rsidR="00C326F1" w:rsidRPr="00ED148C" w:rsidRDefault="00ED148C" w:rsidP="00ED148C">
      <w:pPr>
        <w:spacing w:before="120" w:after="120"/>
        <w:jc w:val="center"/>
        <w:rPr>
          <w:b/>
          <w:szCs w:val="20"/>
          <w:lang w:val="en-GB"/>
        </w:rPr>
      </w:pPr>
      <w:r w:rsidRPr="00ED148C">
        <w:rPr>
          <w:color w:val="auto"/>
          <w:lang w:val="de-DE"/>
          <w:rPrChange w:id="1384" w:author="Daniel Rohde" w:date="2022-12-20T00:06:00Z">
            <w:rPr>
              <w:color w:val="auto"/>
              <w:lang w:val="fr-FR"/>
            </w:rPr>
          </w:rPrChange>
        </w:rPr>
        <w:lastRenderedPageBreak/>
        <w:drawing>
          <wp:anchor distT="0" distB="0" distL="114300" distR="114300" simplePos="0" relativeHeight="251659776" behindDoc="0" locked="0" layoutInCell="1" allowOverlap="1" wp14:anchorId="497DD7C4" wp14:editId="404F479B">
            <wp:simplePos x="0" y="0"/>
            <wp:positionH relativeFrom="column">
              <wp:posOffset>-229235</wp:posOffset>
            </wp:positionH>
            <wp:positionV relativeFrom="paragraph">
              <wp:posOffset>66675</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r w:rsidR="00D55292">
        <w:rPr>
          <w:b/>
          <w:noProof/>
          <w:color w:val="auto"/>
          <w:szCs w:val="20"/>
        </w:rPr>
        <w:t>12</w:t>
      </w:r>
      <w:r w:rsidRPr="00ED148C">
        <w:rPr>
          <w:b/>
          <w:color w:val="auto"/>
          <w:szCs w:val="20"/>
          <w:lang w:val="en-GB"/>
        </w:rPr>
        <w:fldChar w:fldCharType="end"/>
      </w:r>
      <w:r w:rsidRPr="00ED148C">
        <w:rPr>
          <w:b/>
          <w:color w:val="auto"/>
          <w:szCs w:val="20"/>
        </w:rPr>
        <w:noBreakHyphen/>
      </w:r>
      <w:r w:rsidR="00504AE3">
        <w:rPr>
          <w:b/>
          <w:color w:val="auto"/>
          <w:szCs w:val="20"/>
        </w:rPr>
        <w:t>7</w:t>
      </w:r>
      <w:r w:rsidRPr="00ED148C">
        <w:rPr>
          <w:b/>
          <w:color w:val="auto"/>
          <w:szCs w:val="20"/>
        </w:rPr>
        <w:t xml:space="preserve"> </w:t>
      </w:r>
      <w:r>
        <w:rPr>
          <w:b/>
          <w:color w:val="auto"/>
          <w:szCs w:val="20"/>
        </w:rPr>
        <w:t>–</w:t>
      </w:r>
      <w:r w:rsidRPr="00ED148C">
        <w:rPr>
          <w:b/>
          <w:color w:val="auto"/>
          <w:szCs w:val="20"/>
        </w:rPr>
        <w:t xml:space="preserve"> S-102 Exchange Set Class Details</w:t>
      </w:r>
      <w:r w:rsidRPr="00ED148C" w:rsidDel="00556898">
        <w:rPr>
          <w:b/>
          <w:color w:val="auto"/>
          <w:szCs w:val="20"/>
          <w:lang w:val="en-GB"/>
        </w:rPr>
        <w:t xml:space="preserve"> </w:t>
      </w:r>
    </w:p>
    <w:p w14:paraId="3315FF40" w14:textId="358B968B" w:rsidR="009D512D" w:rsidRDefault="00AC251D" w:rsidP="00CA4033">
      <w:pPr>
        <w:spacing w:after="120"/>
        <w:rPr>
          <w:lang w:val="en-GB"/>
        </w:rPr>
      </w:pPr>
      <w:r w:rsidRPr="008C7844">
        <w:rPr>
          <w:lang w:val="en-GB"/>
        </w:rPr>
        <w:t>The following clauses define the mandatory and optional metadata needed for S-102.</w:t>
      </w:r>
      <w:r w:rsidR="00695424">
        <w:rPr>
          <w:lang w:val="en-GB"/>
        </w:rPr>
        <w:t xml:space="preserve"> </w:t>
      </w:r>
      <w:r w:rsidRPr="008C7844">
        <w:rPr>
          <w:lang w:val="en-GB"/>
        </w:rPr>
        <w:t>In some cases, the metadata may be repeated in a national language.</w:t>
      </w:r>
      <w:r w:rsidR="00695424">
        <w:rPr>
          <w:lang w:val="en-GB"/>
        </w:rPr>
        <w:t xml:space="preserve"> </w:t>
      </w:r>
      <w:r w:rsidRPr="008C7844">
        <w:rPr>
          <w:lang w:val="en-GB"/>
        </w:rPr>
        <w:t xml:space="preserve">If this is the </w:t>
      </w:r>
      <w:proofErr w:type="gramStart"/>
      <w:r w:rsidRPr="008C7844">
        <w:rPr>
          <w:lang w:val="en-GB"/>
        </w:rPr>
        <w:t>case</w:t>
      </w:r>
      <w:proofErr w:type="gramEnd"/>
      <w:r w:rsidRPr="008C7844">
        <w:rPr>
          <w:lang w:val="en-GB"/>
        </w:rPr>
        <w:t xml:space="preserve"> it is noted in the Remarks column. </w:t>
      </w:r>
    </w:p>
    <w:p w14:paraId="6DEDFA63" w14:textId="7134600A" w:rsidR="00267E37" w:rsidRDefault="00267E37" w:rsidP="00CA4033">
      <w:pPr>
        <w:spacing w:after="120"/>
      </w:pPr>
      <w:r w:rsidRPr="00267E37">
        <w:t xml:space="preserve">The XML schemas for S-102 exchange catalogues will be available from the IHO </w:t>
      </w:r>
      <w:r w:rsidR="00CA4033">
        <w:t>Geospatial Information (</w:t>
      </w:r>
      <w:r w:rsidRPr="00267E37">
        <w:t>GI</w:t>
      </w:r>
      <w:r w:rsidR="00CA4033">
        <w:t>)</w:t>
      </w:r>
      <w:r w:rsidRPr="00267E37">
        <w:t xml:space="preserve"> Registry and/or the S-100 GitHub site (</w:t>
      </w:r>
      <w:hyperlink r:id="rId78" w:history="1">
        <w:r w:rsidRPr="00267E37">
          <w:rPr>
            <w:rStyle w:val="Hyperlink"/>
          </w:rPr>
          <w:t>https://github.com/IHO-S100WG</w:t>
        </w:r>
      </w:hyperlink>
      <w:r w:rsidRPr="00267E37">
        <w:t>)</w:t>
      </w:r>
      <w:r>
        <w:t>.</w:t>
      </w:r>
    </w:p>
    <w:p w14:paraId="01C6ACEE" w14:textId="77777777" w:rsidR="00CA4033" w:rsidRPr="00CA4033" w:rsidRDefault="00CA4033" w:rsidP="00CA4033">
      <w:pPr>
        <w:spacing w:after="120"/>
      </w:pPr>
    </w:p>
    <w:p w14:paraId="5DAB9462" w14:textId="33DDB9E6" w:rsidR="009D512D" w:rsidRPr="008C7844" w:rsidRDefault="00AC251D" w:rsidP="00CA4033">
      <w:pPr>
        <w:pStyle w:val="Heading2"/>
        <w:spacing w:before="120" w:after="200"/>
        <w:rPr>
          <w:lang w:val="en-GB"/>
        </w:rPr>
      </w:pPr>
      <w:bookmarkStart w:id="1385" w:name="_Toc105509287"/>
      <w:r w:rsidRPr="008C7844">
        <w:rPr>
          <w:lang w:val="en-GB"/>
        </w:rPr>
        <w:t>Language</w:t>
      </w:r>
      <w:bookmarkEnd w:id="1385"/>
      <w:r w:rsidR="00695424">
        <w:rPr>
          <w:lang w:val="en-GB"/>
        </w:rPr>
        <w:t xml:space="preserve"> </w:t>
      </w:r>
    </w:p>
    <w:p w14:paraId="1A686D83" w14:textId="4D6033EA" w:rsidR="009D512D" w:rsidRPr="008C7844" w:rsidRDefault="00AC251D" w:rsidP="00CA4033">
      <w:pPr>
        <w:spacing w:after="120"/>
        <w:rPr>
          <w:lang w:val="en-GB"/>
        </w:rPr>
      </w:pPr>
      <w:r w:rsidRPr="008C7844">
        <w:rPr>
          <w:lang w:val="en-GB"/>
        </w:rPr>
        <w:t>The exchange language must be English.</w:t>
      </w:r>
      <w:r w:rsidR="00695424">
        <w:rPr>
          <w:lang w:val="en-GB"/>
        </w:rPr>
        <w:t xml:space="preserve"> </w:t>
      </w:r>
    </w:p>
    <w:p w14:paraId="333E025F" w14:textId="77777777" w:rsidR="009D512D" w:rsidRDefault="00AC251D" w:rsidP="00CA4033">
      <w:pPr>
        <w:spacing w:after="120"/>
        <w:rPr>
          <w:lang w:val="en-GB"/>
        </w:rPr>
      </w:pPr>
      <w:r w:rsidRPr="008C7844">
        <w:rPr>
          <w:lang w:val="en-GB"/>
        </w:rPr>
        <w:t xml:space="preserve">Character strings must be encoded using the character set defined in ISO 10646-1, in Unicode Transformation Format-8 (UTF-8). A BOM (byte order mark) must not be used. </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D3FF0">
          <w:headerReference w:type="even" r:id="rId79"/>
          <w:headerReference w:type="default" r:id="rId80"/>
          <w:footerReference w:type="even" r:id="rId81"/>
          <w:footerReference w:type="default" r:id="rId82"/>
          <w:pgSz w:w="11906" w:h="16838" w:code="9"/>
          <w:pgMar w:top="1440" w:right="1400" w:bottom="1440" w:left="1400" w:header="709" w:footer="709" w:gutter="0"/>
          <w:pgNumType w:start="1"/>
          <w:cols w:space="720"/>
          <w:docGrid w:linePitch="272"/>
        </w:sectPr>
      </w:pPr>
    </w:p>
    <w:p w14:paraId="598F1805" w14:textId="77777777" w:rsidR="009D512D" w:rsidRPr="008C7844" w:rsidRDefault="00AC251D" w:rsidP="004339CC">
      <w:pPr>
        <w:pStyle w:val="Heading2"/>
        <w:spacing w:before="120" w:after="200"/>
        <w:rPr>
          <w:lang w:val="en-GB"/>
        </w:rPr>
      </w:pPr>
      <w:bookmarkStart w:id="1395" w:name="_Toc105509288"/>
      <w:r w:rsidRPr="008C7844">
        <w:rPr>
          <w:lang w:val="en-GB"/>
        </w:rPr>
        <w:lastRenderedPageBreak/>
        <w:t>S102_ExchangeCatalogue</w:t>
      </w:r>
      <w:bookmarkEnd w:id="1395"/>
      <w:r w:rsidRPr="008C7844">
        <w:rPr>
          <w:lang w:val="en-GB"/>
        </w:rPr>
        <w:t xml:space="preserve"> </w:t>
      </w:r>
    </w:p>
    <w:p w14:paraId="61994E95" w14:textId="5FDC9F0F" w:rsidR="009D512D" w:rsidRDefault="00AC251D" w:rsidP="004339CC">
      <w:pPr>
        <w:spacing w:after="120"/>
        <w:rPr>
          <w:lang w:val="en-GB"/>
        </w:rPr>
      </w:pPr>
      <w:r w:rsidRPr="008C7844">
        <w:rPr>
          <w:lang w:val="en-GB"/>
        </w:rPr>
        <w:t xml:space="preserve">Each </w:t>
      </w:r>
      <w:r w:rsidR="004339CC">
        <w:rPr>
          <w:lang w:val="en-GB"/>
        </w:rPr>
        <w:t>E</w:t>
      </w:r>
      <w:r w:rsidRPr="008C7844">
        <w:rPr>
          <w:lang w:val="en-GB"/>
        </w:rPr>
        <w:t xml:space="preserve">xchange </w:t>
      </w:r>
      <w:r w:rsidR="004339CC">
        <w:rPr>
          <w:lang w:val="en-GB"/>
        </w:rPr>
        <w:t>S</w:t>
      </w:r>
      <w:r w:rsidRPr="008C7844">
        <w:rPr>
          <w:lang w:val="en-GB"/>
        </w:rPr>
        <w:t xml:space="preserve">et has a single S100_ExchangeCatalogue which contains meta information for the data </w:t>
      </w:r>
      <w:del w:id="1396" w:author="Daniel Rohde" w:date="2022-12-20T00:06:00Z">
        <w:r w:rsidRPr="008C7844">
          <w:rPr>
            <w:lang w:val="en-GB"/>
          </w:rPr>
          <w:delText xml:space="preserve">and support files </w:delText>
        </w:r>
      </w:del>
      <w:r w:rsidRPr="008C7844">
        <w:rPr>
          <w:lang w:val="en-GB"/>
        </w:rPr>
        <w:t xml:space="preserve">in the </w:t>
      </w:r>
      <w:r w:rsidR="004339CC">
        <w:rPr>
          <w:lang w:val="en-GB"/>
        </w:rPr>
        <w:t>E</w:t>
      </w:r>
      <w:r w:rsidRPr="008C7844">
        <w:rPr>
          <w:lang w:val="en-GB"/>
        </w:rPr>
        <w:t xml:space="preserve">xchange </w:t>
      </w:r>
      <w:r w:rsidR="004339CC">
        <w:rPr>
          <w:lang w:val="en-GB"/>
        </w:rPr>
        <w:t>S</w:t>
      </w:r>
      <w:r w:rsidRPr="008C7844">
        <w:rPr>
          <w:lang w:val="en-GB"/>
        </w:rPr>
        <w:t>et.</w:t>
      </w:r>
      <w:r w:rsidR="00695424">
        <w:rPr>
          <w:lang w:val="en-GB"/>
        </w:rPr>
        <w:t xml:space="preserve"> </w:t>
      </w:r>
    </w:p>
    <w:p w14:paraId="51689101" w14:textId="604CB89E" w:rsidR="00267E37" w:rsidRPr="008C7844" w:rsidRDefault="00267E37" w:rsidP="004339CC">
      <w:pPr>
        <w:spacing w:after="120"/>
        <w:rPr>
          <w:lang w:val="en-GB"/>
        </w:rPr>
      </w:pPr>
      <w:r w:rsidRPr="00267E37">
        <w:t xml:space="preserve">The class S102_ExchangeCatalogue is realized from S100_ExchangeCatalogue without modification. S-102 restricts certain attributes and roles as described in </w:t>
      </w:r>
      <w:r w:rsidR="00556898" w:rsidRPr="00504AE3">
        <w:fldChar w:fldCharType="begin"/>
      </w:r>
      <w:r w:rsidR="00556898" w:rsidRPr="00504AE3">
        <w:instrText xml:space="preserve"> REF _Ref66115803 \h </w:instrText>
      </w:r>
      <w:r w:rsidR="00504AE3" w:rsidRPr="00504AE3">
        <w:instrText xml:space="preserve"> \* MERGEFORMAT </w:instrText>
      </w:r>
      <w:r w:rsidR="00556898" w:rsidRPr="00504AE3">
        <w:fldChar w:fldCharType="separate"/>
      </w:r>
      <w:r w:rsidR="00D55292" w:rsidRPr="00F45EBB">
        <w:rPr>
          <w:color w:val="auto"/>
          <w:szCs w:val="20"/>
        </w:rPr>
        <w:t xml:space="preserve">Table </w:t>
      </w:r>
      <w:r w:rsidR="00D55292" w:rsidRPr="00A14048">
        <w:rPr>
          <w:noProof/>
          <w:color w:val="auto"/>
          <w:szCs w:val="20"/>
        </w:rPr>
        <w:t>12</w:t>
      </w:r>
      <w:r w:rsidR="00D55292" w:rsidRPr="00F45EBB">
        <w:rPr>
          <w:noProof/>
          <w:color w:val="auto"/>
          <w:szCs w:val="20"/>
        </w:rPr>
        <w:noBreakHyphen/>
      </w:r>
      <w:r w:rsidR="00D55292" w:rsidRPr="00A14048">
        <w:rPr>
          <w:noProof/>
          <w:color w:val="auto"/>
          <w:szCs w:val="20"/>
        </w:rPr>
        <w:t>7</w:t>
      </w:r>
      <w:r w:rsidR="00556898" w:rsidRPr="00504AE3">
        <w:fldChar w:fldCharType="end"/>
      </w:r>
      <w:r w:rsidRPr="00267E37">
        <w:t>. S102_ExchangeCatalogue is a container substituting for the corresponding S100_ExchangeCatalogue class in the UML diagram. It is needed because S-102 extends S-100 discovery metadata.</w:t>
      </w:r>
    </w:p>
    <w:p w14:paraId="5F1A2424" w14:textId="2DCEF611" w:rsidR="00556898" w:rsidRPr="00F45EBB" w:rsidRDefault="00556898" w:rsidP="00F45EBB">
      <w:pPr>
        <w:pStyle w:val="Caption"/>
        <w:keepNext/>
        <w:spacing w:before="120" w:after="120"/>
        <w:jc w:val="center"/>
        <w:rPr>
          <w:i w:val="0"/>
          <w:color w:val="auto"/>
          <w:sz w:val="20"/>
          <w:szCs w:val="20"/>
        </w:rPr>
      </w:pPr>
      <w:bookmarkStart w:id="1397" w:name="_Ref66115803"/>
      <w:r w:rsidRPr="00F45EBB">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398" w:author="Daniel Rohde" w:date="2022-12-20T00:06:00Z">
        <w:r w:rsidR="00914B0A" w:rsidRPr="00F45EBB">
          <w:rPr>
            <w:i w:val="0"/>
            <w:color w:val="auto"/>
            <w:sz w:val="20"/>
            <w:szCs w:val="20"/>
          </w:rPr>
          <w:noBreakHyphen/>
        </w:r>
      </w:del>
      <w:ins w:id="1399"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7</w:t>
      </w:r>
      <w:r w:rsidR="00872C97">
        <w:rPr>
          <w:i w:val="0"/>
          <w:color w:val="auto"/>
          <w:sz w:val="20"/>
          <w:szCs w:val="20"/>
        </w:rPr>
        <w:fldChar w:fldCharType="end"/>
      </w:r>
      <w:bookmarkEnd w:id="1397"/>
      <w:r w:rsidRPr="00F45EBB">
        <w:rPr>
          <w:i w:val="0"/>
          <w:color w:val="auto"/>
          <w:sz w:val="20"/>
          <w:szCs w:val="20"/>
        </w:rPr>
        <w:t xml:space="preserve"> </w:t>
      </w:r>
      <w:r w:rsidR="00F45EBB">
        <w:rPr>
          <w:i w:val="0"/>
          <w:color w:val="auto"/>
          <w:sz w:val="20"/>
          <w:szCs w:val="20"/>
        </w:rPr>
        <w:t>–</w:t>
      </w:r>
      <w:r w:rsidRPr="00F45EBB">
        <w:rPr>
          <w:i w:val="0"/>
          <w:color w:val="auto"/>
          <w:sz w:val="20"/>
          <w:szCs w:val="20"/>
        </w:rPr>
        <w:t xml:space="preserve"> S102_ExchangeCatalogue parameters</w:t>
      </w:r>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13365F" w14:textId="77777777" w:rsidR="007113AA" w:rsidRPr="002B2AC3" w:rsidRDefault="007113AA" w:rsidP="002B2AC3">
            <w:pPr>
              <w:spacing w:before="60" w:after="60"/>
              <w:ind w:right="38"/>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77C2A810" w:rsidR="007113AA" w:rsidRPr="002B2AC3" w:rsidRDefault="007113AA">
            <w:pPr>
              <w:spacing w:before="60" w:after="60"/>
              <w:jc w:val="left"/>
              <w:rPr>
                <w:sz w:val="16"/>
                <w:szCs w:val="16"/>
                <w:lang w:val="en-GB"/>
              </w:rPr>
            </w:pPr>
            <w:r w:rsidRPr="002B2AC3">
              <w:rPr>
                <w:sz w:val="16"/>
                <w:szCs w:val="16"/>
                <w:lang w:val="en-GB"/>
              </w:rPr>
              <w:t xml:space="preserve">An exchange catalogue contains the discovery metadata about the exchange datasets </w:t>
            </w:r>
            <w:del w:id="1400" w:author="Daniel Rohde" w:date="2022-12-20T00:06:00Z">
              <w:r w:rsidRPr="002B2AC3">
                <w:rPr>
                  <w:sz w:val="16"/>
                  <w:szCs w:val="16"/>
                  <w:lang w:val="en-GB"/>
                </w:rPr>
                <w:delText xml:space="preserve">and support files </w:delText>
              </w:r>
            </w:del>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 xml:space="preserve">The optional S-100 attributes </w:t>
            </w:r>
            <w:proofErr w:type="spellStart"/>
            <w:r w:rsidRPr="002B2AC3">
              <w:rPr>
                <w:sz w:val="16"/>
                <w:szCs w:val="16"/>
              </w:rPr>
              <w:t>replacedData</w:t>
            </w:r>
            <w:proofErr w:type="spellEnd"/>
            <w:r w:rsidRPr="002B2AC3">
              <w:rPr>
                <w:sz w:val="16"/>
                <w:szCs w:val="16"/>
              </w:rPr>
              <w:t xml:space="preserve"> and </w:t>
            </w:r>
            <w:proofErr w:type="spellStart"/>
            <w:r w:rsidRPr="002B2AC3">
              <w:rPr>
                <w:sz w:val="16"/>
                <w:szCs w:val="16"/>
              </w:rPr>
              <w:t>dataReplacement</w:t>
            </w:r>
            <w:proofErr w:type="spellEnd"/>
            <w:r w:rsidRPr="002B2AC3">
              <w:rPr>
                <w:sz w:val="16"/>
                <w:szCs w:val="16"/>
              </w:rPr>
              <w:t xml:space="preserve">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proofErr w:type="spellStart"/>
            <w:r w:rsidRPr="002B2AC3">
              <w:rPr>
                <w:sz w:val="16"/>
                <w:szCs w:val="16"/>
                <w:lang w:val="fr-FR"/>
              </w:rPr>
              <w:t>Uniquely</w:t>
            </w:r>
            <w:proofErr w:type="spellEnd"/>
            <w:r w:rsidRPr="002B2AC3">
              <w:rPr>
                <w:sz w:val="16"/>
                <w:szCs w:val="16"/>
                <w:lang w:val="fr-FR"/>
              </w:rPr>
              <w:t xml:space="preserve"> identifies </w:t>
            </w:r>
            <w:proofErr w:type="spellStart"/>
            <w:r w:rsidRPr="002B2AC3">
              <w:rPr>
                <w:sz w:val="16"/>
                <w:szCs w:val="16"/>
                <w:lang w:val="fr-FR"/>
              </w:rPr>
              <w:t>this</w:t>
            </w:r>
            <w:proofErr w:type="spellEnd"/>
            <w:r w:rsidRPr="002B2AC3">
              <w:rPr>
                <w:sz w:val="16"/>
                <w:szCs w:val="16"/>
                <w:lang w:val="fr-FR"/>
              </w:rPr>
              <w:t xml:space="preserv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productSpecification</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metadataLanguage</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exchangeCatalogueName</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12C4E7BA"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w:t>
            </w:r>
            <w:r w:rsidR="00034E14">
              <w:rPr>
                <w:sz w:val="16"/>
                <w:szCs w:val="16"/>
                <w:lang w:val="en-GB"/>
              </w:rPr>
              <w:t>XML</w:t>
            </w:r>
          </w:p>
        </w:tc>
      </w:tr>
      <w:tr w:rsidR="007113AA" w:rsidRPr="008C7844" w14:paraId="5DE1665C"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exchangeCatalogueDescription</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exchangeCatalogueComment</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compressionFlag</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4EDB1EDF" w:rsidR="007113AA" w:rsidRPr="002B2AC3" w:rsidRDefault="007113AA" w:rsidP="002B2AC3">
            <w:pPr>
              <w:spacing w:before="60" w:after="60"/>
              <w:jc w:val="left"/>
              <w:rPr>
                <w:sz w:val="16"/>
                <w:szCs w:val="16"/>
                <w:lang w:val="en-GB"/>
              </w:rPr>
            </w:pPr>
            <w:del w:id="1401" w:author="Daniel Rohde" w:date="2022-12-20T00:06:00Z">
              <w:r w:rsidRPr="002B2AC3">
                <w:rPr>
                  <w:sz w:val="16"/>
                  <w:szCs w:val="16"/>
                  <w:lang w:val="en-GB"/>
                </w:rPr>
                <w:delText>Yes</w:delText>
              </w:r>
            </w:del>
            <w:ins w:id="1402" w:author="Daniel Rohde" w:date="2022-12-20T00:06:00Z">
              <w:r w:rsidR="00A93F43">
                <w:rPr>
                  <w:sz w:val="16"/>
                  <w:szCs w:val="16"/>
                  <w:lang w:val="en-GB"/>
                </w:rPr>
                <w:t>True</w:t>
              </w:r>
            </w:ins>
            <w:r w:rsidR="00A93F43">
              <w:rPr>
                <w:sz w:val="16"/>
                <w:szCs w:val="16"/>
                <w:lang w:val="en-GB"/>
              </w:rPr>
              <w:t xml:space="preserve"> or </w:t>
            </w:r>
            <w:del w:id="1403" w:author="Daniel Rohde" w:date="2022-12-20T00:06:00Z">
              <w:r w:rsidRPr="002B2AC3">
                <w:rPr>
                  <w:sz w:val="16"/>
                  <w:szCs w:val="16"/>
                  <w:lang w:val="en-GB"/>
                </w:rPr>
                <w:delText xml:space="preserve">No </w:delText>
              </w:r>
            </w:del>
            <w:ins w:id="1404" w:author="Daniel Rohde" w:date="2022-12-20T00:06:00Z">
              <w:r w:rsidR="00A93F43">
                <w:rPr>
                  <w:sz w:val="16"/>
                  <w:szCs w:val="16"/>
                  <w:lang w:val="en-GB"/>
                </w:rPr>
                <w:t>False</w:t>
              </w:r>
            </w:ins>
          </w:p>
        </w:tc>
      </w:tr>
      <w:tr w:rsidR="007113AA" w:rsidRPr="008C7844" w14:paraId="46E037F7"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sourceMedia</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proofErr w:type="spellStart"/>
            <w:r w:rsidRPr="002B2AC3">
              <w:rPr>
                <w:sz w:val="16"/>
              </w:rPr>
              <w:t>replace</w:t>
            </w:r>
            <w:r w:rsidR="004256B2" w:rsidRPr="002B2AC3">
              <w:rPr>
                <w:sz w:val="16"/>
              </w:rPr>
              <w:t>d</w:t>
            </w:r>
            <w:r w:rsidRPr="002B2AC3">
              <w:rPr>
                <w:sz w:val="16"/>
              </w:rPr>
              <w:t>Data</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 xml:space="preserve">If a data file is </w:t>
            </w:r>
            <w:proofErr w:type="gramStart"/>
            <w:r w:rsidRPr="002B2AC3">
              <w:rPr>
                <w:sz w:val="16"/>
              </w:rPr>
              <w:t>cancelled</w:t>
            </w:r>
            <w:proofErr w:type="gramEnd"/>
            <w:r w:rsidRPr="002B2AC3">
              <w:rPr>
                <w:sz w:val="16"/>
              </w:rPr>
              <w:t xml:space="preserve">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commentRangeStart w:id="1405"/>
            <w:r w:rsidRPr="002B2AC3">
              <w:rPr>
                <w:sz w:val="16"/>
              </w:rPr>
              <w:t>Boolean</w:t>
            </w:r>
            <w:commentRangeEnd w:id="1405"/>
            <w:r w:rsidR="00A93F43">
              <w:rPr>
                <w:rStyle w:val="CommentReference"/>
              </w:rPr>
              <w:commentReference w:id="1405"/>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proofErr w:type="spellStart"/>
            <w:r w:rsidRPr="002B2AC3">
              <w:rPr>
                <w:sz w:val="16"/>
              </w:rPr>
              <w:t>dataReplacement</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commentRangeStart w:id="1406"/>
            <w:r w:rsidRPr="002B2AC3">
              <w:rPr>
                <w:sz w:val="16"/>
              </w:rPr>
              <w:t>CharacterString</w:t>
            </w:r>
            <w:commentRangeEnd w:id="1406"/>
            <w:r w:rsidR="00A93F43">
              <w:rPr>
                <w:rStyle w:val="CommentReference"/>
              </w:rPr>
              <w:commentReference w:id="1406"/>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datasetDiscoveryMetadata</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proofErr w:type="gramStart"/>
            <w:r w:rsidRPr="002B2AC3">
              <w:rPr>
                <w:sz w:val="16"/>
                <w:szCs w:val="16"/>
                <w:lang w:val="en-GB"/>
              </w:rPr>
              <w:t>0..*</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proofErr w:type="gramStart"/>
            <w:r w:rsidRPr="002B2AC3">
              <w:rPr>
                <w:sz w:val="16"/>
                <w:szCs w:val="16"/>
                <w:lang w:val="en-GB"/>
              </w:rPr>
              <w:t>0..*</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w:t>
            </w:r>
            <w:proofErr w:type="gramStart"/>
            <w:r w:rsidRPr="002B2AC3">
              <w:rPr>
                <w:sz w:val="16"/>
                <w:szCs w:val="16"/>
                <w:lang w:val="en-GB"/>
              </w:rPr>
              <w:t>catalogues, if</w:t>
            </w:r>
            <w:proofErr w:type="gramEnd"/>
            <w:r w:rsidRPr="002B2AC3">
              <w:rPr>
                <w:sz w:val="16"/>
                <w:szCs w:val="16"/>
                <w:lang w:val="en-GB"/>
              </w:rPr>
              <w:t xml:space="preserve">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F45EBB">
      <w:pPr>
        <w:pStyle w:val="Heading3"/>
        <w:spacing w:before="120" w:after="120"/>
        <w:rPr>
          <w:lang w:val="en-GB"/>
        </w:rPr>
      </w:pPr>
      <w:bookmarkStart w:id="1407" w:name="_Toc105509289"/>
      <w:r w:rsidRPr="008C7844">
        <w:rPr>
          <w:lang w:val="en-GB"/>
        </w:rPr>
        <w:t>S10</w:t>
      </w:r>
      <w:r w:rsidR="00C21F7A">
        <w:rPr>
          <w:lang w:val="en-GB"/>
        </w:rPr>
        <w:t>0</w:t>
      </w:r>
      <w:r w:rsidRPr="008C7844">
        <w:rPr>
          <w:lang w:val="en-GB"/>
        </w:rPr>
        <w:t>_CatalogueIdentifier</w:t>
      </w:r>
      <w:bookmarkEnd w:id="1407"/>
      <w:r w:rsidRPr="008C7844">
        <w:rPr>
          <w:lang w:val="en-GB"/>
        </w:rPr>
        <w:t xml:space="preserve"> </w:t>
      </w:r>
    </w:p>
    <w:p w14:paraId="070D38DC" w14:textId="77777777" w:rsidR="00AA5503" w:rsidRPr="00AA5503" w:rsidRDefault="00AA5503" w:rsidP="00F45EBB">
      <w:pPr>
        <w:spacing w:after="120"/>
        <w:rPr>
          <w:lang w:val="en-GB"/>
        </w:rPr>
      </w:pPr>
      <w:r w:rsidRPr="00AA5503">
        <w:t>S-102 uses S100_CatalogueIdentifier without modification.</w:t>
      </w:r>
    </w:p>
    <w:p w14:paraId="03E9D255" w14:textId="473C33EB" w:rsidR="00914B0A" w:rsidRPr="00A75EEC" w:rsidRDefault="00914B0A" w:rsidP="00A75EEC">
      <w:pPr>
        <w:pStyle w:val="Caption"/>
        <w:keepNext/>
        <w:spacing w:before="120" w:after="120"/>
        <w:jc w:val="center"/>
        <w:rPr>
          <w:i w:val="0"/>
          <w:color w:val="auto"/>
          <w:sz w:val="20"/>
          <w:szCs w:val="20"/>
        </w:rPr>
      </w:pPr>
      <w:r w:rsidRPr="00A75EEC">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08" w:author="Daniel Rohde" w:date="2022-12-20T00:06:00Z">
        <w:r w:rsidRPr="00A75EEC">
          <w:rPr>
            <w:i w:val="0"/>
            <w:color w:val="auto"/>
            <w:sz w:val="20"/>
            <w:szCs w:val="20"/>
          </w:rPr>
          <w:noBreakHyphen/>
        </w:r>
      </w:del>
      <w:ins w:id="1409"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8</w:t>
      </w:r>
      <w:r w:rsidR="00872C97">
        <w:rPr>
          <w:i w:val="0"/>
          <w:color w:val="auto"/>
          <w:sz w:val="20"/>
          <w:szCs w:val="20"/>
        </w:rPr>
        <w:fldChar w:fldCharType="end"/>
      </w:r>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S100_CatalogueIdentifier parameters</w:t>
      </w:r>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A75EEC">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4F62AE" w14:textId="77777777" w:rsidR="00AA5503" w:rsidRPr="002B2AC3" w:rsidRDefault="00AA5503"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6BA0A638" w:rsidR="00AA5503" w:rsidRPr="002B2AC3" w:rsidRDefault="00AA5503" w:rsidP="002B2AC3">
            <w:pPr>
              <w:spacing w:before="60" w:after="60"/>
              <w:jc w:val="left"/>
              <w:rPr>
                <w:sz w:val="22"/>
                <w:lang w:val="en-GB"/>
              </w:rPr>
            </w:pPr>
            <w:r w:rsidRPr="002B2AC3">
              <w:rPr>
                <w:sz w:val="16"/>
                <w:lang w:val="en-GB"/>
              </w:rPr>
              <w:t xml:space="preserve">An exchange catalogue contains the discovery metadata about the exchange datasets </w:t>
            </w:r>
            <w:del w:id="1410" w:author="Daniel Rohde" w:date="2022-12-20T00:06:00Z">
              <w:r w:rsidRPr="002B2AC3">
                <w:rPr>
                  <w:sz w:val="16"/>
                  <w:lang w:val="en-GB"/>
                </w:rPr>
                <w:delText xml:space="preserve">and support files </w:delText>
              </w:r>
            </w:del>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proofErr w:type="spellStart"/>
            <w:r w:rsidRPr="002B2AC3">
              <w:rPr>
                <w:sz w:val="16"/>
                <w:lang w:val="fr-FR"/>
              </w:rPr>
              <w:t>Uniquely</w:t>
            </w:r>
            <w:proofErr w:type="spellEnd"/>
            <w:r w:rsidRPr="002B2AC3">
              <w:rPr>
                <w:sz w:val="16"/>
                <w:lang w:val="fr-FR"/>
              </w:rPr>
              <w:t xml:space="preserve"> identifies </w:t>
            </w:r>
            <w:proofErr w:type="spellStart"/>
            <w:r w:rsidRPr="002B2AC3">
              <w:rPr>
                <w:sz w:val="16"/>
                <w:lang w:val="fr-FR"/>
              </w:rPr>
              <w:t>this</w:t>
            </w:r>
            <w:proofErr w:type="spellEnd"/>
            <w:r w:rsidRPr="002B2AC3">
              <w:rPr>
                <w:sz w:val="16"/>
                <w:lang w:val="fr-FR"/>
              </w:rPr>
              <w:t xml:space="preserv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proofErr w:type="spellStart"/>
            <w:r w:rsidRPr="002B2AC3">
              <w:rPr>
                <w:sz w:val="16"/>
                <w:lang w:val="en-GB"/>
              </w:rPr>
              <w:t>editionNumber</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0D15A91C" w:rsidR="009D512D" w:rsidRDefault="00AC251D" w:rsidP="00A75EEC">
      <w:pPr>
        <w:pStyle w:val="Heading3"/>
        <w:spacing w:before="120" w:after="120"/>
        <w:rPr>
          <w:lang w:val="en-GB"/>
        </w:rPr>
      </w:pPr>
      <w:bookmarkStart w:id="1411" w:name="_Toc105509290"/>
      <w:r w:rsidRPr="008C7844">
        <w:rPr>
          <w:lang w:val="en-GB"/>
        </w:rPr>
        <w:t>S10</w:t>
      </w:r>
      <w:r w:rsidR="00C21F7A">
        <w:rPr>
          <w:lang w:val="en-GB"/>
        </w:rPr>
        <w:t>0</w:t>
      </w:r>
      <w:r w:rsidRPr="008C7844">
        <w:rPr>
          <w:lang w:val="en-GB"/>
        </w:rPr>
        <w:t>_</w:t>
      </w:r>
      <w:del w:id="1412" w:author="Daniel Rohde" w:date="2022-12-20T00:06:00Z">
        <w:r w:rsidRPr="008C7844">
          <w:rPr>
            <w:lang w:val="en-GB"/>
          </w:rPr>
          <w:delText>CataloguePointofContact</w:delText>
        </w:r>
      </w:del>
      <w:ins w:id="1413" w:author="Daniel Rohde" w:date="2022-12-20T00:06:00Z">
        <w:r w:rsidRPr="008C7844">
          <w:rPr>
            <w:lang w:val="en-GB"/>
          </w:rPr>
          <w:t>CataloguePoint</w:t>
        </w:r>
        <w:r w:rsidR="00A93F43">
          <w:rPr>
            <w:lang w:val="en-GB"/>
          </w:rPr>
          <w:t>O</w:t>
        </w:r>
        <w:r w:rsidRPr="008C7844">
          <w:rPr>
            <w:lang w:val="en-GB"/>
          </w:rPr>
          <w:t>fContact</w:t>
        </w:r>
      </w:ins>
      <w:bookmarkEnd w:id="1411"/>
      <w:r w:rsidRPr="008C7844">
        <w:rPr>
          <w:lang w:val="en-GB"/>
        </w:rPr>
        <w:t xml:space="preserve"> </w:t>
      </w:r>
    </w:p>
    <w:p w14:paraId="4EF3A410" w14:textId="0A49CCE5" w:rsidR="00AA5503" w:rsidRPr="00AA5503" w:rsidRDefault="00AA5503" w:rsidP="00A75EEC">
      <w:pPr>
        <w:spacing w:after="120"/>
        <w:rPr>
          <w:lang w:val="en-GB"/>
        </w:rPr>
      </w:pPr>
      <w:r w:rsidRPr="00AA5503">
        <w:t>S-102 uses S100_CataloguePo</w:t>
      </w:r>
      <w:r w:rsidR="00914B0A">
        <w:t>i</w:t>
      </w:r>
      <w:r w:rsidRPr="00AA5503">
        <w:t>ntOfContact without modification.</w:t>
      </w:r>
    </w:p>
    <w:p w14:paraId="7B5A0961" w14:textId="4C7DDA71" w:rsidR="00914B0A" w:rsidRPr="00A75EEC" w:rsidRDefault="00914B0A" w:rsidP="00A75EEC">
      <w:pPr>
        <w:pStyle w:val="Caption"/>
        <w:keepNext/>
        <w:spacing w:before="120" w:after="120"/>
        <w:jc w:val="center"/>
        <w:rPr>
          <w:i w:val="0"/>
          <w:color w:val="auto"/>
          <w:sz w:val="20"/>
          <w:szCs w:val="20"/>
        </w:rPr>
      </w:pPr>
      <w:r w:rsidRPr="00A75EEC">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14" w:author="Daniel Rohde" w:date="2022-12-20T00:06:00Z">
        <w:r w:rsidRPr="00A75EEC">
          <w:rPr>
            <w:i w:val="0"/>
            <w:color w:val="auto"/>
            <w:sz w:val="20"/>
            <w:szCs w:val="20"/>
          </w:rPr>
          <w:noBreakHyphen/>
        </w:r>
      </w:del>
      <w:ins w:id="1415"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9</w:t>
      </w:r>
      <w:r w:rsidR="00872C97">
        <w:rPr>
          <w:i w:val="0"/>
          <w:color w:val="auto"/>
          <w:sz w:val="20"/>
          <w:szCs w:val="20"/>
        </w:rPr>
        <w:fldChar w:fldCharType="end"/>
      </w:r>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S100_</w:t>
      </w:r>
      <w:del w:id="1416" w:author="Daniel Rohde" w:date="2022-12-20T00:06:00Z">
        <w:r w:rsidRPr="00A75EEC">
          <w:rPr>
            <w:i w:val="0"/>
            <w:color w:val="auto"/>
            <w:sz w:val="20"/>
            <w:szCs w:val="20"/>
          </w:rPr>
          <w:delText>CataloguePointofContact</w:delText>
        </w:r>
      </w:del>
      <w:ins w:id="1417" w:author="Daniel Rohde" w:date="2022-12-20T00:06:00Z">
        <w:r w:rsidRPr="00A75EEC">
          <w:rPr>
            <w:i w:val="0"/>
            <w:color w:val="auto"/>
            <w:sz w:val="20"/>
            <w:szCs w:val="20"/>
          </w:rPr>
          <w:t>CataloguePoint</w:t>
        </w:r>
        <w:r w:rsidR="00A93F43">
          <w:rPr>
            <w:i w:val="0"/>
            <w:color w:val="auto"/>
            <w:sz w:val="20"/>
            <w:szCs w:val="20"/>
          </w:rPr>
          <w:t>O</w:t>
        </w:r>
        <w:r w:rsidRPr="00A75EEC">
          <w:rPr>
            <w:i w:val="0"/>
            <w:color w:val="auto"/>
            <w:sz w:val="20"/>
            <w:szCs w:val="20"/>
          </w:rPr>
          <w:t>fContact</w:t>
        </w:r>
      </w:ins>
      <w:r w:rsidRPr="00A75EEC">
        <w:rPr>
          <w:i w:val="0"/>
          <w:color w:val="auto"/>
          <w:sz w:val="20"/>
          <w:szCs w:val="20"/>
        </w:rPr>
        <w:t xml:space="preserve"> parameters</w:t>
      </w:r>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A75EEC">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D7CC13" w14:textId="77777777" w:rsidR="00AA5503" w:rsidRPr="002B2AC3" w:rsidRDefault="00AA5503" w:rsidP="002B2AC3">
            <w:pPr>
              <w:spacing w:before="60" w:after="60"/>
              <w:ind w:left="16"/>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F93F0B9" w:rsidR="00AA5503" w:rsidRPr="002B2AC3" w:rsidRDefault="00AA5503" w:rsidP="002B2AC3">
            <w:pPr>
              <w:spacing w:before="60" w:after="60"/>
              <w:rPr>
                <w:sz w:val="22"/>
                <w:lang w:val="en-GB"/>
              </w:rPr>
            </w:pPr>
            <w:r w:rsidRPr="002B2AC3">
              <w:rPr>
                <w:sz w:val="16"/>
                <w:lang w:val="en-GB"/>
              </w:rPr>
              <w:t>This could be an individual prod</w:t>
            </w:r>
            <w:r w:rsidR="00A75EEC">
              <w:rPr>
                <w:sz w:val="16"/>
                <w:lang w:val="en-GB"/>
              </w:rPr>
              <w:t>ucer, value added reseller, etc</w:t>
            </w:r>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proofErr w:type="spellStart"/>
            <w:r w:rsidRPr="002B2AC3">
              <w:rPr>
                <w:sz w:val="16"/>
                <w:lang w:val="en-GB"/>
              </w:rPr>
              <w:t>CI_Telephone</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proofErr w:type="spellStart"/>
            <w:r w:rsidRPr="002B2AC3">
              <w:rPr>
                <w:sz w:val="16"/>
                <w:lang w:val="en-GB"/>
              </w:rPr>
              <w:t>CI_Address</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A75EEC">
      <w:pPr>
        <w:spacing w:after="120"/>
        <w:jc w:val="left"/>
        <w:rPr>
          <w:lang w:val="en-GB"/>
        </w:rPr>
      </w:pPr>
      <w:r w:rsidRPr="008C7844">
        <w:rPr>
          <w:lang w:val="en-GB"/>
        </w:rPr>
        <w:t xml:space="preserve"> </w:t>
      </w:r>
    </w:p>
    <w:p w14:paraId="18E480BC" w14:textId="77777777" w:rsidR="009D512D" w:rsidRDefault="00AC251D" w:rsidP="00DC0585">
      <w:pPr>
        <w:pStyle w:val="Heading2"/>
        <w:rPr>
          <w:lang w:val="en-GB"/>
        </w:rPr>
      </w:pPr>
      <w:bookmarkStart w:id="1418" w:name="_Toc105509291"/>
      <w:r w:rsidRPr="008C7844">
        <w:rPr>
          <w:lang w:val="en-GB"/>
        </w:rPr>
        <w:t>S102_DatasetDiscoveryMetadata</w:t>
      </w:r>
      <w:bookmarkEnd w:id="1418"/>
      <w:r w:rsidRPr="008C7844">
        <w:rPr>
          <w:lang w:val="en-GB"/>
        </w:rPr>
        <w:t xml:space="preserve"> </w:t>
      </w:r>
    </w:p>
    <w:p w14:paraId="112B5AFB" w14:textId="7D7A6ECD" w:rsidR="00C21F7A" w:rsidRPr="00C21F7A" w:rsidRDefault="00C21F7A" w:rsidP="00A75EEC">
      <w:pPr>
        <w:spacing w:after="120"/>
        <w:rPr>
          <w:lang w:val="en-GB"/>
        </w:rPr>
      </w:pPr>
      <w:r>
        <w:t xml:space="preserve">Dataset discovery metadata in S-102 is an extension of the generic S-100 metadata class S100_DatasetDiscoveryMetadata. S-102 adds the attribute </w:t>
      </w:r>
      <w:proofErr w:type="spellStart"/>
      <w:r w:rsidRPr="000A6332">
        <w:rPr>
          <w:i/>
        </w:rPr>
        <w:t>griddingMethod</w:t>
      </w:r>
      <w:proofErr w:type="spellEnd"/>
      <w:r>
        <w:t xml:space="preserve"> which describes the algorithm used to calculate grid values. S-102 also restricts certain attributes and roles as described in</w:t>
      </w:r>
      <w:r w:rsidR="00914B0A">
        <w:t xml:space="preserve"> </w:t>
      </w:r>
      <w:r w:rsidR="00914B0A" w:rsidRPr="00504AE3">
        <w:fldChar w:fldCharType="begin"/>
      </w:r>
      <w:r w:rsidR="00914B0A" w:rsidRPr="00504AE3">
        <w:instrText xml:space="preserve"> REF _Ref66115924 \h </w:instrText>
      </w:r>
      <w:r w:rsidR="00504AE3" w:rsidRPr="00504AE3">
        <w:instrText xml:space="preserve"> \* MERGEFORMAT </w:instrText>
      </w:r>
      <w:r w:rsidR="00914B0A" w:rsidRPr="00504AE3">
        <w:fldChar w:fldCharType="separate"/>
      </w:r>
      <w:r w:rsidR="00D55292" w:rsidRPr="00A75EEC">
        <w:rPr>
          <w:color w:val="auto"/>
          <w:szCs w:val="20"/>
        </w:rPr>
        <w:t xml:space="preserve">Table </w:t>
      </w:r>
      <w:r w:rsidR="00D55292" w:rsidRPr="00A14048">
        <w:rPr>
          <w:noProof/>
          <w:color w:val="auto"/>
          <w:szCs w:val="20"/>
        </w:rPr>
        <w:t>12</w:t>
      </w:r>
      <w:r w:rsidR="00D55292" w:rsidRPr="00A75EEC">
        <w:rPr>
          <w:noProof/>
          <w:color w:val="auto"/>
          <w:szCs w:val="20"/>
        </w:rPr>
        <w:noBreakHyphen/>
      </w:r>
      <w:r w:rsidR="00D55292" w:rsidRPr="00A14048">
        <w:rPr>
          <w:noProof/>
          <w:color w:val="auto"/>
          <w:szCs w:val="20"/>
        </w:rPr>
        <w:t>10</w:t>
      </w:r>
      <w:r w:rsidR="00914B0A" w:rsidRPr="00504AE3">
        <w:fldChar w:fldCharType="end"/>
      </w:r>
      <w:r>
        <w:t>.</w:t>
      </w:r>
    </w:p>
    <w:p w14:paraId="37D56309" w14:textId="133208AE" w:rsidR="00914B0A" w:rsidRPr="00A75EEC" w:rsidRDefault="00914B0A" w:rsidP="00A75EEC">
      <w:pPr>
        <w:pStyle w:val="Caption"/>
        <w:keepNext/>
        <w:spacing w:before="120" w:after="120"/>
        <w:jc w:val="center"/>
        <w:rPr>
          <w:i w:val="0"/>
          <w:color w:val="auto"/>
          <w:sz w:val="20"/>
          <w:szCs w:val="20"/>
        </w:rPr>
      </w:pPr>
      <w:bookmarkStart w:id="1419" w:name="_Ref66115924"/>
      <w:r w:rsidRPr="00A75EEC">
        <w:rPr>
          <w:i w:val="0"/>
          <w:color w:val="auto"/>
          <w:sz w:val="20"/>
          <w:szCs w:val="20"/>
        </w:rPr>
        <w:lastRenderedPageBreak/>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20" w:author="Daniel Rohde" w:date="2022-12-20T00:06:00Z">
        <w:r w:rsidRPr="00A75EEC">
          <w:rPr>
            <w:i w:val="0"/>
            <w:color w:val="auto"/>
            <w:sz w:val="20"/>
            <w:szCs w:val="20"/>
          </w:rPr>
          <w:noBreakHyphen/>
        </w:r>
      </w:del>
      <w:ins w:id="1421"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10</w:t>
      </w:r>
      <w:r w:rsidR="00872C97">
        <w:rPr>
          <w:i w:val="0"/>
          <w:color w:val="auto"/>
          <w:sz w:val="20"/>
          <w:szCs w:val="20"/>
        </w:rPr>
        <w:fldChar w:fldCharType="end"/>
      </w:r>
      <w:bookmarkEnd w:id="1419"/>
      <w:r w:rsidRPr="00A75EEC">
        <w:rPr>
          <w:i w:val="0"/>
          <w:color w:val="auto"/>
          <w:sz w:val="20"/>
          <w:szCs w:val="20"/>
        </w:rPr>
        <w:t xml:space="preserve"> </w:t>
      </w:r>
      <w:r w:rsidR="00A75EEC">
        <w:rPr>
          <w:i w:val="0"/>
          <w:color w:val="auto"/>
          <w:sz w:val="20"/>
          <w:szCs w:val="20"/>
        </w:rPr>
        <w:t>–</w:t>
      </w:r>
      <w:r w:rsidRPr="00A75EEC">
        <w:rPr>
          <w:i w:val="0"/>
          <w:color w:val="auto"/>
          <w:sz w:val="20"/>
          <w:szCs w:val="20"/>
        </w:rPr>
        <w:t xml:space="preserve"> S102_DatasetDiscoveryMetadata parameters</w:t>
      </w:r>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A75EEC">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4E08E1" w14:textId="77777777" w:rsidR="001406FE" w:rsidRPr="002B2AC3" w:rsidRDefault="001406FE" w:rsidP="002B2AC3">
            <w:pPr>
              <w:spacing w:before="60" w:after="60"/>
              <w:jc w:val="left"/>
              <w:rPr>
                <w:b/>
                <w:sz w:val="16"/>
                <w:szCs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D051BB" w14:textId="77777777" w:rsidR="001406FE" w:rsidRPr="002B2AC3" w:rsidRDefault="001406FE" w:rsidP="002B2AC3">
            <w:pPr>
              <w:spacing w:before="60" w:after="60"/>
              <w:ind w:left="24"/>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griddingMethod</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proofErr w:type="spellStart"/>
            <w:r w:rsidRPr="002B2AC3">
              <w:rPr>
                <w:sz w:val="16"/>
                <w:szCs w:val="16"/>
                <w:lang w:val="en-GB"/>
              </w:rPr>
              <w:t>basicWeightedMean</w:t>
            </w:r>
            <w:proofErr w:type="spellEnd"/>
            <w:r w:rsidRPr="002B2AC3">
              <w:rPr>
                <w:sz w:val="16"/>
                <w:szCs w:val="16"/>
                <w:lang w:val="en-GB"/>
              </w:rPr>
              <w:t xml:space="preserve"> </w:t>
            </w:r>
          </w:p>
          <w:p w14:paraId="213F298B"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shoalestDepth</w:t>
            </w:r>
            <w:proofErr w:type="spellEnd"/>
            <w:r w:rsidRPr="002B2AC3">
              <w:rPr>
                <w:sz w:val="16"/>
                <w:szCs w:val="16"/>
                <w:lang w:val="en-GB"/>
              </w:rPr>
              <w:t xml:space="preserve"> </w:t>
            </w:r>
          </w:p>
          <w:p w14:paraId="0F297F1C"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tpuWeightedMean</w:t>
            </w:r>
            <w:proofErr w:type="spellEnd"/>
            <w:r w:rsidRPr="002B2AC3">
              <w:rPr>
                <w:sz w:val="16"/>
                <w:szCs w:val="16"/>
                <w:lang w:val="en-GB"/>
              </w:rPr>
              <w:t xml:space="preserve">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nearestNeighbour</w:t>
            </w:r>
            <w:proofErr w:type="spellEnd"/>
            <w:r w:rsidRPr="002B2AC3">
              <w:rPr>
                <w:sz w:val="16"/>
                <w:szCs w:val="16"/>
                <w:lang w:val="en-GB"/>
              </w:rPr>
              <w:t xml:space="preserve"> </w:t>
            </w:r>
          </w:p>
          <w:p w14:paraId="1A7DB589"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naturalNeighbour</w:t>
            </w:r>
            <w:proofErr w:type="spellEnd"/>
            <w:r w:rsidRPr="002B2AC3">
              <w:rPr>
                <w:sz w:val="16"/>
                <w:szCs w:val="16"/>
                <w:lang w:val="en-GB"/>
              </w:rPr>
              <w:t xml:space="preserve"> </w:t>
            </w:r>
          </w:p>
          <w:p w14:paraId="63AA0C47"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polynomialTendency</w:t>
            </w:r>
            <w:proofErr w:type="spellEnd"/>
            <w:r w:rsidRPr="002B2AC3">
              <w:rPr>
                <w:sz w:val="16"/>
                <w:szCs w:val="16"/>
                <w:lang w:val="en-GB"/>
              </w:rPr>
              <w:t xml:space="preserve">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 xml:space="preserve">The optional S-100 attributes </w:t>
            </w:r>
            <w:proofErr w:type="spellStart"/>
            <w:r w:rsidRPr="002B2AC3">
              <w:rPr>
                <w:sz w:val="16"/>
              </w:rPr>
              <w:t>updateApplicationNumber</w:t>
            </w:r>
            <w:proofErr w:type="spellEnd"/>
            <w:r w:rsidRPr="002B2AC3">
              <w:rPr>
                <w:sz w:val="16"/>
              </w:rPr>
              <w:t xml:space="preserve"> and </w:t>
            </w:r>
            <w:proofErr w:type="spellStart"/>
            <w:r w:rsidRPr="002B2AC3">
              <w:rPr>
                <w:sz w:val="16"/>
              </w:rPr>
              <w:t>updateApplicationDate</w:t>
            </w:r>
            <w:proofErr w:type="spellEnd"/>
            <w:r w:rsidRPr="002B2AC3">
              <w:rPr>
                <w:sz w:val="16"/>
              </w:rPr>
              <w:t xml:space="preserv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fileName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821518C" w14:textId="3BBD8AEE" w:rsidR="001406FE" w:rsidRPr="002B2AC3" w:rsidRDefault="001406FE" w:rsidP="00A75EEC">
            <w:pPr>
              <w:spacing w:before="60" w:after="60"/>
              <w:rPr>
                <w:sz w:val="16"/>
                <w:szCs w:val="16"/>
                <w:lang w:val="en-GB"/>
              </w:rPr>
            </w:pPr>
            <w:r w:rsidRPr="002B2AC3">
              <w:rPr>
                <w:sz w:val="16"/>
                <w:szCs w:val="16"/>
                <w:lang w:val="en-GB"/>
              </w:rPr>
              <w:t xml:space="preserve">Dataset file name according to format defined in clause </w:t>
            </w:r>
            <w:r w:rsidR="003A54A7">
              <w:rPr>
                <w:sz w:val="16"/>
                <w:szCs w:val="16"/>
                <w:lang w:val="en-GB"/>
              </w:rPr>
              <w:fldChar w:fldCharType="begin"/>
            </w:r>
            <w:r w:rsidR="003A54A7">
              <w:rPr>
                <w:sz w:val="16"/>
                <w:szCs w:val="16"/>
                <w:lang w:val="en-GB"/>
              </w:rPr>
              <w:instrText xml:space="preserve"> REF _Ref66351081 \w \h </w:instrText>
            </w:r>
            <w:r w:rsidR="003A54A7">
              <w:rPr>
                <w:sz w:val="16"/>
                <w:szCs w:val="16"/>
                <w:lang w:val="en-GB"/>
              </w:rPr>
            </w:r>
            <w:r w:rsidR="003A54A7">
              <w:rPr>
                <w:sz w:val="16"/>
                <w:szCs w:val="16"/>
                <w:lang w:val="en-GB"/>
              </w:rPr>
              <w:fldChar w:fldCharType="separate"/>
            </w:r>
            <w:r w:rsidR="00D55292">
              <w:rPr>
                <w:sz w:val="16"/>
                <w:szCs w:val="16"/>
                <w:lang w:val="en-GB"/>
              </w:rPr>
              <w:t>11.2.3</w:t>
            </w:r>
            <w:r w:rsidR="003A54A7">
              <w:rPr>
                <w:sz w:val="16"/>
                <w:szCs w:val="16"/>
                <w:lang w:val="en-GB"/>
              </w:rPr>
              <w:fldChar w:fldCharType="end"/>
            </w:r>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filePath</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01823632" w:rsidR="001406FE" w:rsidRPr="002B2AC3" w:rsidRDefault="001406FE" w:rsidP="002B2AC3">
            <w:pPr>
              <w:spacing w:before="60" w:after="60"/>
              <w:jc w:val="left"/>
              <w:rPr>
                <w:sz w:val="16"/>
                <w:szCs w:val="16"/>
                <w:lang w:val="en-GB"/>
              </w:rPr>
            </w:pPr>
            <w:r w:rsidRPr="002B2AC3">
              <w:rPr>
                <w:sz w:val="16"/>
                <w:szCs w:val="16"/>
                <w:lang w:val="en-GB"/>
              </w:rPr>
              <w:t>Path relative to the root directory of the exchange set.</w:t>
            </w:r>
            <w:r w:rsidR="00695424">
              <w:rPr>
                <w:sz w:val="16"/>
                <w:szCs w:val="16"/>
                <w:lang w:val="en-GB"/>
              </w:rPr>
              <w:t xml:space="preserve"> </w:t>
            </w:r>
            <w:r w:rsidRPr="002B2AC3">
              <w:rPr>
                <w:sz w:val="16"/>
                <w:szCs w:val="16"/>
                <w:lang w:val="en-GB"/>
              </w:rPr>
              <w:t>The location of the file after the exchange set is unpacked into directory &lt;EXCH_ROOT&gt; will be &lt;EXCH_ROOT&gt;/&lt;</w:t>
            </w:r>
            <w:proofErr w:type="spellStart"/>
            <w:r w:rsidRPr="002B2AC3">
              <w:rPr>
                <w:sz w:val="16"/>
                <w:szCs w:val="16"/>
                <w:lang w:val="en-GB"/>
              </w:rPr>
              <w:t>filePath</w:t>
            </w:r>
            <w:proofErr w:type="spellEnd"/>
            <w:r w:rsidRPr="002B2AC3">
              <w:rPr>
                <w:sz w:val="16"/>
                <w:szCs w:val="16"/>
                <w:lang w:val="en-GB"/>
              </w:rPr>
              <w:t xml:space="preserve">&gt;/&lt;filename&gt;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w:t>
            </w:r>
            <w:proofErr w:type="gramStart"/>
            <w:r w:rsidRPr="002B2AC3">
              <w:rPr>
                <w:sz w:val="16"/>
                <w:szCs w:val="16"/>
                <w:lang w:val="en-GB"/>
              </w:rPr>
              <w:t>example</w:t>
            </w:r>
            <w:proofErr w:type="gramEnd"/>
            <w:r w:rsidRPr="002B2AC3">
              <w:rPr>
                <w:sz w:val="16"/>
                <w:szCs w:val="16"/>
                <w:lang w:val="en-GB"/>
              </w:rPr>
              <w:t xml:space="preserve"> a harbour or port name, between two named locations etc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dataProtection</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proofErr w:type="spellStart"/>
            <w:r w:rsidRPr="002B2AC3">
              <w:rPr>
                <w:sz w:val="16"/>
                <w:szCs w:val="16"/>
                <w:lang w:val="en-GB"/>
              </w:rPr>
              <w:t>protectionScheme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proofErr w:type="spellStart"/>
            <w:r w:rsidRPr="002B2AC3">
              <w:rPr>
                <w:sz w:val="16"/>
                <w:szCs w:val="16"/>
                <w:lang w:val="en-GB"/>
              </w:rPr>
              <w:t>digitalSignature</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 xml:space="preserve">Specifies the algorithm used to compute </w:t>
            </w:r>
            <w:proofErr w:type="spellStart"/>
            <w:r w:rsidRPr="002B2AC3">
              <w:rPr>
                <w:sz w:val="16"/>
              </w:rPr>
              <w:t>digitalSignatureValue</w:t>
            </w:r>
            <w:proofErr w:type="spellEnd"/>
            <w:r w:rsidRPr="002B2AC3">
              <w:rPr>
                <w:sz w:val="16"/>
              </w:rPr>
              <w:t>. In S-100 Edition 4.0.0 the only allowed value is “</w:t>
            </w:r>
            <w:proofErr w:type="spellStart"/>
            <w:r w:rsidRPr="002B2AC3">
              <w:rPr>
                <w:sz w:val="16"/>
              </w:rPr>
              <w:t>dsa</w:t>
            </w:r>
            <w:proofErr w:type="spellEnd"/>
            <w:r w:rsidRPr="002B2AC3">
              <w:rPr>
                <w:sz w:val="16"/>
              </w:rPr>
              <w:t>”</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proofErr w:type="spellStart"/>
            <w:r w:rsidRPr="002B2AC3">
              <w:rPr>
                <w:sz w:val="16"/>
              </w:rPr>
              <w:t>digitalSignatureValue</w:t>
            </w:r>
            <w:proofErr w:type="spellEnd"/>
            <w:r w:rsidRPr="002B2AC3">
              <w:rPr>
                <w:sz w:val="16"/>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 xml:space="preserve">The value resulting from application of </w:t>
            </w:r>
            <w:proofErr w:type="spellStart"/>
            <w:r w:rsidRPr="002B2AC3">
              <w:rPr>
                <w:sz w:val="16"/>
              </w:rPr>
              <w:t>digitalSignatureReference</w:t>
            </w:r>
            <w:proofErr w:type="spellEnd"/>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MD_LegalConstraints</w:t>
            </w:r>
            <w:proofErr w:type="spellEnd"/>
            <w:r w:rsidRPr="002B2AC3">
              <w:rPr>
                <w:sz w:val="16"/>
                <w:szCs w:val="16"/>
                <w:lang w:val="en-GB"/>
              </w:rPr>
              <w:t xml:space="preserve"> -&gt;</w:t>
            </w:r>
            <w:proofErr w:type="spellStart"/>
            <w:r w:rsidRPr="002B2AC3">
              <w:rPr>
                <w:sz w:val="16"/>
                <w:szCs w:val="16"/>
                <w:lang w:val="en-GB"/>
              </w:rPr>
              <w:t>MD_RestrictionCode</w:t>
            </w:r>
            <w:proofErr w:type="spellEnd"/>
            <w:r w:rsidRPr="002B2AC3">
              <w:rPr>
                <w:sz w:val="16"/>
                <w:szCs w:val="16"/>
                <w:lang w:val="en-GB"/>
              </w:rPr>
              <w:t xml:space="preserv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MD_SecurityConstraints</w:t>
            </w:r>
            <w:proofErr w:type="spellEnd"/>
            <w:r w:rsidRPr="002B2AC3">
              <w:rPr>
                <w:sz w:val="16"/>
                <w:szCs w:val="16"/>
                <w:lang w:val="en-GB"/>
              </w:rPr>
              <w:t>&gt;</w:t>
            </w:r>
            <w:proofErr w:type="spellStart"/>
            <w:r w:rsidRPr="002B2AC3">
              <w:rPr>
                <w:sz w:val="16"/>
                <w:szCs w:val="16"/>
                <w:lang w:val="en-GB"/>
              </w:rPr>
              <w:t>MD_Cla</w:t>
            </w:r>
            <w:proofErr w:type="spellEnd"/>
            <w:r w:rsidRPr="002B2AC3">
              <w:rPr>
                <w:sz w:val="16"/>
                <w:szCs w:val="16"/>
                <w:lang w:val="en-GB"/>
              </w:rPr>
              <w:t xml:space="preserve"> </w:t>
            </w:r>
            <w:proofErr w:type="spellStart"/>
            <w:r w:rsidRPr="002B2AC3">
              <w:rPr>
                <w:sz w:val="16"/>
                <w:szCs w:val="16"/>
                <w:lang w:val="en-GB"/>
              </w:rPr>
              <w:t>ssificationCode</w:t>
            </w:r>
            <w:proofErr w:type="spellEnd"/>
            <w:r w:rsidRPr="002B2AC3">
              <w:rPr>
                <w:sz w:val="16"/>
                <w:szCs w:val="16"/>
                <w:lang w:val="en-GB"/>
              </w:rPr>
              <w:t xml:space="preserve"> (</w:t>
            </w:r>
            <w:proofErr w:type="spellStart"/>
            <w:r w:rsidRPr="002B2AC3">
              <w:rPr>
                <w:sz w:val="16"/>
                <w:szCs w:val="16"/>
                <w:lang w:val="en-GB"/>
              </w:rPr>
              <w:t>codelist</w:t>
            </w:r>
            <w:proofErr w:type="spellEnd"/>
            <w:r w:rsidRPr="002B2AC3">
              <w:rPr>
                <w:sz w:val="16"/>
                <w:szCs w:val="16"/>
                <w:lang w:val="en-GB"/>
              </w:rPr>
              <w:t xml:space="preserve">)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7187A121" w:rsidR="006C1A47" w:rsidRPr="002B2AC3" w:rsidRDefault="006C1A47" w:rsidP="002B2AC3">
            <w:pPr>
              <w:spacing w:before="60" w:after="60"/>
              <w:jc w:val="left"/>
              <w:rPr>
                <w:sz w:val="16"/>
                <w:szCs w:val="16"/>
                <w:lang w:val="en-GB"/>
              </w:rPr>
            </w:pPr>
            <w:r w:rsidRPr="002B2AC3">
              <w:rPr>
                <w:sz w:val="16"/>
                <w:szCs w:val="16"/>
                <w:lang w:val="en-GB"/>
              </w:rPr>
              <w:t>The purpose for which the dataset has been issued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r w:rsidRPr="002B2AC3">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3504F9C6" w:rsidR="006C1A47" w:rsidRPr="002B2AC3" w:rsidRDefault="006C1A47">
            <w:pPr>
              <w:spacing w:after="60"/>
              <w:jc w:val="left"/>
              <w:rPr>
                <w:sz w:val="16"/>
                <w:szCs w:val="16"/>
                <w:lang w:val="en-GB"/>
              </w:rPr>
            </w:pPr>
            <w:r w:rsidRPr="002B2AC3">
              <w:rPr>
                <w:sz w:val="16"/>
              </w:rPr>
              <w:t xml:space="preserve">For example, new, </w:t>
            </w:r>
            <w:del w:id="1422" w:author="Daniel Rohde" w:date="2022-12-20T00:06:00Z">
              <w:r w:rsidRPr="002B2AC3">
                <w:rPr>
                  <w:sz w:val="16"/>
                </w:rPr>
                <w:delText xml:space="preserve">re-issue, </w:delText>
              </w:r>
            </w:del>
            <w:r w:rsidRPr="002B2AC3">
              <w:rPr>
                <w:sz w:val="16"/>
              </w:rPr>
              <w:t>new edition,</w:t>
            </w:r>
            <w:r w:rsidR="00A75EEC">
              <w:rPr>
                <w:sz w:val="16"/>
              </w:rPr>
              <w:t xml:space="preserve"> </w:t>
            </w:r>
            <w:del w:id="1423" w:author="Daniel Rohde" w:date="2022-12-20T00:06:00Z">
              <w:r w:rsidR="00A75EEC">
                <w:rPr>
                  <w:sz w:val="16"/>
                </w:rPr>
                <w:delText xml:space="preserve">issued, update, </w:delText>
              </w:r>
            </w:del>
            <w:r w:rsidR="00A75EEC">
              <w:rPr>
                <w:sz w:val="16"/>
              </w:rPr>
              <w:t>cancelled, etc</w:t>
            </w:r>
            <w:ins w:id="1424" w:author="Daniel Rohde" w:date="2022-12-20T00:06:00Z">
              <w:r w:rsidR="00A93F43">
                <w:rPr>
                  <w:sz w:val="16"/>
                </w:rPr>
                <w:t>.</w:t>
              </w:r>
            </w:ins>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specificUsage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MD_USAGE&gt;</w:t>
            </w:r>
            <w:proofErr w:type="spellStart"/>
            <w:r w:rsidRPr="002B2AC3">
              <w:rPr>
                <w:sz w:val="16"/>
                <w:szCs w:val="16"/>
                <w:lang w:val="en-GB"/>
              </w:rPr>
              <w:t>specificUsage</w:t>
            </w:r>
            <w:proofErr w:type="spellEnd"/>
            <w:r w:rsidRPr="002B2AC3">
              <w:rPr>
                <w:sz w:val="16"/>
                <w:szCs w:val="16"/>
                <w:lang w:val="en-GB"/>
              </w:rPr>
              <w:t xml:space="preserv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MD_USAGE&gt;</w:t>
            </w:r>
            <w:proofErr w:type="spellStart"/>
            <w:r w:rsidRPr="002B2AC3">
              <w:rPr>
                <w:sz w:val="16"/>
                <w:szCs w:val="16"/>
                <w:lang w:val="en-GB"/>
              </w:rPr>
              <w:t>userContactInfo</w:t>
            </w:r>
            <w:proofErr w:type="spellEnd"/>
            <w:r w:rsidRPr="002B2AC3">
              <w:rPr>
                <w:sz w:val="16"/>
                <w:szCs w:val="16"/>
                <w:lang w:val="en-GB"/>
              </w:rPr>
              <w:t xml:space="preserve"> (</w:t>
            </w:r>
            <w:proofErr w:type="spellStart"/>
            <w:r w:rsidRPr="002B2AC3">
              <w:rPr>
                <w:sz w:val="16"/>
                <w:szCs w:val="16"/>
                <w:lang w:val="en-GB"/>
              </w:rPr>
              <w:t>CI_Responsibility</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editionNumber</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1AEEE75E" w:rsidR="001406FE" w:rsidRPr="002B2AC3" w:rsidRDefault="001406FE">
            <w:pPr>
              <w:spacing w:before="60" w:after="60"/>
              <w:jc w:val="left"/>
              <w:rPr>
                <w:sz w:val="16"/>
                <w:szCs w:val="16"/>
                <w:lang w:val="en-GB"/>
              </w:rPr>
            </w:pPr>
            <w:r w:rsidRPr="002B2AC3">
              <w:rPr>
                <w:sz w:val="16"/>
                <w:szCs w:val="16"/>
                <w:lang w:val="en-GB"/>
              </w:rPr>
              <w:t>When a data set is initially created, the edition number 1 is assigned to it. The edition number is increased by 1 at each new edition.</w:t>
            </w:r>
            <w:del w:id="1425" w:author="Daniel Rohde" w:date="2022-12-20T00:06:00Z">
              <w:r w:rsidRPr="002B2AC3">
                <w:rPr>
                  <w:sz w:val="16"/>
                  <w:szCs w:val="16"/>
                  <w:lang w:val="en-GB"/>
                </w:rPr>
                <w:delText xml:space="preserve"> Edition number remains the same for Update and Re-issue </w:delText>
              </w:r>
            </w:del>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issueDate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issueTime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productSpecification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producingAgency</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CI_Organisation</w:t>
            </w:r>
            <w:proofErr w:type="spellEnd"/>
            <w:r w:rsidRPr="002B2AC3">
              <w:rPr>
                <w:sz w:val="16"/>
                <w:szCs w:val="16"/>
                <w:lang w:val="fr-FR"/>
              </w:rPr>
              <w:t xml:space="preserve"> or </w:t>
            </w: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CI_Individual</w:t>
            </w:r>
            <w:proofErr w:type="spellEnd"/>
            <w:r w:rsidRPr="002B2AC3">
              <w:rPr>
                <w:sz w:val="16"/>
                <w:szCs w:val="16"/>
                <w:lang w:val="fr-FR"/>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optimumDisplayScale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310B4BF0" w:rsidR="001406FE" w:rsidRPr="002B2AC3" w:rsidRDefault="001406FE" w:rsidP="002B2AC3">
            <w:pPr>
              <w:spacing w:before="60" w:after="60"/>
              <w:jc w:val="left"/>
              <w:rPr>
                <w:sz w:val="16"/>
                <w:szCs w:val="16"/>
                <w:lang w:val="en-GB"/>
              </w:rPr>
            </w:pPr>
            <w:r w:rsidRPr="002B2AC3">
              <w:rPr>
                <w:sz w:val="16"/>
                <w:szCs w:val="16"/>
                <w:lang w:val="en-GB"/>
              </w:rPr>
              <w:t>The scale with which the data is optimally displayed</w:t>
            </w:r>
            <w:r w:rsidR="00695424">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maximumDisplayScale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minimumDisplayScale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horizontalDatumReference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horizontalDatumValue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verticalDatum</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soundingDatum</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dataType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otherDataTypeDescription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5A2EB63C" w:rsidR="001406FE" w:rsidRPr="002B2AC3" w:rsidRDefault="001406FE" w:rsidP="002B2AC3">
            <w:pPr>
              <w:spacing w:before="60" w:after="60"/>
              <w:jc w:val="left"/>
              <w:rPr>
                <w:sz w:val="16"/>
                <w:szCs w:val="16"/>
                <w:lang w:val="en-GB"/>
              </w:rPr>
            </w:pPr>
            <w:del w:id="1426" w:author="Daniel Rohde" w:date="2022-12-20T00:06:00Z">
              <w:r w:rsidRPr="002B2AC3">
                <w:rPr>
                  <w:sz w:val="16"/>
                  <w:szCs w:val="16"/>
                  <w:lang w:val="en-GB"/>
                </w:rPr>
                <w:delText xml:space="preserve"> </w:delText>
              </w:r>
            </w:del>
            <w:ins w:id="1427" w:author="Daniel Rohde" w:date="2022-12-20T00:06:00Z">
              <w:r w:rsidRPr="002B2AC3">
                <w:rPr>
                  <w:sz w:val="16"/>
                  <w:szCs w:val="16"/>
                  <w:lang w:val="en-GB"/>
                </w:rPr>
                <w:t xml:space="preserve"> </w:t>
              </w:r>
              <w:r w:rsidR="00A93F43">
                <w:rPr>
                  <w:sz w:val="16"/>
                  <w:szCs w:val="16"/>
                  <w:lang w:val="en-GB"/>
                </w:rPr>
                <w:t>Not allowed in S-102</w:t>
              </w:r>
            </w:ins>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dataTypeVersion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w:t>
            </w:r>
            <w:proofErr w:type="spellStart"/>
            <w:r w:rsidRPr="002B2AC3">
              <w:rPr>
                <w:sz w:val="16"/>
                <w:szCs w:val="16"/>
                <w:lang w:val="en-GB"/>
              </w:rPr>
              <w:t>dataType</w:t>
            </w:r>
            <w:proofErr w:type="spellEnd"/>
            <w:r w:rsidRPr="002B2AC3">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dataCoverage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proofErr w:type="gramStart"/>
            <w:r w:rsidRPr="002B2AC3">
              <w:rPr>
                <w:sz w:val="16"/>
                <w:szCs w:val="16"/>
                <w:lang w:val="en-GB"/>
              </w:rPr>
              <w:t>1..*</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layerID</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proofErr w:type="gramStart"/>
            <w:r w:rsidRPr="002B2AC3">
              <w:rPr>
                <w:sz w:val="16"/>
                <w:szCs w:val="16"/>
                <w:lang w:val="en-GB"/>
              </w:rPr>
              <w:t>0..*</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defaultLocale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 xml:space="preserve">Default language is English, encoded as </w:t>
            </w:r>
            <w:proofErr w:type="spellStart"/>
            <w:r w:rsidRPr="002B2AC3">
              <w:rPr>
                <w:sz w:val="16"/>
                <w:szCs w:val="16"/>
              </w:rPr>
              <w:t>defaultLocale.language</w:t>
            </w:r>
            <w:proofErr w:type="spellEnd"/>
            <w:r w:rsidRPr="002B2AC3">
              <w:rPr>
                <w:sz w:val="16"/>
                <w:szCs w:val="16"/>
              </w:rPr>
              <w:t xml:space="preserve"> </w:t>
            </w:r>
            <w:proofErr w:type="gramStart"/>
            <w:r w:rsidRPr="002B2AC3">
              <w:rPr>
                <w:sz w:val="16"/>
                <w:szCs w:val="16"/>
              </w:rPr>
              <w:t>= ”</w:t>
            </w:r>
            <w:proofErr w:type="spellStart"/>
            <w:r w:rsidRPr="002B2AC3">
              <w:rPr>
                <w:sz w:val="16"/>
                <w:szCs w:val="16"/>
              </w:rPr>
              <w:t>eng</w:t>
            </w:r>
            <w:proofErr w:type="spellEnd"/>
            <w:proofErr w:type="gramEnd"/>
            <w:r w:rsidRPr="002B2AC3">
              <w:rPr>
                <w:sz w:val="16"/>
                <w:szCs w:val="16"/>
              </w:rPr>
              <w:t>”</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otherLocale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proofErr w:type="gramStart"/>
            <w:r w:rsidRPr="002B2AC3">
              <w:rPr>
                <w:sz w:val="16"/>
                <w:szCs w:val="16"/>
                <w:lang w:val="en-GB"/>
              </w:rPr>
              <w:t>0..*</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metadataFileIdentifier</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metadataPointOfContact</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CI_Individual</w:t>
            </w:r>
            <w:proofErr w:type="spellEnd"/>
            <w:r w:rsidRPr="002B2AC3">
              <w:rPr>
                <w:sz w:val="16"/>
                <w:szCs w:val="16"/>
                <w:lang w:val="fr-FR"/>
              </w:rPr>
              <w:t xml:space="preserve"> or </w:t>
            </w:r>
          </w:p>
          <w:p w14:paraId="20A755F7"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CI_Organisation</w:t>
            </w:r>
            <w:proofErr w:type="spellEnd"/>
            <w:r w:rsidRPr="002B2AC3">
              <w:rPr>
                <w:sz w:val="16"/>
                <w:szCs w:val="16"/>
                <w:lang w:val="fr-FR"/>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metadataDateStamp</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metadataLanguage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proofErr w:type="gramStart"/>
            <w:r w:rsidRPr="002B2AC3">
              <w:rPr>
                <w:sz w:val="16"/>
                <w:szCs w:val="16"/>
                <w:lang w:val="en-GB"/>
              </w:rPr>
              <w:t>1..*</w:t>
            </w:r>
            <w:proofErr w:type="gramEnd"/>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F86FB8">
      <w:pPr>
        <w:pStyle w:val="Heading3"/>
        <w:spacing w:before="120" w:after="120"/>
        <w:rPr>
          <w:lang w:val="en-GB"/>
        </w:rPr>
      </w:pPr>
      <w:bookmarkStart w:id="1428" w:name="_Toc105509292"/>
      <w:r w:rsidRPr="008C7844">
        <w:rPr>
          <w:lang w:val="en-GB"/>
        </w:rPr>
        <w:t>S10</w:t>
      </w:r>
      <w:r w:rsidR="00A80D7C">
        <w:rPr>
          <w:lang w:val="en-GB"/>
        </w:rPr>
        <w:t>0</w:t>
      </w:r>
      <w:r w:rsidRPr="008C7844">
        <w:rPr>
          <w:lang w:val="en-GB"/>
        </w:rPr>
        <w:t>_DataCoverage</w:t>
      </w:r>
      <w:bookmarkEnd w:id="1428"/>
      <w:r w:rsidRPr="008C7844">
        <w:rPr>
          <w:lang w:val="en-GB"/>
        </w:rPr>
        <w:t xml:space="preserve"> </w:t>
      </w:r>
    </w:p>
    <w:p w14:paraId="64F5D921" w14:textId="77777777" w:rsidR="00A80D7C" w:rsidRPr="00A80D7C" w:rsidRDefault="00A80D7C" w:rsidP="00F86FB8">
      <w:pPr>
        <w:spacing w:after="120"/>
        <w:rPr>
          <w:lang w:val="en-GB"/>
        </w:rPr>
      </w:pPr>
      <w:r w:rsidRPr="00A80D7C">
        <w:t>S-102 uses S100_DataCoverage without modification.</w:t>
      </w:r>
    </w:p>
    <w:p w14:paraId="21730DF4" w14:textId="4D11FD04" w:rsidR="00914B0A" w:rsidRPr="00F86FB8" w:rsidRDefault="00914B0A" w:rsidP="00F86FB8">
      <w:pPr>
        <w:pStyle w:val="Caption"/>
        <w:keepNext/>
        <w:spacing w:before="120" w:after="120"/>
        <w:jc w:val="center"/>
        <w:rPr>
          <w:i w:val="0"/>
          <w:color w:val="auto"/>
          <w:sz w:val="20"/>
          <w:szCs w:val="20"/>
        </w:rPr>
      </w:pPr>
      <w:r w:rsidRPr="00F86FB8">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29" w:author="Daniel Rohde" w:date="2022-12-20T00:06:00Z">
        <w:r w:rsidRPr="00F86FB8">
          <w:rPr>
            <w:i w:val="0"/>
            <w:color w:val="auto"/>
            <w:sz w:val="20"/>
            <w:szCs w:val="20"/>
          </w:rPr>
          <w:noBreakHyphen/>
        </w:r>
      </w:del>
      <w:ins w:id="1430"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11</w:t>
      </w:r>
      <w:r w:rsidR="00872C97">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S100_DataCoverage parameters</w:t>
      </w:r>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BCA4D88" w14:textId="77777777" w:rsidR="00A80D7C" w:rsidRPr="002B2AC3" w:rsidRDefault="00A80D7C"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proofErr w:type="spellStart"/>
            <w:r w:rsidRPr="002B2AC3">
              <w:rPr>
                <w:sz w:val="16"/>
                <w:lang w:val="en-GB"/>
              </w:rPr>
              <w:t>boundingBox</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r w:rsidRPr="002B2AC3">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proofErr w:type="spellStart"/>
            <w:r w:rsidRPr="002B2AC3">
              <w:rPr>
                <w:sz w:val="16"/>
                <w:lang w:val="en-GB"/>
              </w:rPr>
              <w:t>boundingPolygon</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proofErr w:type="spellStart"/>
            <w:r w:rsidRPr="002B2AC3">
              <w:rPr>
                <w:sz w:val="16"/>
                <w:lang w:val="en-GB"/>
              </w:rPr>
              <w:t>EX_BoundingPolygon</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proofErr w:type="spellStart"/>
            <w:r w:rsidRPr="002B2AC3">
              <w:rPr>
                <w:sz w:val="16"/>
                <w:lang w:val="en-GB"/>
              </w:rPr>
              <w:t>optimumDisplayScale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4B62D9A9" w:rsidR="00A80D7C" w:rsidRPr="002B2AC3" w:rsidRDefault="00A80D7C" w:rsidP="002B2AC3">
            <w:pPr>
              <w:spacing w:before="60" w:after="60"/>
              <w:jc w:val="left"/>
              <w:rPr>
                <w:sz w:val="22"/>
                <w:lang w:val="en-GB"/>
              </w:rPr>
            </w:pPr>
            <w:r w:rsidRPr="002B2AC3">
              <w:rPr>
                <w:sz w:val="16"/>
                <w:lang w:val="en-GB"/>
              </w:rPr>
              <w:t>The scale with which the data is optimally displayed</w:t>
            </w:r>
            <w:r w:rsidR="00695424">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proofErr w:type="spellStart"/>
            <w:r w:rsidRPr="002B2AC3">
              <w:rPr>
                <w:sz w:val="16"/>
                <w:lang w:val="en-GB"/>
              </w:rPr>
              <w:t>maximumDisplayScale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proofErr w:type="spellStart"/>
            <w:r w:rsidRPr="002B2AC3">
              <w:rPr>
                <w:sz w:val="16"/>
                <w:lang w:val="en-GB"/>
              </w:rPr>
              <w:t>minimumDisplayScale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F86FB8">
      <w:pPr>
        <w:pStyle w:val="Heading3"/>
        <w:spacing w:before="120" w:after="120"/>
        <w:rPr>
          <w:lang w:val="en-GB"/>
        </w:rPr>
      </w:pPr>
      <w:bookmarkStart w:id="1431" w:name="_Toc105509293"/>
      <w:r w:rsidRPr="008C7844">
        <w:rPr>
          <w:lang w:val="en-GB"/>
        </w:rPr>
        <w:t>S10</w:t>
      </w:r>
      <w:r w:rsidR="00A80D7C">
        <w:rPr>
          <w:lang w:val="en-GB"/>
        </w:rPr>
        <w:t>0</w:t>
      </w:r>
      <w:r w:rsidRPr="008C7844">
        <w:rPr>
          <w:lang w:val="en-GB"/>
        </w:rPr>
        <w:t>_DigitalSignature</w:t>
      </w:r>
      <w:bookmarkEnd w:id="1431"/>
      <w:r w:rsidRPr="008C7844">
        <w:rPr>
          <w:lang w:val="en-GB"/>
        </w:rPr>
        <w:t xml:space="preserve"> </w:t>
      </w:r>
    </w:p>
    <w:p w14:paraId="46D2112B" w14:textId="77777777" w:rsidR="00A80D7C" w:rsidRPr="00A80D7C" w:rsidRDefault="00A80D7C" w:rsidP="00F86FB8">
      <w:pPr>
        <w:spacing w:after="120"/>
        <w:rPr>
          <w:lang w:val="en-GB"/>
        </w:rPr>
      </w:pPr>
      <w:r w:rsidRPr="00A80D7C">
        <w:t>S-102 uses S100_DigitalSignature without modification.</w:t>
      </w:r>
    </w:p>
    <w:p w14:paraId="4F60316F" w14:textId="4624631C"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32" w:author="Daniel Rohde" w:date="2022-12-20T00:06:00Z">
        <w:r w:rsidRPr="00F86FB8">
          <w:rPr>
            <w:i w:val="0"/>
            <w:color w:val="auto"/>
            <w:sz w:val="20"/>
            <w:szCs w:val="20"/>
          </w:rPr>
          <w:noBreakHyphen/>
        </w:r>
      </w:del>
      <w:ins w:id="1433"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S100_DigitalSignature parameters</w:t>
      </w:r>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F86FB8">
        <w:trPr>
          <w:cantSplit/>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proofErr w:type="spellStart"/>
            <w:r w:rsidRPr="002B2AC3">
              <w:rPr>
                <w:sz w:val="16"/>
                <w:lang w:val="en-GB"/>
              </w:rPr>
              <w:t>dsa</w:t>
            </w:r>
            <w:proofErr w:type="spellEnd"/>
            <w:r w:rsidRPr="002B2AC3">
              <w:rPr>
                <w:sz w:val="16"/>
                <w:lang w:val="en-GB"/>
              </w:rPr>
              <w:t xml:space="preserv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F86FB8">
      <w:pPr>
        <w:pStyle w:val="Heading3"/>
        <w:spacing w:before="120" w:after="120"/>
        <w:rPr>
          <w:lang w:val="en-GB"/>
        </w:rPr>
      </w:pPr>
      <w:bookmarkStart w:id="1434" w:name="_Toc105509294"/>
      <w:r w:rsidRPr="008C7844">
        <w:rPr>
          <w:lang w:val="en-GB"/>
        </w:rPr>
        <w:lastRenderedPageBreak/>
        <w:t>S10</w:t>
      </w:r>
      <w:r w:rsidR="002F0F33">
        <w:rPr>
          <w:lang w:val="en-GB"/>
        </w:rPr>
        <w:t>0</w:t>
      </w:r>
      <w:r w:rsidRPr="008C7844">
        <w:rPr>
          <w:lang w:val="en-GB"/>
        </w:rPr>
        <w:t>_DigitalSignatureValue</w:t>
      </w:r>
      <w:bookmarkEnd w:id="1434"/>
      <w:r w:rsidRPr="008C7844">
        <w:rPr>
          <w:lang w:val="en-GB"/>
        </w:rPr>
        <w:t xml:space="preserve"> </w:t>
      </w:r>
    </w:p>
    <w:p w14:paraId="56E747CE" w14:textId="77777777" w:rsidR="00590AD8" w:rsidRPr="00590AD8" w:rsidRDefault="00590AD8" w:rsidP="00F86FB8">
      <w:pPr>
        <w:spacing w:after="120"/>
        <w:rPr>
          <w:lang w:val="en-GB"/>
        </w:rPr>
      </w:pPr>
      <w:r w:rsidRPr="00590AD8">
        <w:t>S-102 uses S100_DigitalSignatureValue without modification.</w:t>
      </w:r>
    </w:p>
    <w:p w14:paraId="78F5F296" w14:textId="7CFB0F25"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35" w:author="Daniel Rohde" w:date="2022-12-20T00:06:00Z">
        <w:r w:rsidRPr="00F86FB8">
          <w:rPr>
            <w:i w:val="0"/>
            <w:color w:val="auto"/>
            <w:sz w:val="20"/>
            <w:szCs w:val="20"/>
          </w:rPr>
          <w:noBreakHyphen/>
        </w:r>
      </w:del>
      <w:ins w:id="1436"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13</w:t>
      </w:r>
      <w:r w:rsidR="00872C97">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S100_DigitalSignatureValue parameter</w:t>
      </w:r>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F99856" w14:textId="77777777" w:rsidR="002F0F33" w:rsidRPr="002B2AC3" w:rsidRDefault="002F0F33" w:rsidP="002B2AC3">
            <w:pPr>
              <w:spacing w:before="60" w:after="60"/>
              <w:ind w:left="10"/>
              <w:jc w:val="center"/>
              <w:rPr>
                <w:sz w:val="22"/>
                <w:lang w:val="en-GB"/>
              </w:rPr>
            </w:pPr>
            <w:r w:rsidRPr="002B2AC3">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F86FB8">
      <w:pPr>
        <w:pStyle w:val="Heading3"/>
        <w:spacing w:before="120" w:after="120"/>
        <w:rPr>
          <w:lang w:val="en-GB"/>
        </w:rPr>
      </w:pPr>
      <w:bookmarkStart w:id="1437" w:name="_Toc105509295"/>
      <w:r w:rsidRPr="008C7844">
        <w:rPr>
          <w:lang w:val="en-GB"/>
        </w:rPr>
        <w:t>S10</w:t>
      </w:r>
      <w:r w:rsidR="002F0F33">
        <w:rPr>
          <w:lang w:val="en-GB"/>
        </w:rPr>
        <w:t>0</w:t>
      </w:r>
      <w:r w:rsidRPr="008C7844">
        <w:rPr>
          <w:lang w:val="en-GB"/>
        </w:rPr>
        <w:t>_VerticalAndSoundingDatum</w:t>
      </w:r>
      <w:bookmarkEnd w:id="1437"/>
      <w:r w:rsidRPr="008C7844">
        <w:rPr>
          <w:lang w:val="en-GB"/>
        </w:rPr>
        <w:t xml:space="preserve"> </w:t>
      </w:r>
    </w:p>
    <w:p w14:paraId="124B2FF0" w14:textId="468106D0" w:rsidR="002F0F33" w:rsidRPr="002F0F33" w:rsidRDefault="002F0F33" w:rsidP="00F86FB8">
      <w:pPr>
        <w:spacing w:after="120"/>
        <w:rPr>
          <w:lang w:val="en-GB"/>
        </w:rPr>
      </w:pPr>
      <w:r w:rsidRPr="002F0F33">
        <w:t xml:space="preserve">S-102 uses S100_VerticalAndSoundngDatum </w:t>
      </w:r>
      <w:del w:id="1438" w:author="Daniel Rohde" w:date="2022-12-20T00:06:00Z">
        <w:r w:rsidRPr="002F0F33">
          <w:delText>without modification</w:delText>
        </w:r>
      </w:del>
      <w:ins w:id="1439" w:author="Daniel Rohde" w:date="2022-12-20T00:06:00Z">
        <w:r w:rsidR="00660EE6">
          <w:t>but limits the values to a subset of those defined in S-100 Edition 5</w:t>
        </w:r>
      </w:ins>
      <w:r w:rsidRPr="002F0F33">
        <w:t>.</w:t>
      </w:r>
    </w:p>
    <w:p w14:paraId="38CFCE7D" w14:textId="5EEF2384" w:rsidR="00914B0A" w:rsidRPr="00F86FB8" w:rsidRDefault="00914B0A" w:rsidP="00212583">
      <w:pPr>
        <w:pStyle w:val="Caption"/>
        <w:keepNext/>
        <w:spacing w:before="120" w:after="120"/>
        <w:jc w:val="center"/>
        <w:rPr>
          <w:i w:val="0"/>
          <w:color w:val="auto"/>
          <w:sz w:val="20"/>
          <w:szCs w:val="20"/>
        </w:rPr>
      </w:pPr>
      <w:r w:rsidRPr="00F86FB8">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40" w:author="Daniel Rohde" w:date="2022-12-20T00:06:00Z">
        <w:r w:rsidRPr="00F86FB8">
          <w:rPr>
            <w:i w:val="0"/>
            <w:color w:val="auto"/>
            <w:sz w:val="20"/>
            <w:szCs w:val="20"/>
          </w:rPr>
          <w:noBreakHyphen/>
        </w:r>
      </w:del>
      <w:ins w:id="1441"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14</w:t>
      </w:r>
      <w:r w:rsidR="00872C97">
        <w:rPr>
          <w:i w:val="0"/>
          <w:color w:val="auto"/>
          <w:sz w:val="20"/>
          <w:szCs w:val="20"/>
        </w:rPr>
        <w:fldChar w:fldCharType="end"/>
      </w:r>
      <w:r w:rsidRPr="00F86FB8">
        <w:rPr>
          <w:i w:val="0"/>
          <w:color w:val="auto"/>
          <w:sz w:val="20"/>
          <w:szCs w:val="20"/>
        </w:rPr>
        <w:t xml:space="preserve"> </w:t>
      </w:r>
      <w:r w:rsidR="00F86FB8">
        <w:rPr>
          <w:i w:val="0"/>
          <w:color w:val="auto"/>
          <w:sz w:val="20"/>
          <w:szCs w:val="20"/>
        </w:rPr>
        <w:t>–</w:t>
      </w:r>
      <w:r w:rsidRPr="00F86FB8">
        <w:rPr>
          <w:i w:val="0"/>
          <w:color w:val="auto"/>
          <w:sz w:val="20"/>
          <w:szCs w:val="20"/>
        </w:rPr>
        <w:t xml:space="preserve"> S100_VerticalAndSoundingDatum parameters</w:t>
      </w:r>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1258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proofErr w:type="spellStart"/>
            <w:r w:rsidRPr="002B2AC3">
              <w:rPr>
                <w:sz w:val="16"/>
                <w:lang w:val="en-GB"/>
              </w:rPr>
              <w:t>meanLowWaterSprings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proofErr w:type="spellStart"/>
            <w:r w:rsidRPr="002B2AC3">
              <w:rPr>
                <w:sz w:val="16"/>
                <w:lang w:val="en-GB"/>
              </w:rPr>
              <w:t>meanLowerLowWaterSprings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proofErr w:type="spellStart"/>
            <w:r w:rsidRPr="002B2AC3">
              <w:rPr>
                <w:sz w:val="16"/>
                <w:lang w:val="en-GB"/>
              </w:rPr>
              <w:t>meanSeaLevel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proofErr w:type="spellStart"/>
            <w:r w:rsidRPr="002B2AC3">
              <w:rPr>
                <w:sz w:val="16"/>
                <w:lang w:val="en-GB"/>
              </w:rPr>
              <w:t>lowestLowWater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proofErr w:type="spellStart"/>
            <w:r w:rsidRPr="002B2AC3">
              <w:rPr>
                <w:sz w:val="16"/>
                <w:lang w:val="en-GB"/>
              </w:rPr>
              <w:t>meanLowWater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proofErr w:type="spellStart"/>
            <w:r w:rsidRPr="002B2AC3">
              <w:rPr>
                <w:sz w:val="16"/>
                <w:lang w:val="en-GB"/>
              </w:rPr>
              <w:t>lowestLowWaterSprings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proofErr w:type="spellStart"/>
            <w:r w:rsidRPr="002B2AC3">
              <w:rPr>
                <w:sz w:val="16"/>
                <w:lang w:val="en-GB"/>
              </w:rPr>
              <w:t>approximateMeanLowWaterSprings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proofErr w:type="spellStart"/>
            <w:r w:rsidRPr="002B2AC3">
              <w:rPr>
                <w:sz w:val="16"/>
                <w:lang w:val="en-GB"/>
              </w:rPr>
              <w:t>indianSpringLowWater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proofErr w:type="spellStart"/>
            <w:r w:rsidRPr="002B2AC3">
              <w:rPr>
                <w:sz w:val="16"/>
                <w:lang w:val="en-GB"/>
              </w:rPr>
              <w:t>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proofErr w:type="spellStart"/>
            <w:r w:rsidRPr="002B2AC3">
              <w:rPr>
                <w:sz w:val="16"/>
                <w:lang w:val="en-GB"/>
              </w:rPr>
              <w:t>approximateLowestAstronomicalTide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proofErr w:type="spellStart"/>
            <w:r w:rsidRPr="002B2AC3">
              <w:rPr>
                <w:sz w:val="16"/>
                <w:lang w:val="en-GB"/>
              </w:rPr>
              <w:t>nearlyLowestLowWater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proofErr w:type="spellStart"/>
            <w:r w:rsidRPr="002B2AC3">
              <w:rPr>
                <w:sz w:val="16"/>
                <w:lang w:val="en-GB"/>
              </w:rPr>
              <w:t>meanLowerLowWater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proofErr w:type="spellStart"/>
            <w:r w:rsidRPr="002B2AC3">
              <w:rPr>
                <w:sz w:val="16"/>
                <w:lang w:val="en-GB"/>
              </w:rPr>
              <w: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proofErr w:type="spellStart"/>
            <w:r w:rsidRPr="002B2AC3">
              <w:rPr>
                <w:sz w:val="16"/>
                <w:lang w:val="en-GB"/>
              </w:rPr>
              <w:t>approximateMeanLowWater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proofErr w:type="spellStart"/>
            <w:r w:rsidRPr="002B2AC3">
              <w:rPr>
                <w:sz w:val="16"/>
                <w:lang w:val="en-GB"/>
              </w:rPr>
              <w:t>approximateMeanLowerLowWater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proofErr w:type="spellStart"/>
            <w:r w:rsidRPr="002B2AC3">
              <w:rPr>
                <w:sz w:val="16"/>
                <w:lang w:val="en-GB"/>
              </w:rPr>
              <w:t>meanHighWater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proofErr w:type="spellStart"/>
            <w:r w:rsidRPr="002B2AC3">
              <w:rPr>
                <w:sz w:val="16"/>
                <w:lang w:val="en-GB"/>
              </w:rPr>
              <w:t>meanHighWaterSprings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proofErr w:type="spellStart"/>
            <w:r w:rsidRPr="002B2AC3">
              <w:rPr>
                <w:sz w:val="16"/>
                <w:lang w:val="en-GB"/>
              </w:rPr>
              <w:t>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proofErr w:type="spellStart"/>
            <w:r w:rsidRPr="002B2AC3">
              <w:rPr>
                <w:sz w:val="16"/>
                <w:lang w:val="en-GB"/>
              </w:rPr>
              <w:t>approximateMeanSeaLevel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proofErr w:type="spellStart"/>
            <w:r w:rsidRPr="002B2AC3">
              <w:rPr>
                <w:sz w:val="16"/>
                <w:lang w:val="en-GB"/>
              </w:rPr>
              <w:t>highWaterSprings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proofErr w:type="spellStart"/>
            <w:r w:rsidRPr="002B2AC3">
              <w:rPr>
                <w:sz w:val="16"/>
                <w:lang w:val="en-GB"/>
              </w:rPr>
              <w:t>meanHigherHighWater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proofErr w:type="spellStart"/>
            <w:r w:rsidRPr="002B2AC3">
              <w:rPr>
                <w:sz w:val="16"/>
                <w:lang w:val="en-GB"/>
              </w:rPr>
              <w:t>equinoctialSpringLowWater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proofErr w:type="spellStart"/>
            <w:r w:rsidRPr="002B2AC3">
              <w:rPr>
                <w:sz w:val="16"/>
                <w:lang w:val="en-GB"/>
              </w:rPr>
              <w:t>lowestAstronomicalTide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proofErr w:type="spellStart"/>
            <w:r w:rsidRPr="002B2AC3">
              <w:rPr>
                <w:sz w:val="16"/>
                <w:lang w:val="en-GB"/>
              </w:rPr>
              <w:t>localDatum</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proofErr w:type="spellStart"/>
            <w:r w:rsidRPr="002B2AC3">
              <w:rPr>
                <w:sz w:val="16"/>
                <w:lang w:val="en-GB"/>
              </w:rPr>
              <w:t>meanWaterLevel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proofErr w:type="spellStart"/>
            <w:r w:rsidRPr="002B2AC3">
              <w:rPr>
                <w:sz w:val="16"/>
                <w:lang w:val="en-GB"/>
              </w:rPr>
              <w:t>lowerLowWaterLargeTide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proofErr w:type="spellStart"/>
            <w:r w:rsidRPr="002B2AC3">
              <w:rPr>
                <w:sz w:val="16"/>
                <w:lang w:val="en-GB"/>
              </w:rPr>
              <w:t>higherHighWaterLargeTide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proofErr w:type="spellStart"/>
            <w:r w:rsidRPr="002B2AC3">
              <w:rPr>
                <w:sz w:val="16"/>
                <w:lang w:val="en-GB"/>
              </w:rPr>
              <w:t>nearlyHighestHighWater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54C11498" w:rsidR="009D512D" w:rsidRPr="002B2AC3" w:rsidRDefault="00AC251D" w:rsidP="002B2AC3">
            <w:pPr>
              <w:spacing w:before="60" w:after="60"/>
              <w:jc w:val="left"/>
              <w:rPr>
                <w:sz w:val="22"/>
                <w:lang w:val="en-GB"/>
              </w:rPr>
            </w:pPr>
            <w:proofErr w:type="spellStart"/>
            <w:r w:rsidRPr="002B2AC3">
              <w:rPr>
                <w:sz w:val="16"/>
                <w:lang w:val="en-GB"/>
              </w:rPr>
              <w:t>highestAstronomicalTide</w:t>
            </w:r>
            <w:proofErr w:type="spellEnd"/>
            <w:r w:rsidR="00695424">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3E05EA69" w:rsidR="009D512D" w:rsidRPr="008C7844" w:rsidRDefault="009D512D" w:rsidP="0024650C">
      <w:pPr>
        <w:spacing w:after="0"/>
        <w:rPr>
          <w:lang w:val="en-GB"/>
        </w:rPr>
      </w:pPr>
    </w:p>
    <w:p w14:paraId="48855F5A" w14:textId="17326382" w:rsidR="009D512D" w:rsidRPr="002D32CC" w:rsidRDefault="00AC251D" w:rsidP="00212583">
      <w:pPr>
        <w:spacing w:after="120"/>
        <w:rPr>
          <w:szCs w:val="20"/>
          <w:lang w:val="en-GB"/>
        </w:rPr>
      </w:pPr>
      <w:r w:rsidRPr="002D32CC">
        <w:rPr>
          <w:szCs w:val="20"/>
          <w:lang w:val="en-GB"/>
        </w:rPr>
        <w:t>N</w:t>
      </w:r>
      <w:r w:rsidR="00212583">
        <w:rPr>
          <w:szCs w:val="20"/>
          <w:lang w:val="en-GB"/>
        </w:rPr>
        <w:t>OTE</w:t>
      </w:r>
      <w:r w:rsidRPr="002D32CC">
        <w:rPr>
          <w:szCs w:val="20"/>
          <w:lang w:val="en-GB"/>
        </w:rPr>
        <w:t xml:space="preserv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 xml:space="preserve">since the </w:t>
      </w:r>
      <w:r w:rsidR="00212583">
        <w:rPr>
          <w:szCs w:val="20"/>
          <w:lang w:val="en-GB"/>
        </w:rPr>
        <w:t>R</w:t>
      </w:r>
      <w:r w:rsidRPr="002D32CC">
        <w:rPr>
          <w:szCs w:val="20"/>
          <w:lang w:val="en-GB"/>
        </w:rPr>
        <w:t>egistry does not at present (</w:t>
      </w:r>
      <w:del w:id="1442" w:author="Daniel Rohde" w:date="2022-12-20T00:06:00Z">
        <w:r w:rsidR="00212583">
          <w:rPr>
            <w:szCs w:val="20"/>
            <w:lang w:val="en-GB"/>
          </w:rPr>
          <w:delText>May</w:delText>
        </w:r>
      </w:del>
      <w:ins w:id="1443" w:author="Daniel Rohde" w:date="2022-12-20T00:06:00Z">
        <w:r w:rsidR="006A00B5">
          <w:rPr>
            <w:szCs w:val="20"/>
            <w:lang w:val="en-GB"/>
          </w:rPr>
          <w:t>7 November</w:t>
        </w:r>
      </w:ins>
      <w:r w:rsidR="006A00B5">
        <w:rPr>
          <w:szCs w:val="20"/>
          <w:lang w:val="en-GB"/>
        </w:rPr>
        <w:t xml:space="preserve"> </w:t>
      </w:r>
      <w:r w:rsidR="00212583">
        <w:rPr>
          <w:szCs w:val="20"/>
          <w:lang w:val="en-GB"/>
        </w:rPr>
        <w:t>2022</w:t>
      </w:r>
      <w:r w:rsidRPr="002D32CC">
        <w:rPr>
          <w:szCs w:val="20"/>
          <w:lang w:val="en-GB"/>
        </w:rPr>
        <w:t xml:space="preserve">) contain entries for </w:t>
      </w:r>
      <w:r w:rsidR="00212583">
        <w:rPr>
          <w:szCs w:val="20"/>
          <w:lang w:val="en-GB"/>
        </w:rPr>
        <w:t>E</w:t>
      </w:r>
      <w:r w:rsidRPr="002D32CC">
        <w:rPr>
          <w:szCs w:val="20"/>
          <w:lang w:val="en-GB"/>
        </w:rPr>
        <w:t xml:space="preserve">xchange </w:t>
      </w:r>
      <w:r w:rsidR="00212583">
        <w:rPr>
          <w:szCs w:val="20"/>
          <w:lang w:val="en-GB"/>
        </w:rPr>
        <w:t>S</w:t>
      </w:r>
      <w:r w:rsidRPr="002D32CC">
        <w:rPr>
          <w:szCs w:val="20"/>
          <w:lang w:val="en-GB"/>
        </w:rPr>
        <w:t>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77345B">
      <w:pPr>
        <w:pStyle w:val="Heading3"/>
        <w:spacing w:before="120" w:after="120"/>
        <w:rPr>
          <w:lang w:val="en-GB"/>
        </w:rPr>
      </w:pPr>
      <w:bookmarkStart w:id="1444" w:name="_Toc105509296"/>
      <w:r w:rsidRPr="008C7844">
        <w:rPr>
          <w:lang w:val="en-GB"/>
        </w:rPr>
        <w:t>S10</w:t>
      </w:r>
      <w:r w:rsidR="002F0F33">
        <w:rPr>
          <w:lang w:val="en-GB"/>
        </w:rPr>
        <w:t>0</w:t>
      </w:r>
      <w:r w:rsidRPr="008C7844">
        <w:rPr>
          <w:lang w:val="en-GB"/>
        </w:rPr>
        <w:t>_DataFormat</w:t>
      </w:r>
      <w:bookmarkEnd w:id="1444"/>
    </w:p>
    <w:p w14:paraId="23DE5F20" w14:textId="77777777" w:rsidR="002F0F33" w:rsidRPr="002F0F33" w:rsidRDefault="002F0F33" w:rsidP="0077345B">
      <w:pPr>
        <w:spacing w:after="120"/>
        <w:rPr>
          <w:lang w:val="en-GB"/>
        </w:rPr>
      </w:pPr>
      <w:r w:rsidRPr="002F0F33">
        <w:t>S-102 uses S100_DataFormat with a restriction on the allowed values to permit only the S-100 HDF5 format for S-102 datasets.</w:t>
      </w:r>
    </w:p>
    <w:p w14:paraId="4DF9EC89" w14:textId="032042EE" w:rsidR="00914B0A" w:rsidRPr="0077345B" w:rsidRDefault="00914B0A" w:rsidP="0077345B">
      <w:pPr>
        <w:pStyle w:val="Caption"/>
        <w:keepNext/>
        <w:spacing w:before="120" w:after="120"/>
        <w:jc w:val="center"/>
        <w:rPr>
          <w:i w:val="0"/>
          <w:color w:val="auto"/>
          <w:sz w:val="20"/>
          <w:szCs w:val="20"/>
        </w:rPr>
      </w:pPr>
      <w:r w:rsidRPr="0077345B">
        <w:rPr>
          <w:i w:val="0"/>
          <w:color w:val="auto"/>
          <w:sz w:val="20"/>
          <w:szCs w:val="20"/>
        </w:rPr>
        <w:lastRenderedPageBreak/>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45" w:author="Daniel Rohde" w:date="2022-12-20T00:06:00Z">
        <w:r w:rsidRPr="0077345B">
          <w:rPr>
            <w:i w:val="0"/>
            <w:color w:val="auto"/>
            <w:sz w:val="20"/>
            <w:szCs w:val="20"/>
          </w:rPr>
          <w:noBreakHyphen/>
        </w:r>
      </w:del>
      <w:ins w:id="1446"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15</w:t>
      </w:r>
      <w:r w:rsidR="00872C97">
        <w:rPr>
          <w:i w:val="0"/>
          <w:color w:val="auto"/>
          <w:sz w:val="20"/>
          <w:szCs w:val="20"/>
        </w:rPr>
        <w:fldChar w:fldCharType="end"/>
      </w:r>
      <w:r w:rsidRPr="0077345B">
        <w:rPr>
          <w:i w:val="0"/>
          <w:color w:val="auto"/>
          <w:sz w:val="20"/>
          <w:szCs w:val="20"/>
        </w:rPr>
        <w:t xml:space="preserve"> </w:t>
      </w:r>
      <w:r w:rsidR="0077345B">
        <w:rPr>
          <w:i w:val="0"/>
          <w:color w:val="auto"/>
          <w:sz w:val="20"/>
          <w:szCs w:val="20"/>
        </w:rPr>
        <w:t>–</w:t>
      </w:r>
      <w:r w:rsidRPr="0077345B">
        <w:rPr>
          <w:i w:val="0"/>
          <w:color w:val="auto"/>
          <w:sz w:val="20"/>
          <w:szCs w:val="20"/>
        </w:rPr>
        <w:t xml:space="preserve"> S100_DataFormat parameters</w:t>
      </w:r>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77345B">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77345B">
      <w:pPr>
        <w:pStyle w:val="Heading3"/>
        <w:spacing w:before="120" w:after="120"/>
        <w:rPr>
          <w:lang w:val="en-GB"/>
        </w:rPr>
      </w:pPr>
      <w:bookmarkStart w:id="1447" w:name="_Toc105509297"/>
      <w:r w:rsidRPr="008C7844">
        <w:rPr>
          <w:lang w:val="en-GB"/>
        </w:rPr>
        <w:t>S10</w:t>
      </w:r>
      <w:r w:rsidR="004B09EE">
        <w:rPr>
          <w:lang w:val="en-GB"/>
        </w:rPr>
        <w:t>0</w:t>
      </w:r>
      <w:r w:rsidRPr="008C7844">
        <w:rPr>
          <w:lang w:val="en-GB"/>
        </w:rPr>
        <w:t>_ProductSpecification</w:t>
      </w:r>
      <w:bookmarkEnd w:id="1447"/>
      <w:r w:rsidRPr="008C7844">
        <w:rPr>
          <w:lang w:val="en-GB"/>
        </w:rPr>
        <w:t xml:space="preserve"> </w:t>
      </w:r>
    </w:p>
    <w:p w14:paraId="08D86977" w14:textId="07B449A1" w:rsidR="004F1E46" w:rsidRPr="004F1E46" w:rsidRDefault="004F1E46" w:rsidP="0077345B">
      <w:pPr>
        <w:keepNext/>
        <w:keepLines/>
        <w:spacing w:after="120"/>
        <w:rPr>
          <w:lang w:val="en-GB"/>
        </w:rPr>
      </w:pPr>
      <w:r w:rsidRPr="004F1E46">
        <w:t xml:space="preserve">S-102 uses S100_ProductSpecification without modification. The </w:t>
      </w:r>
      <w:r w:rsidR="004B09EE">
        <w:t>P</w:t>
      </w:r>
      <w:r w:rsidRPr="004F1E46">
        <w:t xml:space="preserve">roduct </w:t>
      </w:r>
      <w:r w:rsidR="004B09EE">
        <w:t>S</w:t>
      </w:r>
      <w:r w:rsidRPr="004F1E46">
        <w:t xml:space="preserve">pecification attributes encoded must </w:t>
      </w:r>
      <w:del w:id="1448" w:author="Daniel Rohde" w:date="2022-12-20T00:06:00Z">
        <w:r w:rsidRPr="004F1E46">
          <w:delText xml:space="preserve">obviously </w:delText>
        </w:r>
      </w:del>
      <w:r w:rsidRPr="004F1E46">
        <w:t>be for this edition of S-102.</w:t>
      </w:r>
    </w:p>
    <w:p w14:paraId="0BC4A072" w14:textId="2A795C91" w:rsidR="00914B0A" w:rsidRPr="0077345B" w:rsidRDefault="00914B0A" w:rsidP="0077345B">
      <w:pPr>
        <w:pStyle w:val="Caption"/>
        <w:keepNext/>
        <w:spacing w:before="120" w:after="120"/>
        <w:jc w:val="center"/>
        <w:rPr>
          <w:i w:val="0"/>
          <w:color w:val="auto"/>
          <w:sz w:val="20"/>
          <w:szCs w:val="20"/>
        </w:rPr>
      </w:pPr>
      <w:r w:rsidRPr="0077345B">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49" w:author="Daniel Rohde" w:date="2022-12-20T00:06:00Z">
        <w:r w:rsidRPr="0077345B">
          <w:rPr>
            <w:i w:val="0"/>
            <w:color w:val="auto"/>
            <w:sz w:val="20"/>
            <w:szCs w:val="20"/>
          </w:rPr>
          <w:noBreakHyphen/>
        </w:r>
      </w:del>
      <w:ins w:id="1450"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16</w:t>
      </w:r>
      <w:r w:rsidR="00872C97">
        <w:rPr>
          <w:i w:val="0"/>
          <w:color w:val="auto"/>
          <w:sz w:val="20"/>
          <w:szCs w:val="20"/>
        </w:rPr>
        <w:fldChar w:fldCharType="end"/>
      </w:r>
      <w:r w:rsidRPr="0077345B">
        <w:rPr>
          <w:i w:val="0"/>
          <w:color w:val="auto"/>
          <w:sz w:val="20"/>
          <w:szCs w:val="20"/>
        </w:rPr>
        <w:t xml:space="preserve"> </w:t>
      </w:r>
      <w:r w:rsidR="0077345B">
        <w:rPr>
          <w:i w:val="0"/>
          <w:color w:val="auto"/>
          <w:sz w:val="20"/>
          <w:szCs w:val="20"/>
        </w:rPr>
        <w:t>–</w:t>
      </w:r>
      <w:r w:rsidRPr="0077345B">
        <w:rPr>
          <w:i w:val="0"/>
          <w:color w:val="auto"/>
          <w:sz w:val="20"/>
          <w:szCs w:val="20"/>
        </w:rPr>
        <w:t xml:space="preserve"> S100_ProductSpecification parameters</w:t>
      </w:r>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183D72">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EE741F" w14:textId="77777777" w:rsidR="004B09EE" w:rsidRPr="002B2AC3" w:rsidRDefault="004B09EE" w:rsidP="002B2AC3">
            <w:pPr>
              <w:keepNext/>
              <w:keepLines/>
              <w:spacing w:before="60" w:after="60"/>
              <w:ind w:left="7"/>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59378C9E" w:rsidR="004B09EE" w:rsidRPr="002B2AC3" w:rsidRDefault="004B09EE" w:rsidP="00183D72">
            <w:pPr>
              <w:spacing w:before="60" w:after="60"/>
              <w:jc w:val="left"/>
              <w:rPr>
                <w:sz w:val="16"/>
                <w:lang w:val="en-GB"/>
              </w:rPr>
            </w:pPr>
            <w:r w:rsidRPr="002B2AC3">
              <w:rPr>
                <w:sz w:val="16"/>
              </w:rPr>
              <w:t>The number (</w:t>
            </w:r>
            <w:r w:rsidR="00183D72">
              <w:rPr>
                <w:sz w:val="16"/>
              </w:rPr>
              <w:t>R</w:t>
            </w:r>
            <w:r w:rsidRPr="002B2AC3">
              <w:rPr>
                <w:sz w:val="16"/>
              </w:rPr>
              <w:t>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2806DFE" w:rsidR="004B09EE" w:rsidRPr="002B2AC3" w:rsidRDefault="004B09EE" w:rsidP="002B2AC3">
            <w:pPr>
              <w:spacing w:before="60" w:after="60"/>
              <w:jc w:val="left"/>
              <w:rPr>
                <w:sz w:val="16"/>
                <w:lang w:val="en-GB"/>
              </w:rPr>
            </w:pPr>
            <w:r w:rsidRPr="002B2AC3">
              <w:rPr>
                <w:sz w:val="16"/>
              </w:rPr>
              <w:t xml:space="preserve">From the Product Specification Register, in the IHO Geospatial Information </w:t>
            </w:r>
            <w:r w:rsidR="00183D72">
              <w:rPr>
                <w:sz w:val="16"/>
              </w:rPr>
              <w:t xml:space="preserve">(GI) </w:t>
            </w:r>
            <w:r w:rsidRPr="002B2AC3">
              <w:rPr>
                <w:sz w:val="16"/>
              </w:rPr>
              <w:t>Registry</w:t>
            </w:r>
          </w:p>
        </w:tc>
      </w:tr>
    </w:tbl>
    <w:p w14:paraId="34E65BD4" w14:textId="77777777" w:rsidR="009D512D" w:rsidRPr="008C7844" w:rsidRDefault="00AC251D" w:rsidP="00787420">
      <w:pPr>
        <w:spacing w:after="0"/>
        <w:rPr>
          <w:lang w:val="en-GB"/>
        </w:rPr>
      </w:pPr>
      <w:r w:rsidRPr="008C7844">
        <w:rPr>
          <w:lang w:val="en-GB"/>
        </w:rPr>
        <w:t xml:space="preserve"> </w:t>
      </w:r>
    </w:p>
    <w:p w14:paraId="045DA40B" w14:textId="77777777" w:rsidR="009D512D" w:rsidRPr="008C7844" w:rsidRDefault="00AC251D" w:rsidP="00183D72">
      <w:pPr>
        <w:pStyle w:val="Heading3"/>
        <w:spacing w:before="120" w:after="120"/>
        <w:rPr>
          <w:lang w:val="en-GB"/>
        </w:rPr>
      </w:pPr>
      <w:bookmarkStart w:id="1451" w:name="_Toc105509298"/>
      <w:r w:rsidRPr="008C7844">
        <w:rPr>
          <w:lang w:val="en-GB"/>
        </w:rPr>
        <w:t>S100_ProtectionScheme</w:t>
      </w:r>
      <w:bookmarkEnd w:id="1451"/>
      <w:r w:rsidRPr="008C7844">
        <w:rPr>
          <w:lang w:val="en-GB"/>
        </w:rPr>
        <w:t xml:space="preserve"> </w:t>
      </w:r>
    </w:p>
    <w:p w14:paraId="2F613D5F" w14:textId="0CE0DE31" w:rsidR="00914B0A" w:rsidRPr="00183D72" w:rsidRDefault="00914B0A" w:rsidP="00183D72">
      <w:pPr>
        <w:pStyle w:val="Caption"/>
        <w:keepNext/>
        <w:spacing w:before="120" w:after="120"/>
        <w:jc w:val="center"/>
        <w:rPr>
          <w:i w:val="0"/>
          <w:color w:val="auto"/>
          <w:sz w:val="20"/>
          <w:szCs w:val="20"/>
        </w:rPr>
      </w:pPr>
      <w:r w:rsidRPr="00183D72">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52" w:author="Daniel Rohde" w:date="2022-12-20T00:06:00Z">
        <w:r w:rsidRPr="00183D72">
          <w:rPr>
            <w:i w:val="0"/>
            <w:color w:val="auto"/>
            <w:sz w:val="20"/>
            <w:szCs w:val="20"/>
          </w:rPr>
          <w:noBreakHyphen/>
        </w:r>
      </w:del>
      <w:ins w:id="1453"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17</w:t>
      </w:r>
      <w:r w:rsidR="00872C97">
        <w:rPr>
          <w:i w:val="0"/>
          <w:color w:val="auto"/>
          <w:sz w:val="20"/>
          <w:szCs w:val="20"/>
        </w:rPr>
        <w:fldChar w:fldCharType="end"/>
      </w:r>
      <w:r w:rsidRPr="00183D72">
        <w:rPr>
          <w:i w:val="0"/>
          <w:color w:val="auto"/>
          <w:sz w:val="20"/>
          <w:szCs w:val="20"/>
        </w:rPr>
        <w:t xml:space="preserve"> </w:t>
      </w:r>
      <w:r w:rsidR="00183D72">
        <w:rPr>
          <w:i w:val="0"/>
          <w:color w:val="auto"/>
          <w:sz w:val="20"/>
          <w:szCs w:val="20"/>
        </w:rPr>
        <w:t>–</w:t>
      </w:r>
      <w:r w:rsidRPr="00183D72">
        <w:rPr>
          <w:i w:val="0"/>
          <w:color w:val="auto"/>
          <w:sz w:val="20"/>
          <w:szCs w:val="20"/>
        </w:rPr>
        <w:t xml:space="preserve"> S100_ProtectionScheme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183D72">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6FCEFDEF" w:rsidR="001402C9" w:rsidRPr="002B2AC3" w:rsidRDefault="00183D72" w:rsidP="002B2AC3">
            <w:pPr>
              <w:spacing w:after="0" w:line="259" w:lineRule="auto"/>
              <w:ind w:left="2"/>
              <w:jc w:val="left"/>
              <w:rPr>
                <w:sz w:val="16"/>
              </w:rPr>
            </w:pPr>
            <w:r>
              <w:rPr>
                <w:sz w:val="16"/>
              </w:rPr>
              <w:t>See S-100 Part 15</w:t>
            </w:r>
          </w:p>
          <w:p w14:paraId="655F2D1A" w14:textId="0ABB774D" w:rsidR="001402C9" w:rsidRPr="002B2AC3" w:rsidRDefault="001402C9" w:rsidP="00183D72">
            <w:pPr>
              <w:spacing w:before="60" w:after="60"/>
              <w:ind w:left="2"/>
              <w:jc w:val="left"/>
              <w:rPr>
                <w:sz w:val="22"/>
                <w:lang w:val="en-GB"/>
              </w:rPr>
            </w:pPr>
            <w:r w:rsidRPr="002B2AC3">
              <w:rPr>
                <w:sz w:val="16"/>
              </w:rPr>
              <w:t xml:space="preserve">(Note: The specified value corrects a discrepancy between S-100 4.0.0 Figure 4a-D-4 and the </w:t>
            </w:r>
            <w:r w:rsidR="00183D72">
              <w:rPr>
                <w:sz w:val="16"/>
              </w:rPr>
              <w:t>Ta</w:t>
            </w:r>
            <w:r w:rsidRPr="002B2AC3">
              <w:rPr>
                <w:sz w:val="16"/>
              </w:rPr>
              <w:t>ble S100_Prot</w:t>
            </w:r>
            <w:r w:rsidR="00183D72">
              <w:rPr>
                <w:sz w:val="16"/>
              </w:rPr>
              <w:t>ectionScheme in S-100 Part 4a-D</w:t>
            </w:r>
            <w:r w:rsidRPr="002B2AC3">
              <w:rPr>
                <w:sz w:val="16"/>
              </w:rPr>
              <w:t xml:space="preserve">)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83D72">
      <w:pPr>
        <w:pStyle w:val="Heading3"/>
        <w:spacing w:before="120" w:after="120"/>
        <w:rPr>
          <w:lang w:val="en-GB"/>
        </w:rPr>
      </w:pPr>
      <w:bookmarkStart w:id="1454" w:name="_Toc105509299"/>
      <w:r w:rsidRPr="008C7844">
        <w:rPr>
          <w:lang w:val="en-GB"/>
        </w:rPr>
        <w:lastRenderedPageBreak/>
        <w:t>S10</w:t>
      </w:r>
      <w:r>
        <w:rPr>
          <w:lang w:val="en-GB"/>
        </w:rPr>
        <w:t>2</w:t>
      </w:r>
      <w:r w:rsidRPr="008C7844">
        <w:rPr>
          <w:lang w:val="en-GB"/>
        </w:rPr>
        <w:t>_</w:t>
      </w:r>
      <w:r>
        <w:rPr>
          <w:lang w:val="en-GB"/>
        </w:rPr>
        <w:t>GriddingMethod</w:t>
      </w:r>
      <w:bookmarkEnd w:id="1454"/>
      <w:r w:rsidRPr="008C7844">
        <w:rPr>
          <w:lang w:val="en-GB"/>
        </w:rPr>
        <w:t xml:space="preserve"> </w:t>
      </w:r>
    </w:p>
    <w:p w14:paraId="67404237" w14:textId="29B8B8E2" w:rsidR="00914B0A" w:rsidRPr="00183D72" w:rsidRDefault="00914B0A" w:rsidP="00AC4C2D">
      <w:pPr>
        <w:pStyle w:val="Caption"/>
        <w:keepNext/>
        <w:spacing w:before="120" w:after="120"/>
        <w:jc w:val="center"/>
        <w:rPr>
          <w:i w:val="0"/>
          <w:color w:val="auto"/>
          <w:sz w:val="20"/>
          <w:szCs w:val="20"/>
        </w:rPr>
      </w:pPr>
      <w:r w:rsidRPr="00183D72">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55" w:author="Daniel Rohde" w:date="2022-12-20T00:06:00Z">
        <w:r w:rsidRPr="00183D72">
          <w:rPr>
            <w:i w:val="0"/>
            <w:color w:val="auto"/>
            <w:sz w:val="20"/>
            <w:szCs w:val="20"/>
          </w:rPr>
          <w:noBreakHyphen/>
        </w:r>
      </w:del>
      <w:ins w:id="1456"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18</w:t>
      </w:r>
      <w:r w:rsidR="00872C97">
        <w:rPr>
          <w:i w:val="0"/>
          <w:color w:val="auto"/>
          <w:sz w:val="20"/>
          <w:szCs w:val="20"/>
        </w:rPr>
        <w:fldChar w:fldCharType="end"/>
      </w:r>
      <w:r w:rsidRPr="00183D72">
        <w:rPr>
          <w:i w:val="0"/>
          <w:color w:val="auto"/>
          <w:sz w:val="20"/>
          <w:szCs w:val="20"/>
        </w:rPr>
        <w:t xml:space="preserve"> </w:t>
      </w:r>
      <w:r w:rsidR="00183D72">
        <w:rPr>
          <w:i w:val="0"/>
          <w:color w:val="auto"/>
          <w:sz w:val="20"/>
          <w:szCs w:val="20"/>
        </w:rPr>
        <w:t>–</w:t>
      </w:r>
      <w:r w:rsidRPr="00183D72">
        <w:rPr>
          <w:i w:val="0"/>
          <w:color w:val="auto"/>
          <w:sz w:val="20"/>
          <w:szCs w:val="20"/>
        </w:rPr>
        <w:t xml:space="preserve"> S102_GriddingMethod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proofErr w:type="spellStart"/>
            <w:r w:rsidRPr="002B2AC3">
              <w:rPr>
                <w:sz w:val="16"/>
              </w:rPr>
              <w:t>basicWeightedMean</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proofErr w:type="spellStart"/>
            <w:r w:rsidRPr="002B2AC3">
              <w:rPr>
                <w:sz w:val="16"/>
              </w:rPr>
              <w:t>shoalestDepth</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proofErr w:type="spellStart"/>
            <w:r w:rsidRPr="002B2AC3">
              <w:rPr>
                <w:b/>
                <w:sz w:val="16"/>
              </w:rPr>
              <w:t>Shoalest</w:t>
            </w:r>
            <w:proofErr w:type="spellEnd"/>
            <w:r w:rsidRPr="002B2AC3">
              <w:rPr>
                <w:b/>
                <w:sz w:val="16"/>
              </w:rPr>
              <w:t xml:space="preserve"> Depth</w:t>
            </w:r>
            <w:r w:rsidRPr="002B2AC3">
              <w:rPr>
                <w:sz w:val="16"/>
              </w:rPr>
              <w:t xml:space="preserve"> algorithm examines depth estimates within a specific area of influence and assigns the </w:t>
            </w:r>
            <w:proofErr w:type="spellStart"/>
            <w:r w:rsidRPr="002B2AC3">
              <w:rPr>
                <w:sz w:val="16"/>
              </w:rPr>
              <w:t>shoalest</w:t>
            </w:r>
            <w:proofErr w:type="spellEnd"/>
            <w:r w:rsidRPr="002B2AC3">
              <w:rPr>
                <w:sz w:val="16"/>
              </w:rPr>
              <w:t xml:space="preserve">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proofErr w:type="spellStart"/>
            <w:r w:rsidRPr="002B2AC3">
              <w:rPr>
                <w:sz w:val="16"/>
              </w:rPr>
              <w:t>tpuWeightedMean</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424F535E" w:rsidR="00183D72" w:rsidRPr="002B2AC3" w:rsidRDefault="00695F3E" w:rsidP="002B2AC3">
            <w:pPr>
              <w:spacing w:before="60" w:after="60"/>
              <w:jc w:val="left"/>
              <w:rPr>
                <w:sz w:val="16"/>
              </w:rPr>
            </w:pPr>
            <w:r w:rsidRPr="002B2AC3">
              <w:rPr>
                <w:sz w:val="16"/>
              </w:rPr>
              <w:t>TPU is a measure of the expected accuracy of the depth estimate when all relevant error/uncertain</w:t>
            </w:r>
            <w:r w:rsidR="00183D72">
              <w:rPr>
                <w:sz w:val="16"/>
              </w:rPr>
              <w:t>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6A164592"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proofErr w:type="spellStart"/>
            <w:r w:rsidRPr="002B2AC3">
              <w:rPr>
                <w:sz w:val="16"/>
              </w:rPr>
              <w:t>nearestNeighbour</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 xml:space="preserve">Nearest </w:t>
            </w:r>
            <w:proofErr w:type="spellStart"/>
            <w:r w:rsidRPr="002B2AC3">
              <w:rPr>
                <w:b/>
                <w:sz w:val="16"/>
              </w:rPr>
              <w:t>Neighbour</w:t>
            </w:r>
            <w:proofErr w:type="spellEnd"/>
            <w:r w:rsidRPr="002B2AC3">
              <w:rPr>
                <w:sz w:val="16"/>
              </w:rPr>
              <w:t xml:space="preserve"> algorithm identifies the nearest depth value within an area of interest and assigns that value to the nodal position. This method does not consider values from </w:t>
            </w:r>
            <w:proofErr w:type="spellStart"/>
            <w:r w:rsidRPr="002B2AC3">
              <w:rPr>
                <w:sz w:val="16"/>
              </w:rPr>
              <w:t>neighbouring</w:t>
            </w:r>
            <w:proofErr w:type="spellEnd"/>
            <w:r w:rsidRPr="002B2AC3">
              <w:rPr>
                <w:sz w:val="16"/>
              </w:rPr>
              <w:t xml:space="preserve">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proofErr w:type="spellStart"/>
            <w:r w:rsidRPr="002B2AC3">
              <w:rPr>
                <w:sz w:val="16"/>
              </w:rPr>
              <w:t>naturalNeighbour</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 xml:space="preserve">Natural </w:t>
            </w:r>
            <w:proofErr w:type="spellStart"/>
            <w:r w:rsidRPr="002B2AC3">
              <w:rPr>
                <w:b/>
                <w:sz w:val="16"/>
              </w:rPr>
              <w:t>Neighbour</w:t>
            </w:r>
            <w:proofErr w:type="spellEnd"/>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proofErr w:type="spellStart"/>
            <w:r w:rsidRPr="002B2AC3">
              <w:rPr>
                <w:sz w:val="16"/>
              </w:rPr>
              <w:t>polynomialTendency</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geostatistical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8B5DAC">
      <w:pPr>
        <w:spacing w:after="120"/>
      </w:pPr>
    </w:p>
    <w:p w14:paraId="656721EF" w14:textId="77777777" w:rsidR="009D512D" w:rsidRDefault="00AC251D" w:rsidP="008B5DAC">
      <w:pPr>
        <w:pStyle w:val="Heading2"/>
        <w:spacing w:before="120" w:after="200"/>
        <w:rPr>
          <w:lang w:val="en-GB"/>
        </w:rPr>
      </w:pPr>
      <w:bookmarkStart w:id="1457" w:name="_Toc105509300"/>
      <w:r w:rsidRPr="008C7844">
        <w:rPr>
          <w:lang w:val="en-GB"/>
        </w:rPr>
        <w:t>S102_CatalogueMetadata</w:t>
      </w:r>
      <w:bookmarkEnd w:id="1457"/>
      <w:r w:rsidRPr="008C7844">
        <w:rPr>
          <w:lang w:val="en-GB"/>
        </w:rPr>
        <w:t xml:space="preserve"> </w:t>
      </w:r>
    </w:p>
    <w:p w14:paraId="408DB899" w14:textId="1855A103" w:rsidR="00695F3E" w:rsidRPr="00695F3E" w:rsidRDefault="00695F3E" w:rsidP="008B5DAC">
      <w:pPr>
        <w:spacing w:after="120"/>
        <w:rPr>
          <w:lang w:val="en-GB"/>
        </w:rPr>
      </w:pPr>
      <w:r w:rsidRPr="00695F3E">
        <w:t>The class S10</w:t>
      </w:r>
      <w:r w:rsidR="00514451">
        <w:t>2</w:t>
      </w:r>
      <w:r w:rsidRPr="00695F3E">
        <w:t xml:space="preserve">_CatalogueMetadata is realized from S100_CatalogueMetadata without modification. The S-102 class is defined </w:t>
      </w:r>
      <w:proofErr w:type="gramStart"/>
      <w:r w:rsidRPr="00695F3E">
        <w:t>in order to</w:t>
      </w:r>
      <w:proofErr w:type="gramEnd"/>
      <w:r w:rsidRPr="00695F3E">
        <w:t xml:space="preserve"> act as a proxy for the corresponding S-100 generic class in S-102 UML diagrams of </w:t>
      </w:r>
      <w:r w:rsidR="008B5DAC">
        <w:t>E</w:t>
      </w:r>
      <w:r w:rsidRPr="00695F3E">
        <w:t xml:space="preserve">xchange </w:t>
      </w:r>
      <w:r w:rsidR="008B5DAC">
        <w:t>S</w:t>
      </w:r>
      <w:r w:rsidRPr="00695F3E">
        <w:t>et structure.</w:t>
      </w:r>
    </w:p>
    <w:p w14:paraId="7371AA22" w14:textId="2E998557" w:rsidR="00914B0A" w:rsidRPr="00AC4C2D" w:rsidRDefault="00914B0A" w:rsidP="00AC4C2D">
      <w:pPr>
        <w:pStyle w:val="Caption"/>
        <w:keepNext/>
        <w:spacing w:before="120" w:after="120"/>
        <w:jc w:val="center"/>
        <w:rPr>
          <w:i w:val="0"/>
          <w:color w:val="auto"/>
          <w:sz w:val="20"/>
          <w:szCs w:val="20"/>
        </w:rPr>
      </w:pPr>
      <w:r w:rsidRPr="00AC4C2D">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58" w:author="Daniel Rohde" w:date="2022-12-20T00:06:00Z">
        <w:r w:rsidRPr="00AC4C2D">
          <w:rPr>
            <w:i w:val="0"/>
            <w:color w:val="auto"/>
            <w:sz w:val="20"/>
            <w:szCs w:val="20"/>
          </w:rPr>
          <w:noBreakHyphen/>
        </w:r>
      </w:del>
      <w:ins w:id="1459"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19</w:t>
      </w:r>
      <w:r w:rsidR="00872C97">
        <w:rPr>
          <w:i w:val="0"/>
          <w:color w:val="auto"/>
          <w:sz w:val="20"/>
          <w:szCs w:val="20"/>
        </w:rPr>
        <w:fldChar w:fldCharType="end"/>
      </w:r>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S102_CatalogueMetadata parameters</w:t>
      </w:r>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AC4C2D">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ADB7E1" w14:textId="77777777" w:rsidR="00332F7A" w:rsidRPr="002B2AC3" w:rsidRDefault="00332F7A" w:rsidP="002B2AC3">
            <w:pPr>
              <w:keepNext/>
              <w:keepLines/>
              <w:spacing w:before="60" w:after="60"/>
              <w:ind w:left="10"/>
              <w:jc w:val="center"/>
              <w:rPr>
                <w:sz w:val="22"/>
                <w:lang w:val="en-GB"/>
              </w:rPr>
            </w:pPr>
            <w:r w:rsidRPr="002B2AC3">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proofErr w:type="spellStart"/>
            <w:r w:rsidRPr="002B2AC3">
              <w:rPr>
                <w:sz w:val="16"/>
                <w:lang w:val="en-GB"/>
              </w:rPr>
              <w:t>fileLocation</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65C5F4D" w:rsidR="00332F7A" w:rsidRPr="002B2AC3" w:rsidRDefault="00332F7A" w:rsidP="00AC4C2D">
            <w:pPr>
              <w:spacing w:before="60" w:after="60"/>
              <w:jc w:val="left"/>
              <w:rPr>
                <w:sz w:val="22"/>
                <w:lang w:val="en-GB"/>
              </w:rPr>
            </w:pPr>
            <w:r w:rsidRPr="002B2AC3">
              <w:rPr>
                <w:sz w:val="16"/>
                <w:lang w:val="en-GB"/>
              </w:rPr>
              <w:t xml:space="preserve">Full location from the </w:t>
            </w:r>
            <w:r w:rsidR="00AC4C2D">
              <w:rPr>
                <w:sz w:val="16"/>
                <w:lang w:val="en-GB"/>
              </w:rPr>
              <w:t>E</w:t>
            </w:r>
            <w:r w:rsidRPr="002B2AC3">
              <w:rPr>
                <w:sz w:val="16"/>
                <w:lang w:val="en-GB"/>
              </w:rPr>
              <w:t xml:space="preserve">xchange </w:t>
            </w:r>
            <w:r w:rsidR="00AC4C2D">
              <w:rPr>
                <w:sz w:val="16"/>
                <w:lang w:val="en-GB"/>
              </w:rPr>
              <w:t>S</w:t>
            </w:r>
            <w:r w:rsidRPr="002B2AC3">
              <w:rPr>
                <w:sz w:val="16"/>
                <w:lang w:val="en-GB"/>
              </w:rPr>
              <w:t xml:space="preserve">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75DFF595" w:rsidR="00332F7A" w:rsidRPr="002B2AC3" w:rsidRDefault="00332F7A" w:rsidP="002B2AC3">
            <w:pPr>
              <w:spacing w:before="60" w:after="60"/>
              <w:jc w:val="left"/>
              <w:rPr>
                <w:sz w:val="22"/>
                <w:lang w:val="en-GB"/>
              </w:rPr>
            </w:pPr>
            <w:r w:rsidRPr="002B2AC3">
              <w:rPr>
                <w:sz w:val="16"/>
                <w:lang w:val="en-GB"/>
              </w:rPr>
              <w:t>Path relative to the root directory of the exchange set.</w:t>
            </w:r>
            <w:r w:rsidR="00695424">
              <w:rPr>
                <w:sz w:val="16"/>
                <w:lang w:val="en-GB"/>
              </w:rPr>
              <w:t xml:space="preserve"> </w:t>
            </w:r>
            <w:r w:rsidRPr="002B2AC3">
              <w:rPr>
                <w:sz w:val="16"/>
                <w:lang w:val="en-GB"/>
              </w:rPr>
              <w:t xml:space="preserve">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&lt;EXCH_ROOT&gt;/&lt;</w:t>
            </w:r>
            <w:proofErr w:type="spellStart"/>
            <w:r w:rsidRPr="002B2AC3">
              <w:rPr>
                <w:sz w:val="16"/>
                <w:lang w:val="en-GB"/>
              </w:rPr>
              <w:t>filePath</w:t>
            </w:r>
            <w:proofErr w:type="spellEnd"/>
            <w:r w:rsidRPr="002B2AC3">
              <w:rPr>
                <w:sz w:val="16"/>
                <w:lang w:val="en-GB"/>
              </w:rPr>
              <w:t xml:space="preserve">&gt;/&lt;filename&gt;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proofErr w:type="spellStart"/>
            <w:r w:rsidRPr="002B2AC3">
              <w:rPr>
                <w:sz w:val="16"/>
                <w:lang w:val="en-GB"/>
              </w:rPr>
              <w:t>versionNumber</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4FE462B6" w:rsidR="00332F7A" w:rsidRPr="002B2AC3" w:rsidRDefault="00332F7A" w:rsidP="00AC4C2D">
            <w:pPr>
              <w:spacing w:before="60" w:after="60"/>
              <w:jc w:val="left"/>
              <w:rPr>
                <w:sz w:val="22"/>
                <w:lang w:val="en-GB"/>
              </w:rPr>
            </w:pPr>
            <w:r w:rsidRPr="002B2AC3">
              <w:rPr>
                <w:sz w:val="16"/>
                <w:lang w:val="en-GB"/>
              </w:rPr>
              <w:t xml:space="preserve">The version number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proofErr w:type="spellStart"/>
            <w:r w:rsidRPr="002B2AC3">
              <w:rPr>
                <w:sz w:val="16"/>
                <w:lang w:val="en-GB"/>
              </w:rPr>
              <w:t>issueDate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58ED1972" w:rsidR="00332F7A" w:rsidRPr="002B2AC3" w:rsidRDefault="00332F7A" w:rsidP="00AC4C2D">
            <w:pPr>
              <w:spacing w:before="60" w:after="60"/>
              <w:jc w:val="left"/>
              <w:rPr>
                <w:sz w:val="22"/>
                <w:lang w:val="en-GB"/>
              </w:rPr>
            </w:pPr>
            <w:r w:rsidRPr="002B2AC3">
              <w:rPr>
                <w:sz w:val="16"/>
                <w:lang w:val="en-GB"/>
              </w:rPr>
              <w:t xml:space="preserve">The version date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proofErr w:type="spellStart"/>
            <w:r w:rsidRPr="002B2AC3">
              <w:rPr>
                <w:sz w:val="16"/>
                <w:lang w:val="en-GB"/>
              </w:rPr>
              <w:t>productSpecification</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11813010" w:rsidR="00332F7A" w:rsidRPr="002B2AC3" w:rsidRDefault="00332F7A" w:rsidP="00AC4C2D">
            <w:pPr>
              <w:spacing w:before="60" w:after="60"/>
              <w:jc w:val="left"/>
              <w:rPr>
                <w:sz w:val="22"/>
                <w:lang w:val="en-GB"/>
              </w:rPr>
            </w:pPr>
            <w:r w:rsidRPr="002B2AC3">
              <w:rPr>
                <w:sz w:val="16"/>
                <w:lang w:val="en-GB"/>
              </w:rPr>
              <w:t xml:space="preserve">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proofErr w:type="gramStart"/>
            <w:r w:rsidRPr="002B2AC3">
              <w:rPr>
                <w:sz w:val="16"/>
                <w:lang w:val="en-GB"/>
              </w:rPr>
              <w:t>1..*</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proofErr w:type="spellStart"/>
            <w:r w:rsidRPr="002B2AC3">
              <w:rPr>
                <w:sz w:val="16"/>
                <w:lang w:val="en-GB"/>
              </w:rPr>
              <w:t>digitalSignatureReference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2B1603C2" w:rsidR="00332F7A" w:rsidRPr="002B2AC3" w:rsidRDefault="00332F7A" w:rsidP="00AC4C2D">
            <w:pPr>
              <w:spacing w:before="60" w:after="60"/>
              <w:jc w:val="left"/>
              <w:rPr>
                <w:sz w:val="22"/>
                <w:lang w:val="en-GB"/>
              </w:rPr>
            </w:pPr>
            <w:r w:rsidRPr="002B2AC3">
              <w:rPr>
                <w:sz w:val="16"/>
                <w:lang w:val="en-GB"/>
              </w:rPr>
              <w:t xml:space="preserve">Digital </w:t>
            </w:r>
            <w:r w:rsidR="00AC4C2D">
              <w:rPr>
                <w:sz w:val="16"/>
                <w:lang w:val="en-GB"/>
              </w:rPr>
              <w:t>s</w:t>
            </w:r>
            <w:r w:rsidRPr="002B2AC3">
              <w:rPr>
                <w:sz w:val="16"/>
                <w:lang w:val="en-GB"/>
              </w:rPr>
              <w:t xml:space="preserve">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proofErr w:type="spellStart"/>
            <w:r w:rsidRPr="002B2AC3">
              <w:rPr>
                <w:sz w:val="16"/>
                <w:lang w:val="en-GB"/>
              </w:rPr>
              <w:t>digitalSignatureValue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w:t>
            </w:r>
            <w:proofErr w:type="spellStart"/>
            <w:r w:rsidRPr="002B2AC3">
              <w:rPr>
                <w:sz w:val="16"/>
                <w:lang w:val="en-GB"/>
              </w:rPr>
              <w:t>digitalSignatureReference</w:t>
            </w:r>
            <w:proofErr w:type="spellEnd"/>
            <w:r w:rsidRPr="002B2AC3">
              <w:rPr>
                <w:sz w:val="16"/>
                <w:lang w:val="en-GB"/>
              </w:rPr>
              <w:t xml:space="preserve"> </w:t>
            </w:r>
          </w:p>
          <w:p w14:paraId="3C9627F8" w14:textId="0479AF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w:t>
            </w:r>
            <w:r w:rsidR="00AC4C2D">
              <w:rPr>
                <w:sz w:val="16"/>
                <w:lang w:val="en-GB"/>
              </w:rPr>
              <w:t xml:space="preserve">S-100 </w:t>
            </w:r>
            <w:r w:rsidRPr="002B2AC3">
              <w:rPr>
                <w:sz w:val="16"/>
                <w:lang w:val="en-GB"/>
              </w:rPr>
              <w:t xml:space="preserve">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proofErr w:type="spellStart"/>
            <w:r w:rsidRPr="002B2AC3">
              <w:rPr>
                <w:sz w:val="16"/>
                <w:lang w:val="en-GB"/>
              </w:rPr>
              <w:t>defaultLocale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3A5604AB" w:rsidR="00332F7A" w:rsidRPr="002B2AC3" w:rsidRDefault="00332F7A" w:rsidP="00AC4C2D">
            <w:pPr>
              <w:spacing w:before="60" w:after="60"/>
              <w:jc w:val="left"/>
              <w:rPr>
                <w:sz w:val="22"/>
                <w:lang w:val="en-GB"/>
              </w:rPr>
            </w:pPr>
            <w:r w:rsidRPr="002B2AC3">
              <w:rPr>
                <w:sz w:val="16"/>
                <w:lang w:val="en-GB"/>
              </w:rPr>
              <w:t xml:space="preserve">Default language and character set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proofErr w:type="spellStart"/>
            <w:r w:rsidRPr="002B2AC3">
              <w:rPr>
                <w:sz w:val="16"/>
                <w:lang w:val="en-GB"/>
              </w:rPr>
              <w:t>otherLocale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16464004" w:rsidR="00332F7A" w:rsidRPr="002B2AC3" w:rsidRDefault="00332F7A" w:rsidP="00AC4C2D">
            <w:pPr>
              <w:spacing w:before="60" w:after="60"/>
              <w:jc w:val="left"/>
              <w:rPr>
                <w:sz w:val="22"/>
                <w:lang w:val="en-GB"/>
              </w:rPr>
            </w:pPr>
            <w:r w:rsidRPr="002B2AC3">
              <w:rPr>
                <w:sz w:val="16"/>
                <w:lang w:val="en-GB"/>
              </w:rPr>
              <w:t xml:space="preserve">Other languages and character sets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proofErr w:type="gramStart"/>
            <w:r w:rsidRPr="002B2AC3">
              <w:rPr>
                <w:sz w:val="16"/>
                <w:lang w:val="en-GB"/>
              </w:rPr>
              <w:t>0..*</w:t>
            </w:r>
            <w:proofErr w:type="gramEnd"/>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AC4C2D">
      <w:pPr>
        <w:pStyle w:val="Heading3"/>
        <w:spacing w:before="120" w:after="120"/>
        <w:rPr>
          <w:lang w:val="en-GB"/>
        </w:rPr>
      </w:pPr>
      <w:bookmarkStart w:id="1460" w:name="_Toc105509301"/>
      <w:r w:rsidRPr="008C7844">
        <w:rPr>
          <w:lang w:val="en-GB"/>
        </w:rPr>
        <w:t>S10</w:t>
      </w:r>
      <w:r w:rsidR="00514451">
        <w:rPr>
          <w:lang w:val="en-GB"/>
        </w:rPr>
        <w:t>0</w:t>
      </w:r>
      <w:r w:rsidRPr="008C7844">
        <w:rPr>
          <w:lang w:val="en-GB"/>
        </w:rPr>
        <w:t>_CatalogueScope</w:t>
      </w:r>
      <w:bookmarkEnd w:id="1460"/>
      <w:r w:rsidRPr="008C7844">
        <w:rPr>
          <w:lang w:val="en-GB"/>
        </w:rPr>
        <w:t xml:space="preserve"> </w:t>
      </w:r>
    </w:p>
    <w:p w14:paraId="6DC9D438" w14:textId="77777777" w:rsidR="00332F7A" w:rsidRPr="00332F7A" w:rsidRDefault="005C424A" w:rsidP="00AC4C2D">
      <w:pPr>
        <w:spacing w:after="120"/>
        <w:rPr>
          <w:lang w:val="en-GB"/>
        </w:rPr>
      </w:pPr>
      <w:r w:rsidRPr="005C424A">
        <w:t>S-102 uses S100_CatalogueScope without modification.</w:t>
      </w:r>
    </w:p>
    <w:p w14:paraId="0604F735" w14:textId="529D2485" w:rsidR="00914B0A" w:rsidRPr="00AC4C2D" w:rsidRDefault="00914B0A" w:rsidP="00AC4C2D">
      <w:pPr>
        <w:pStyle w:val="Caption"/>
        <w:keepNext/>
        <w:spacing w:before="120" w:after="120"/>
        <w:jc w:val="center"/>
        <w:rPr>
          <w:i w:val="0"/>
          <w:color w:val="auto"/>
          <w:sz w:val="20"/>
          <w:szCs w:val="20"/>
        </w:rPr>
      </w:pPr>
      <w:r w:rsidRPr="00AC4C2D">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61" w:author="Daniel Rohde" w:date="2022-12-20T00:06:00Z">
        <w:r w:rsidRPr="00AC4C2D">
          <w:rPr>
            <w:i w:val="0"/>
            <w:color w:val="auto"/>
            <w:sz w:val="20"/>
            <w:szCs w:val="20"/>
          </w:rPr>
          <w:noBreakHyphen/>
        </w:r>
      </w:del>
      <w:ins w:id="1462"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20</w:t>
      </w:r>
      <w:r w:rsidR="00872C97">
        <w:rPr>
          <w:i w:val="0"/>
          <w:color w:val="auto"/>
          <w:sz w:val="20"/>
          <w:szCs w:val="20"/>
        </w:rPr>
        <w:fldChar w:fldCharType="end"/>
      </w:r>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S100_CatalogueScope parameters</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AC4C2D">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proofErr w:type="spellStart"/>
            <w:r w:rsidRPr="002B2AC3">
              <w:rPr>
                <w:sz w:val="16"/>
                <w:lang w:val="en-GB"/>
              </w:rPr>
              <w:t>featureCatalogue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proofErr w:type="spellStart"/>
            <w:r w:rsidRPr="002B2AC3">
              <w:rPr>
                <w:sz w:val="16"/>
                <w:lang w:val="en-GB"/>
              </w:rPr>
              <w:t>portrayalCatalogue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proofErr w:type="spellStart"/>
            <w:r w:rsidRPr="002B2AC3">
              <w:rPr>
                <w:sz w:val="16"/>
                <w:lang w:val="en-GB"/>
              </w:rPr>
              <w:t>interoperabilityCatalogue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AC4C2D">
      <w:pPr>
        <w:pStyle w:val="Heading3"/>
        <w:spacing w:before="120" w:after="120"/>
        <w:rPr>
          <w:lang w:val="en-GB"/>
        </w:rPr>
      </w:pPr>
      <w:bookmarkStart w:id="1463" w:name="_Toc105509302"/>
      <w:r w:rsidRPr="008C7844">
        <w:rPr>
          <w:lang w:val="en-GB"/>
        </w:rPr>
        <w:t>PT_Locale</w:t>
      </w:r>
      <w:bookmarkEnd w:id="1463"/>
      <w:r w:rsidRPr="008C7844">
        <w:rPr>
          <w:lang w:val="en-GB"/>
        </w:rPr>
        <w:t xml:space="preserve"> </w:t>
      </w:r>
    </w:p>
    <w:p w14:paraId="0E1690F4" w14:textId="718EF691" w:rsidR="00914B0A" w:rsidRPr="00AC4C2D" w:rsidRDefault="00914B0A" w:rsidP="00AC4C2D">
      <w:pPr>
        <w:pStyle w:val="Caption"/>
        <w:keepNext/>
        <w:spacing w:before="120" w:after="120"/>
        <w:jc w:val="center"/>
        <w:rPr>
          <w:i w:val="0"/>
          <w:color w:val="auto"/>
          <w:sz w:val="20"/>
          <w:szCs w:val="20"/>
        </w:rPr>
      </w:pPr>
      <w:bookmarkStart w:id="1464" w:name="_Ref66116371"/>
      <w:r w:rsidRPr="00AC4C2D">
        <w:rPr>
          <w:i w:val="0"/>
          <w:color w:val="auto"/>
          <w:sz w:val="20"/>
          <w:szCs w:val="20"/>
        </w:rPr>
        <w:t xml:space="preserve">Table </w:t>
      </w:r>
      <w:r w:rsidR="00872C97">
        <w:rPr>
          <w:i w:val="0"/>
          <w:color w:val="auto"/>
          <w:sz w:val="20"/>
          <w:szCs w:val="20"/>
        </w:rPr>
        <w:fldChar w:fldCharType="begin"/>
      </w:r>
      <w:r w:rsidR="00872C97">
        <w:rPr>
          <w:i w:val="0"/>
          <w:color w:val="auto"/>
          <w:sz w:val="20"/>
          <w:szCs w:val="20"/>
        </w:rPr>
        <w:instrText xml:space="preserve"> STYLEREF 1 \s </w:instrText>
      </w:r>
      <w:r w:rsidR="00872C97">
        <w:rPr>
          <w:i w:val="0"/>
          <w:color w:val="auto"/>
          <w:sz w:val="20"/>
          <w:szCs w:val="20"/>
        </w:rPr>
        <w:fldChar w:fldCharType="separate"/>
      </w:r>
      <w:r w:rsidR="00872C97">
        <w:rPr>
          <w:i w:val="0"/>
          <w:noProof/>
          <w:color w:val="auto"/>
          <w:sz w:val="20"/>
          <w:szCs w:val="20"/>
        </w:rPr>
        <w:t>12</w:t>
      </w:r>
      <w:r w:rsidR="00872C97">
        <w:rPr>
          <w:i w:val="0"/>
          <w:color w:val="auto"/>
          <w:sz w:val="20"/>
          <w:szCs w:val="20"/>
        </w:rPr>
        <w:fldChar w:fldCharType="end"/>
      </w:r>
      <w:del w:id="1465" w:author="Daniel Rohde" w:date="2022-12-20T00:06:00Z">
        <w:r w:rsidRPr="00AC4C2D">
          <w:rPr>
            <w:i w:val="0"/>
            <w:color w:val="auto"/>
            <w:sz w:val="20"/>
            <w:szCs w:val="20"/>
          </w:rPr>
          <w:noBreakHyphen/>
        </w:r>
      </w:del>
      <w:ins w:id="1466" w:author="Daniel Rohde" w:date="2022-12-20T00:06:00Z">
        <w:r w:rsidR="00872C97">
          <w:rPr>
            <w:i w:val="0"/>
            <w:color w:val="auto"/>
            <w:sz w:val="20"/>
            <w:szCs w:val="20"/>
          </w:rPr>
          <w:t>.</w:t>
        </w:r>
      </w:ins>
      <w:r w:rsidR="00872C97">
        <w:rPr>
          <w:i w:val="0"/>
          <w:color w:val="auto"/>
          <w:sz w:val="20"/>
          <w:szCs w:val="20"/>
        </w:rPr>
        <w:fldChar w:fldCharType="begin"/>
      </w:r>
      <w:r w:rsidR="00872C97">
        <w:rPr>
          <w:i w:val="0"/>
          <w:color w:val="auto"/>
          <w:sz w:val="20"/>
          <w:szCs w:val="20"/>
        </w:rPr>
        <w:instrText xml:space="preserve"> SEQ Table \* ARABIC \s 1 </w:instrText>
      </w:r>
      <w:r w:rsidR="00872C97">
        <w:rPr>
          <w:i w:val="0"/>
          <w:color w:val="auto"/>
          <w:sz w:val="20"/>
          <w:szCs w:val="20"/>
        </w:rPr>
        <w:fldChar w:fldCharType="separate"/>
      </w:r>
      <w:r w:rsidR="00872C97">
        <w:rPr>
          <w:i w:val="0"/>
          <w:noProof/>
          <w:color w:val="auto"/>
          <w:sz w:val="20"/>
          <w:szCs w:val="20"/>
        </w:rPr>
        <w:t>21</w:t>
      </w:r>
      <w:r w:rsidR="00872C97">
        <w:rPr>
          <w:i w:val="0"/>
          <w:color w:val="auto"/>
          <w:sz w:val="20"/>
          <w:szCs w:val="20"/>
        </w:rPr>
        <w:fldChar w:fldCharType="end"/>
      </w:r>
      <w:bookmarkEnd w:id="1464"/>
      <w:r w:rsidRPr="00AC4C2D">
        <w:rPr>
          <w:i w:val="0"/>
          <w:color w:val="auto"/>
          <w:sz w:val="20"/>
          <w:szCs w:val="20"/>
        </w:rPr>
        <w:t xml:space="preserve"> </w:t>
      </w:r>
      <w:r w:rsidR="00AC4C2D">
        <w:rPr>
          <w:i w:val="0"/>
          <w:color w:val="auto"/>
          <w:sz w:val="20"/>
          <w:szCs w:val="20"/>
        </w:rPr>
        <w:t>–</w:t>
      </w:r>
      <w:r w:rsidRPr="00AC4C2D">
        <w:rPr>
          <w:i w:val="0"/>
          <w:color w:val="auto"/>
          <w:sz w:val="20"/>
          <w:szCs w:val="20"/>
        </w:rPr>
        <w:t xml:space="preserve"> PT_Locale parameters</w:t>
      </w:r>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AC4C2D">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CF9EF3" w14:textId="77777777" w:rsidR="005C424A" w:rsidRPr="002B2AC3" w:rsidRDefault="005C424A" w:rsidP="002B2AC3">
            <w:pPr>
              <w:spacing w:before="60" w:after="60"/>
              <w:ind w:left="10"/>
              <w:jc w:val="center"/>
              <w:rPr>
                <w:sz w:val="22"/>
                <w:lang w:val="en-GB"/>
              </w:rPr>
            </w:pPr>
            <w:r w:rsidRPr="002B2AC3">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r w:rsidRPr="002B2AC3">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proofErr w:type="spellStart"/>
            <w:r w:rsidRPr="002B2AC3">
              <w:rPr>
                <w:sz w:val="16"/>
                <w:lang w:val="en-GB"/>
              </w:rPr>
              <w:t>LanguageCode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proofErr w:type="spellStart"/>
            <w:r w:rsidRPr="002B2AC3">
              <w:rPr>
                <w:sz w:val="16"/>
                <w:lang w:val="en-GB"/>
              </w:rPr>
              <w:t>CountryCode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proofErr w:type="spellStart"/>
            <w:r w:rsidRPr="002B2AC3">
              <w:rPr>
                <w:sz w:val="16"/>
                <w:lang w:val="en-GB"/>
              </w:rPr>
              <w:t>characterEncoding</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proofErr w:type="spellStart"/>
            <w:r w:rsidRPr="002B2AC3">
              <w:rPr>
                <w:sz w:val="16"/>
                <w:lang w:val="en-GB"/>
              </w:rPr>
              <w:t>MD_CharacterSetCode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5EF0B753"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w:t>
            </w:r>
            <w:hyperlink r:id="rId83" w:history="1">
              <w:r w:rsidR="00AC4C2D" w:rsidRPr="00D91F3A">
                <w:rPr>
                  <w:rStyle w:val="Hyperlink"/>
                  <w:sz w:val="16"/>
                  <w:lang w:val="en-GB"/>
                </w:rPr>
                <w:t>http://www.iana.org/assignments/character-sets</w:t>
              </w:r>
            </w:hyperlink>
            <w:r w:rsidRPr="002B2AC3">
              <w:rPr>
                <w:sz w:val="16"/>
                <w:lang w:val="en-GB"/>
              </w:rPr>
              <w:t xml:space="preserve">.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rsidP="007828EA">
      <w:pPr>
        <w:spacing w:after="0" w:line="259" w:lineRule="auto"/>
        <w:jc w:val="left"/>
        <w:rPr>
          <w:lang w:val="en-GB"/>
        </w:rPr>
      </w:pPr>
      <w:r w:rsidRPr="008C7844">
        <w:rPr>
          <w:lang w:val="en-GB"/>
        </w:rPr>
        <w:t xml:space="preserve"> </w:t>
      </w:r>
    </w:p>
    <w:p w14:paraId="41469AD6" w14:textId="77777777" w:rsidR="009D512D" w:rsidRDefault="00AC251D" w:rsidP="007828EA">
      <w:pPr>
        <w:spacing w:after="120"/>
        <w:rPr>
          <w:lang w:val="en-GB"/>
        </w:rPr>
      </w:pPr>
      <w:r w:rsidRPr="008C7844">
        <w:rPr>
          <w:lang w:val="en-GB"/>
        </w:rPr>
        <w:t xml:space="preserve">The class PT_Locale is defined in ISO 19115-1. </w:t>
      </w:r>
      <w:proofErr w:type="spellStart"/>
      <w:r w:rsidRPr="008C7844">
        <w:rPr>
          <w:lang w:val="en-GB"/>
        </w:rPr>
        <w:t>LanguageCode</w:t>
      </w:r>
      <w:proofErr w:type="spellEnd"/>
      <w:r w:rsidRPr="008C7844">
        <w:rPr>
          <w:lang w:val="en-GB"/>
        </w:rPr>
        <w:t xml:space="preserve">, </w:t>
      </w:r>
      <w:proofErr w:type="spellStart"/>
      <w:r w:rsidRPr="008C7844">
        <w:rPr>
          <w:lang w:val="en-GB"/>
        </w:rPr>
        <w:t>CountryCode</w:t>
      </w:r>
      <w:proofErr w:type="spellEnd"/>
      <w:r w:rsidRPr="008C7844">
        <w:rPr>
          <w:lang w:val="en-GB"/>
        </w:rPr>
        <w:t xml:space="preserve">, and </w:t>
      </w:r>
      <w:proofErr w:type="spellStart"/>
      <w:r w:rsidRPr="008C7844">
        <w:rPr>
          <w:lang w:val="en-GB"/>
        </w:rPr>
        <w:t>MD_CharacterSetCode</w:t>
      </w:r>
      <w:proofErr w:type="spellEnd"/>
      <w:r w:rsidRPr="008C7844">
        <w:rPr>
          <w:lang w:val="en-GB"/>
        </w:rPr>
        <w:t xml:space="preserve"> are ISO </w:t>
      </w:r>
      <w:proofErr w:type="spellStart"/>
      <w:r w:rsidRPr="008C7844">
        <w:rPr>
          <w:lang w:val="en-GB"/>
        </w:rPr>
        <w:t>codelists</w:t>
      </w:r>
      <w:proofErr w:type="spellEnd"/>
      <w:r w:rsidRPr="008C7844">
        <w:rPr>
          <w:lang w:val="en-GB"/>
        </w:rPr>
        <w:t xml:space="preserve"> which should either be defined in resource files and encoded as (string) </w:t>
      </w:r>
      <w:proofErr w:type="gramStart"/>
      <w:r w:rsidRPr="008C7844">
        <w:rPr>
          <w:lang w:val="en-GB"/>
        </w:rPr>
        <w:t>codes, or</w:t>
      </w:r>
      <w:proofErr w:type="gramEnd"/>
      <w:r w:rsidRPr="008C7844">
        <w:rPr>
          <w:lang w:val="en-GB"/>
        </w:rPr>
        <w:t xml:space="preserve"> represented by the corresponding literals from the namespaces identified in the Remarks column. </w:t>
      </w:r>
    </w:p>
    <w:p w14:paraId="09FDF589" w14:textId="766E7D47" w:rsidR="007828EA" w:rsidRDefault="007828EA">
      <w:pPr>
        <w:spacing w:after="0"/>
        <w:jc w:val="left"/>
        <w:rPr>
          <w:lang w:val="en-GB"/>
        </w:rPr>
      </w:pPr>
      <w:r>
        <w:rPr>
          <w:lang w:val="en-GB"/>
        </w:rPr>
        <w:br w:type="page"/>
      </w:r>
    </w:p>
    <w:p w14:paraId="60B38640" w14:textId="77777777" w:rsidR="007828EA" w:rsidRDefault="007828EA" w:rsidP="007828EA"/>
    <w:p w14:paraId="54BD1906" w14:textId="77777777" w:rsidR="007828EA" w:rsidRDefault="007828EA" w:rsidP="007828EA"/>
    <w:p w14:paraId="504A228C" w14:textId="77777777" w:rsidR="007828EA" w:rsidRDefault="007828EA" w:rsidP="007828EA"/>
    <w:p w14:paraId="603EE3CF" w14:textId="77777777" w:rsidR="007828EA" w:rsidRPr="00773509" w:rsidRDefault="007828EA" w:rsidP="007828EA"/>
    <w:p w14:paraId="62322648" w14:textId="77777777" w:rsidR="007828EA" w:rsidRPr="00773509" w:rsidRDefault="007828EA" w:rsidP="007828EA"/>
    <w:p w14:paraId="38F37A9D" w14:textId="77777777" w:rsidR="007828EA" w:rsidRPr="00773509" w:rsidRDefault="007828EA" w:rsidP="007828EA"/>
    <w:p w14:paraId="6FB3A66F" w14:textId="77777777" w:rsidR="007828EA" w:rsidRPr="00773509" w:rsidRDefault="007828EA" w:rsidP="007828EA"/>
    <w:p w14:paraId="5A04E283" w14:textId="77777777" w:rsidR="007828EA" w:rsidRPr="00773509" w:rsidRDefault="007828EA" w:rsidP="007828EA"/>
    <w:p w14:paraId="0872B4E7" w14:textId="77777777" w:rsidR="007828EA" w:rsidRPr="001766F7" w:rsidRDefault="007828EA" w:rsidP="007828EA">
      <w:pPr>
        <w:framePr w:w="4406" w:hSpace="238" w:vSpace="238" w:wrap="around" w:vAnchor="text" w:hAnchor="page" w:x="6123"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1766F7">
        <w:rPr>
          <w:rFonts w:eastAsia="Times New Roman"/>
          <w:lang w:eastAsia="en-GB"/>
        </w:rPr>
        <w:t>Page intentionally left blank</w:t>
      </w:r>
    </w:p>
    <w:p w14:paraId="07C90FC5" w14:textId="77777777" w:rsidR="007828EA" w:rsidRDefault="007828EA" w:rsidP="007828EA">
      <w:pPr>
        <w:spacing w:after="120"/>
        <w:rPr>
          <w:lang w:val="en-GB"/>
        </w:rPr>
      </w:pPr>
    </w:p>
    <w:p w14:paraId="0D6D6198" w14:textId="77777777" w:rsidR="007828EA" w:rsidRPr="008C7844" w:rsidRDefault="007828EA" w:rsidP="007828EA">
      <w:pPr>
        <w:spacing w:after="120"/>
        <w:rPr>
          <w:lang w:val="en-GB"/>
        </w:rPr>
      </w:pP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rsidSect="0019265F">
          <w:headerReference w:type="even" r:id="rId84"/>
          <w:headerReference w:type="default" r:id="rId85"/>
          <w:footerReference w:type="even" r:id="rId86"/>
          <w:footerReference w:type="default" r:id="rId87"/>
          <w:headerReference w:type="first" r:id="rId88"/>
          <w:footerReference w:type="first" r:id="rId89"/>
          <w:pgSz w:w="16838" w:h="11906" w:orient="landscape"/>
          <w:pgMar w:top="1399" w:right="1438" w:bottom="1428" w:left="1440" w:header="709" w:footer="709" w:gutter="0"/>
          <w:cols w:space="720"/>
          <w:docGrid w:linePitch="272"/>
        </w:sectPr>
      </w:pPr>
    </w:p>
    <w:p w14:paraId="1EEF15D5" w14:textId="77777777" w:rsidR="00401478" w:rsidRPr="008C7844" w:rsidRDefault="00A15589" w:rsidP="006C6698">
      <w:pPr>
        <w:pStyle w:val="Style5"/>
        <w:tabs>
          <w:tab w:val="center" w:pos="2268"/>
        </w:tabs>
        <w:spacing w:before="120" w:after="200"/>
        <w:ind w:left="0" w:right="1251" w:firstLine="0"/>
        <w:rPr>
          <w:sz w:val="24"/>
          <w:szCs w:val="24"/>
          <w:lang w:val="en-GB"/>
        </w:rPr>
      </w:pPr>
      <w:bookmarkStart w:id="1471" w:name="_Ref66117742"/>
      <w:bookmarkStart w:id="1472" w:name="_Toc105509303"/>
      <w:r w:rsidRPr="008C7844">
        <w:rPr>
          <w:sz w:val="24"/>
          <w:szCs w:val="24"/>
          <w:lang w:val="en-GB"/>
        </w:rPr>
        <w:lastRenderedPageBreak/>
        <w:t>Data Classification and Encoding Guide</w:t>
      </w:r>
      <w:bookmarkEnd w:id="1471"/>
      <w:bookmarkEnd w:id="1472"/>
    </w:p>
    <w:p w14:paraId="552553EF" w14:textId="77777777" w:rsidR="00A15589" w:rsidRPr="008C7844" w:rsidRDefault="00A15589" w:rsidP="006C6698">
      <w:pPr>
        <w:pStyle w:val="Style5"/>
        <w:numPr>
          <w:ilvl w:val="1"/>
          <w:numId w:val="33"/>
        </w:numPr>
        <w:spacing w:before="120" w:after="200"/>
        <w:rPr>
          <w:lang w:val="en-GB"/>
        </w:rPr>
      </w:pPr>
      <w:bookmarkStart w:id="1473" w:name="_Toc105509304"/>
      <w:r w:rsidRPr="008C7844">
        <w:rPr>
          <w:lang w:val="en-GB"/>
        </w:rPr>
        <w:t>Features</w:t>
      </w:r>
      <w:bookmarkEnd w:id="1473"/>
    </w:p>
    <w:p w14:paraId="1411E393" w14:textId="77777777" w:rsidR="009D512D" w:rsidRPr="008C7844" w:rsidRDefault="007701EF" w:rsidP="006C6698">
      <w:pPr>
        <w:spacing w:after="120"/>
        <w:jc w:val="left"/>
        <w:rPr>
          <w:b/>
          <w:lang w:val="en-GB"/>
        </w:rPr>
      </w:pPr>
      <w:proofErr w:type="spellStart"/>
      <w:r w:rsidRPr="008C7844">
        <w:rPr>
          <w:b/>
          <w:lang w:val="en-GB"/>
        </w:rPr>
        <w:t>Bathymetry</w:t>
      </w:r>
      <w:r w:rsidR="008C0E39" w:rsidRPr="008C7844">
        <w:rPr>
          <w:b/>
          <w:lang w:val="en-GB"/>
        </w:rPr>
        <w:t>Coverage</w:t>
      </w:r>
      <w:proofErr w:type="spellEnd"/>
    </w:p>
    <w:p w14:paraId="646609A4" w14:textId="2BF234D5" w:rsidR="001E1A99" w:rsidRPr="006C6698" w:rsidRDefault="001E1A99" w:rsidP="006C6698">
      <w:pPr>
        <w:pStyle w:val="Caption"/>
        <w:keepNext/>
        <w:spacing w:before="120" w:after="120"/>
        <w:jc w:val="center"/>
        <w:rPr>
          <w:i w:val="0"/>
          <w:color w:val="auto"/>
          <w:sz w:val="20"/>
          <w:szCs w:val="20"/>
        </w:rPr>
      </w:pPr>
      <w:r w:rsidRPr="006C6698">
        <w:rPr>
          <w:i w:val="0"/>
          <w:color w:val="auto"/>
          <w:sz w:val="20"/>
          <w:szCs w:val="20"/>
        </w:rPr>
        <w:t>Table A</w:t>
      </w:r>
      <w:r w:rsidR="006C6698">
        <w:rPr>
          <w:i w:val="0"/>
          <w:color w:val="auto"/>
          <w:sz w:val="20"/>
          <w:szCs w:val="20"/>
        </w:rPr>
        <w:t>-</w:t>
      </w:r>
      <w:r w:rsidRPr="006C6698">
        <w:rPr>
          <w:i w:val="0"/>
          <w:color w:val="auto"/>
          <w:sz w:val="20"/>
          <w:szCs w:val="20"/>
        </w:rPr>
        <w:fldChar w:fldCharType="begin"/>
      </w:r>
      <w:r w:rsidRPr="006C6698">
        <w:rPr>
          <w:i w:val="0"/>
          <w:color w:val="auto"/>
          <w:sz w:val="20"/>
          <w:szCs w:val="20"/>
        </w:rPr>
        <w:instrText xml:space="preserve"> SEQ Table_A \* ARABIC </w:instrText>
      </w:r>
      <w:r w:rsidRPr="006C6698">
        <w:rPr>
          <w:i w:val="0"/>
          <w:color w:val="auto"/>
          <w:sz w:val="20"/>
          <w:szCs w:val="20"/>
        </w:rPr>
        <w:fldChar w:fldCharType="separate"/>
      </w:r>
      <w:r w:rsidR="00D55292">
        <w:rPr>
          <w:i w:val="0"/>
          <w:noProof/>
          <w:color w:val="auto"/>
          <w:sz w:val="20"/>
          <w:szCs w:val="20"/>
        </w:rPr>
        <w:t>1</w:t>
      </w:r>
      <w:r w:rsidRPr="006C6698">
        <w:rPr>
          <w:i w:val="0"/>
          <w:color w:val="auto"/>
          <w:sz w:val="20"/>
          <w:szCs w:val="20"/>
        </w:rPr>
        <w:fldChar w:fldCharType="end"/>
      </w:r>
      <w:r w:rsidRPr="006C6698">
        <w:rPr>
          <w:i w:val="0"/>
          <w:color w:val="auto"/>
          <w:sz w:val="20"/>
          <w:szCs w:val="20"/>
        </w:rPr>
        <w:t xml:space="preserve"> </w:t>
      </w:r>
      <w:r w:rsidR="006C6698">
        <w:rPr>
          <w:i w:val="0"/>
          <w:color w:val="auto"/>
          <w:sz w:val="20"/>
          <w:szCs w:val="20"/>
        </w:rPr>
        <w:t>–</w:t>
      </w:r>
      <w:r w:rsidRPr="006C6698">
        <w:rPr>
          <w:i w:val="0"/>
          <w:color w:val="auto"/>
          <w:sz w:val="20"/>
          <w:szCs w:val="20"/>
        </w:rPr>
        <w:t xml:space="preserve"> </w:t>
      </w:r>
      <w:proofErr w:type="spellStart"/>
      <w:r w:rsidRPr="006C6698">
        <w:rPr>
          <w:i w:val="0"/>
          <w:color w:val="auto"/>
          <w:sz w:val="20"/>
          <w:szCs w:val="20"/>
        </w:rPr>
        <w:t>BathymetryCoverage</w:t>
      </w:r>
      <w:proofErr w:type="spellEnd"/>
      <w:r w:rsidRPr="006C6698">
        <w:rPr>
          <w:i w:val="0"/>
          <w:color w:val="auto"/>
          <w:sz w:val="20"/>
          <w:szCs w:val="20"/>
        </w:rPr>
        <w:t xml:space="preserve"> feature parameters</w:t>
      </w:r>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
      <w:tr w:rsidR="009D512D" w:rsidRPr="006C6698"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5A540F85" w:rsidR="009D512D" w:rsidRPr="006C6698" w:rsidRDefault="00C93D79" w:rsidP="00C93D79">
            <w:pPr>
              <w:spacing w:after="0" w:line="259" w:lineRule="auto"/>
              <w:rPr>
                <w:szCs w:val="20"/>
                <w:lang w:val="en-GB"/>
              </w:rPr>
            </w:pPr>
            <w:r>
              <w:rPr>
                <w:szCs w:val="20"/>
                <w:u w:val="single"/>
                <w:lang w:val="en-GB"/>
              </w:rPr>
              <w:t>IHO Definition:</w:t>
            </w:r>
            <w:r>
              <w:rPr>
                <w:szCs w:val="20"/>
                <w:lang w:val="en-GB"/>
              </w:rPr>
              <w:t xml:space="preserve">  </w:t>
            </w:r>
            <w:r>
              <w:rPr>
                <w:b/>
                <w:szCs w:val="20"/>
                <w:lang w:val="en-GB"/>
              </w:rPr>
              <w:t>Bathymetry Coverage.</w:t>
            </w:r>
            <w:r w:rsidRPr="00C93D79">
              <w:rPr>
                <w:szCs w:val="20"/>
                <w:lang w:val="en-GB"/>
              </w:rPr>
              <w:t xml:space="preserve">  </w:t>
            </w:r>
            <w:r w:rsidR="00AC251D" w:rsidRPr="006C6698">
              <w:rPr>
                <w:szCs w:val="20"/>
                <w:lang w:val="en-GB"/>
              </w:rPr>
              <w:t xml:space="preserve">A set of value items required to </w:t>
            </w:r>
            <w:r w:rsidR="00E16723" w:rsidRPr="006C6698">
              <w:rPr>
                <w:szCs w:val="20"/>
                <w:lang w:val="en-GB"/>
              </w:rPr>
              <w:t>define a dataset representing a</w:t>
            </w:r>
            <w:r w:rsidR="00AC251D" w:rsidRPr="006C6698">
              <w:rPr>
                <w:szCs w:val="20"/>
                <w:lang w:val="en-GB"/>
              </w:rPr>
              <w:t xml:space="preserve"> </w:t>
            </w:r>
            <w:r w:rsidR="00E16723" w:rsidRPr="006C6698">
              <w:rPr>
                <w:szCs w:val="20"/>
                <w:lang w:val="en-GB"/>
              </w:rPr>
              <w:t>depth</w:t>
            </w:r>
            <w:r w:rsidR="00AC251D" w:rsidRPr="006C6698">
              <w:rPr>
                <w:szCs w:val="20"/>
                <w:lang w:val="en-GB"/>
              </w:rPr>
              <w:t xml:space="preserve"> calculation</w:t>
            </w:r>
            <w:r w:rsidR="006C6698">
              <w:rPr>
                <w:szCs w:val="20"/>
                <w:lang w:val="en-GB"/>
              </w:rPr>
              <w:t xml:space="preserve"> and its associated uncertainty.</w:t>
            </w:r>
          </w:p>
        </w:tc>
      </w:tr>
      <w:tr w:rsidR="009D512D" w:rsidRPr="006C6698"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6C6698" w:rsidRDefault="00AC251D" w:rsidP="002B2AC3">
            <w:pPr>
              <w:spacing w:after="0" w:line="259" w:lineRule="auto"/>
              <w:jc w:val="left"/>
              <w:rPr>
                <w:szCs w:val="20"/>
                <w:lang w:val="en-GB"/>
              </w:rPr>
            </w:pPr>
            <w:r w:rsidRPr="006C6698">
              <w:rPr>
                <w:b/>
                <w:szCs w:val="20"/>
                <w:lang w:val="en-GB"/>
              </w:rPr>
              <w:t>Primitive:</w:t>
            </w:r>
            <w:r w:rsidRPr="006C6698">
              <w:rPr>
                <w:szCs w:val="20"/>
                <w:lang w:val="en-GB"/>
              </w:rPr>
              <w:t xml:space="preserve"> </w:t>
            </w:r>
            <w:r w:rsidRPr="006C6698">
              <w:rPr>
                <w:b/>
                <w:szCs w:val="20"/>
                <w:lang w:val="en-GB"/>
              </w:rPr>
              <w:t>S-100_Grid_Coverage</w:t>
            </w:r>
            <w:r w:rsidRPr="006C6698">
              <w:rPr>
                <w:szCs w:val="20"/>
                <w:lang w:val="en-GB"/>
              </w:rPr>
              <w:t xml:space="preserve"> </w:t>
            </w:r>
          </w:p>
        </w:tc>
      </w:tr>
      <w:tr w:rsidR="009D512D" w:rsidRPr="006C6698" w14:paraId="623AFB76"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ADB3DE6" w14:textId="77777777" w:rsidR="009D512D" w:rsidRPr="006C6698" w:rsidRDefault="00AC251D" w:rsidP="002B2AC3">
            <w:pPr>
              <w:spacing w:before="60" w:after="60"/>
              <w:jc w:val="left"/>
              <w:rPr>
                <w:szCs w:val="20"/>
                <w:lang w:val="en-GB"/>
              </w:rPr>
            </w:pPr>
            <w:r w:rsidRPr="006C6698">
              <w:rPr>
                <w:b/>
                <w:szCs w:val="20"/>
                <w:lang w:val="en-GB"/>
              </w:rPr>
              <w:t xml:space="preserve">Attribute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7E287A8" w14:textId="77777777" w:rsidR="009D512D" w:rsidRPr="006C6698" w:rsidRDefault="00AC251D" w:rsidP="002B2AC3">
            <w:pPr>
              <w:spacing w:before="60" w:after="60"/>
              <w:jc w:val="left"/>
              <w:rPr>
                <w:szCs w:val="20"/>
                <w:lang w:val="en-GB"/>
              </w:rPr>
            </w:pPr>
            <w:r w:rsidRPr="006C6698">
              <w:rPr>
                <w:b/>
                <w:szCs w:val="20"/>
                <w:lang w:val="en-GB"/>
              </w:rPr>
              <w:t xml:space="preserve">Allowable Encoding Value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287B0F79" w14:textId="77777777" w:rsidR="009D512D" w:rsidRPr="006C6698" w:rsidRDefault="00AC251D" w:rsidP="002B2AC3">
            <w:pPr>
              <w:spacing w:before="60" w:after="60"/>
              <w:jc w:val="left"/>
              <w:rPr>
                <w:szCs w:val="20"/>
                <w:lang w:val="en-GB"/>
              </w:rPr>
            </w:pPr>
            <w:r w:rsidRPr="006C6698">
              <w:rPr>
                <w:b/>
                <w:szCs w:val="20"/>
                <w:lang w:val="en-GB"/>
              </w:rPr>
              <w:t xml:space="preserve">Type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140D6DD3" w14:textId="77777777" w:rsidR="009D512D" w:rsidRPr="006C6698" w:rsidRDefault="00AC251D" w:rsidP="002B2AC3">
            <w:pPr>
              <w:spacing w:before="60" w:after="60"/>
              <w:jc w:val="left"/>
              <w:rPr>
                <w:szCs w:val="20"/>
                <w:lang w:val="en-GB"/>
              </w:rPr>
            </w:pPr>
            <w:r w:rsidRPr="006C6698">
              <w:rPr>
                <w:b/>
                <w:szCs w:val="20"/>
                <w:lang w:val="en-GB"/>
              </w:rPr>
              <w:t xml:space="preserve">Multiplicity </w:t>
            </w:r>
          </w:p>
        </w:tc>
      </w:tr>
      <w:tr w:rsidR="009D512D" w:rsidRPr="006C6698" w14:paraId="6B1C97F9"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BCDC678" w14:textId="77777777" w:rsidR="009D512D" w:rsidRPr="006C6698" w:rsidRDefault="00196F66" w:rsidP="002B2AC3">
            <w:pPr>
              <w:spacing w:before="60" w:after="60"/>
              <w:jc w:val="left"/>
              <w:rPr>
                <w:szCs w:val="20"/>
                <w:lang w:val="en-GB"/>
              </w:rPr>
            </w:pPr>
            <w:r w:rsidRPr="006C6698">
              <w:rPr>
                <w:szCs w:val="20"/>
                <w:lang w:val="en-GB"/>
              </w:rPr>
              <w:t>depth</w:t>
            </w:r>
            <w:r w:rsidR="00AC251D" w:rsidRPr="006C6698">
              <w:rPr>
                <w:szCs w:val="20"/>
                <w:lang w:val="en-GB"/>
              </w:rPr>
              <w:t xml:space="preserv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7043B2F2" w14:textId="1495FE95" w:rsidR="009D512D" w:rsidRPr="006C6698" w:rsidRDefault="00A15663">
            <w:pPr>
              <w:spacing w:before="60" w:after="60"/>
              <w:jc w:val="left"/>
              <w:rPr>
                <w:szCs w:val="20"/>
                <w:lang w:val="en-GB"/>
              </w:rPr>
            </w:pPr>
            <w:r w:rsidRPr="006C6698">
              <w:rPr>
                <w:lang w:val="de-DE"/>
                <w:rPrChange w:id="1474" w:author="Daniel Rohde" w:date="2022-12-20T00:06:00Z">
                  <w:rPr>
                    <w:lang w:val="fr-FR"/>
                  </w:rPr>
                </w:rPrChange>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102" o:title=""/>
                    </v:shape>
                  </w:pict>
                </mc:Fallback>
              </mc:AlternateContent>
            </w:r>
            <w:r w:rsidR="00AC251D" w:rsidRPr="006C6698">
              <w:rPr>
                <w:szCs w:val="20"/>
                <w:lang w:val="en-GB"/>
              </w:rPr>
              <w:t xml:space="preserve">Must be in decimal metres with </w:t>
            </w:r>
            <w:del w:id="1475" w:author="Daniel Rohde" w:date="2022-12-20T00:06:00Z">
              <w:r w:rsidR="00AC251D" w:rsidRPr="006C6698">
                <w:rPr>
                  <w:szCs w:val="20"/>
                  <w:lang w:val="en-GB"/>
                </w:rPr>
                <w:delText>precision</w:delText>
              </w:r>
            </w:del>
            <w:ins w:id="1476" w:author="Daniel Rohde" w:date="2022-12-20T00:06:00Z">
              <w:r w:rsidR="003A0D03">
                <w:rPr>
                  <w:szCs w:val="20"/>
                  <w:lang w:val="en-GB"/>
                </w:rPr>
                <w:t>resolution</w:t>
              </w:r>
            </w:ins>
            <w:r w:rsidR="003A0D03" w:rsidRPr="006C6698">
              <w:rPr>
                <w:szCs w:val="20"/>
                <w:lang w:val="en-GB"/>
              </w:rPr>
              <w:t xml:space="preserve"> </w:t>
            </w:r>
            <w:r w:rsidR="00AC251D" w:rsidRPr="006C6698">
              <w:rPr>
                <w:szCs w:val="20"/>
                <w:lang w:val="en-GB"/>
              </w:rPr>
              <w:t xml:space="preserve">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034E772" w14:textId="48C3515A" w:rsidR="009D512D" w:rsidRPr="006C6698" w:rsidRDefault="00AC251D" w:rsidP="002B2AC3">
            <w:pPr>
              <w:spacing w:before="60" w:after="60"/>
              <w:jc w:val="left"/>
              <w:rPr>
                <w:szCs w:val="20"/>
                <w:lang w:val="en-GB"/>
              </w:rPr>
            </w:pPr>
            <w:r w:rsidRPr="006C6698">
              <w:rPr>
                <w:szCs w:val="20"/>
                <w:lang w:val="en-GB"/>
              </w:rPr>
              <w:t xml:space="preserve">real </w:t>
            </w:r>
            <w:ins w:id="1477" w:author="Daniel Rohde" w:date="2022-12-20T00:06:00Z">
              <w:r w:rsidR="002A013B">
                <w:rPr>
                  <w:szCs w:val="20"/>
                  <w:lang w:val="en-GB"/>
                </w:rPr>
                <w:t>(32-bit Float)</w:t>
              </w:r>
            </w:ins>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389FF23B" w14:textId="77777777" w:rsidR="009D512D" w:rsidRPr="006C6698" w:rsidRDefault="00AC251D" w:rsidP="002B2AC3">
            <w:pPr>
              <w:spacing w:before="60" w:after="60"/>
              <w:jc w:val="left"/>
              <w:rPr>
                <w:szCs w:val="20"/>
                <w:lang w:val="en-GB"/>
              </w:rPr>
            </w:pPr>
            <w:r w:rsidRPr="006C6698">
              <w:rPr>
                <w:szCs w:val="20"/>
                <w:lang w:val="en-GB"/>
              </w:rPr>
              <w:t xml:space="preserve">1 </w:t>
            </w:r>
          </w:p>
        </w:tc>
      </w:tr>
      <w:tr w:rsidR="009D512D" w:rsidRPr="006C6698" w14:paraId="6D783D67"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2FF23CB" w14:textId="77777777" w:rsidR="009D512D" w:rsidRPr="006C6698" w:rsidRDefault="002B1A88" w:rsidP="002B2AC3">
            <w:pPr>
              <w:spacing w:before="60" w:after="60"/>
              <w:jc w:val="left"/>
              <w:rPr>
                <w:szCs w:val="20"/>
                <w:lang w:val="en-GB"/>
              </w:rPr>
            </w:pPr>
            <w:r w:rsidRPr="006C6698">
              <w:rPr>
                <w:szCs w:val="20"/>
                <w:lang w:val="en-GB"/>
              </w:rPr>
              <w:t>u</w:t>
            </w:r>
            <w:r w:rsidR="00AC251D" w:rsidRPr="006C6698">
              <w:rPr>
                <w:szCs w:val="20"/>
                <w:lang w:val="en-GB"/>
              </w:rPr>
              <w:t xml:space="preserve">ncertainty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10CF1CB" w14:textId="59544ECD" w:rsidR="009D512D" w:rsidRPr="006C6698" w:rsidRDefault="00A15663">
            <w:pPr>
              <w:spacing w:before="60" w:after="60"/>
              <w:jc w:val="left"/>
              <w:rPr>
                <w:szCs w:val="20"/>
                <w:lang w:val="en-GB"/>
              </w:rPr>
            </w:pPr>
            <w:r w:rsidRPr="006C6698">
              <w:rPr>
                <w:lang w:val="de-DE"/>
                <w:rPrChange w:id="1478" w:author="Daniel Rohde" w:date="2022-12-20T00:06:00Z">
                  <w:rPr>
                    <w:lang w:val="fr-FR"/>
                  </w:rPr>
                </w:rPrChange>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104" o:title=""/>
                    </v:shape>
                  </w:pict>
                </mc:Fallback>
              </mc:AlternateContent>
            </w:r>
            <w:r w:rsidR="00AC251D" w:rsidRPr="006C6698">
              <w:rPr>
                <w:szCs w:val="20"/>
                <w:lang w:val="en-GB"/>
              </w:rPr>
              <w:t xml:space="preserve">Must be in decimal metres with </w:t>
            </w:r>
            <w:del w:id="1479" w:author="Daniel Rohde" w:date="2022-12-20T00:06:00Z">
              <w:r w:rsidR="00AC251D" w:rsidRPr="006C6698">
                <w:rPr>
                  <w:szCs w:val="20"/>
                  <w:lang w:val="en-GB"/>
                </w:rPr>
                <w:delText>precision</w:delText>
              </w:r>
            </w:del>
            <w:ins w:id="1480" w:author="Daniel Rohde" w:date="2022-12-20T00:06:00Z">
              <w:r w:rsidR="003A0D03">
                <w:rPr>
                  <w:szCs w:val="20"/>
                  <w:lang w:val="en-GB"/>
                </w:rPr>
                <w:t>resolution</w:t>
              </w:r>
            </w:ins>
            <w:r w:rsidR="003A0D03" w:rsidRPr="006C6698">
              <w:rPr>
                <w:szCs w:val="20"/>
                <w:lang w:val="en-GB"/>
              </w:rPr>
              <w:t xml:space="preserve"> </w:t>
            </w:r>
            <w:r w:rsidR="00AC251D" w:rsidRPr="006C6698">
              <w:rPr>
                <w:szCs w:val="20"/>
                <w:lang w:val="en-GB"/>
              </w:rPr>
              <w:t xml:space="preserve">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8A4EAC9" w14:textId="7418BF8A" w:rsidR="009D512D" w:rsidRPr="006C6698" w:rsidRDefault="00AC251D" w:rsidP="002B2AC3">
            <w:pPr>
              <w:spacing w:before="60" w:after="60"/>
              <w:jc w:val="left"/>
              <w:rPr>
                <w:szCs w:val="20"/>
                <w:lang w:val="en-GB"/>
              </w:rPr>
            </w:pPr>
            <w:r w:rsidRPr="006C6698">
              <w:rPr>
                <w:szCs w:val="20"/>
                <w:lang w:val="en-GB"/>
              </w:rPr>
              <w:t xml:space="preserve">real </w:t>
            </w:r>
            <w:ins w:id="1481" w:author="Daniel Rohde" w:date="2022-12-20T00:06:00Z">
              <w:r w:rsidR="002A013B">
                <w:rPr>
                  <w:szCs w:val="20"/>
                  <w:lang w:val="en-GB"/>
                </w:rPr>
                <w:t>(32-bit Float)</w:t>
              </w:r>
            </w:ins>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69D00C64" w14:textId="754814BB" w:rsidR="009D512D" w:rsidRPr="006C6698" w:rsidRDefault="002350C4" w:rsidP="002B2AC3">
            <w:pPr>
              <w:spacing w:before="60" w:after="60"/>
              <w:jc w:val="left"/>
              <w:rPr>
                <w:szCs w:val="20"/>
                <w:lang w:val="en-GB"/>
              </w:rPr>
            </w:pPr>
            <w:r w:rsidRPr="006C6698">
              <w:rPr>
                <w:szCs w:val="20"/>
                <w:lang w:val="en-GB"/>
              </w:rPr>
              <w:t>1</w:t>
            </w:r>
          </w:p>
        </w:tc>
      </w:tr>
    </w:tbl>
    <w:p w14:paraId="0ABA71ED" w14:textId="074B0886" w:rsidR="003D46ED" w:rsidRPr="008C7844" w:rsidRDefault="003D46ED" w:rsidP="006C6698">
      <w:pPr>
        <w:spacing w:after="120"/>
        <w:rPr>
          <w:b/>
          <w:sz w:val="22"/>
          <w:lang w:val="en-GB"/>
        </w:rPr>
      </w:pPr>
    </w:p>
    <w:p w14:paraId="2DB1506A" w14:textId="77777777" w:rsidR="003D46ED" w:rsidRPr="008C7844" w:rsidRDefault="003D46ED" w:rsidP="00C93D79">
      <w:pPr>
        <w:pStyle w:val="Style5"/>
        <w:numPr>
          <w:ilvl w:val="1"/>
          <w:numId w:val="33"/>
        </w:numPr>
        <w:spacing w:before="120" w:after="200"/>
        <w:rPr>
          <w:lang w:val="en-GB"/>
        </w:rPr>
      </w:pPr>
      <w:bookmarkStart w:id="1482" w:name="_Toc25138541"/>
      <w:bookmarkStart w:id="1483" w:name="_Toc25138542"/>
      <w:bookmarkStart w:id="1484" w:name="_Toc25138543"/>
      <w:bookmarkStart w:id="1485" w:name="_Toc25138544"/>
      <w:bookmarkStart w:id="1486" w:name="_Toc25138546"/>
      <w:bookmarkStart w:id="1487" w:name="_Toc25138547"/>
      <w:bookmarkStart w:id="1488" w:name="_Toc105509305"/>
      <w:bookmarkEnd w:id="1482"/>
      <w:bookmarkEnd w:id="1483"/>
      <w:bookmarkEnd w:id="1484"/>
      <w:bookmarkEnd w:id="1485"/>
      <w:bookmarkEnd w:id="1486"/>
      <w:bookmarkEnd w:id="1487"/>
      <w:r w:rsidRPr="008C7844">
        <w:rPr>
          <w:lang w:val="en-GB"/>
        </w:rPr>
        <w:t>Feature Attributes</w:t>
      </w:r>
      <w:bookmarkEnd w:id="1488"/>
    </w:p>
    <w:p w14:paraId="0666B8A5" w14:textId="77777777" w:rsidR="009D512D" w:rsidRPr="008C7844" w:rsidRDefault="00DD5164" w:rsidP="00C93D79">
      <w:pPr>
        <w:spacing w:after="120"/>
        <w:rPr>
          <w:b/>
          <w:lang w:val="en-GB"/>
        </w:rPr>
      </w:pPr>
      <w:bookmarkStart w:id="1489" w:name="_Toc141860472"/>
      <w:proofErr w:type="spellStart"/>
      <w:r w:rsidRPr="008C7844">
        <w:rPr>
          <w:b/>
          <w:lang w:val="en-GB"/>
        </w:rPr>
        <w:t>Bathymetr</w:t>
      </w:r>
      <w:r w:rsidR="00752A45">
        <w:rPr>
          <w:b/>
          <w:lang w:val="en-GB"/>
        </w:rPr>
        <w:t>y</w:t>
      </w:r>
      <w:r w:rsidRPr="008C7844">
        <w:rPr>
          <w:b/>
          <w:lang w:val="en-GB"/>
        </w:rPr>
        <w:t>Coverage</w:t>
      </w:r>
      <w:proofErr w:type="spellEnd"/>
    </w:p>
    <w:p w14:paraId="5F5F93EA" w14:textId="5910B7AD" w:rsidR="001E1A99" w:rsidRPr="00C93D79" w:rsidRDefault="001E1A99" w:rsidP="00994F62">
      <w:pPr>
        <w:pStyle w:val="Caption"/>
        <w:keepNext/>
        <w:spacing w:before="120" w:after="120"/>
        <w:jc w:val="center"/>
        <w:rPr>
          <w:i w:val="0"/>
          <w:color w:val="auto"/>
          <w:sz w:val="20"/>
          <w:szCs w:val="20"/>
        </w:rPr>
      </w:pPr>
      <w:r w:rsidRPr="00C93D79">
        <w:rPr>
          <w:i w:val="0"/>
          <w:color w:val="auto"/>
          <w:sz w:val="20"/>
          <w:szCs w:val="20"/>
        </w:rPr>
        <w:t>Table A</w:t>
      </w:r>
      <w:r w:rsidR="00C93D79">
        <w:rPr>
          <w:i w:val="0"/>
          <w:color w:val="auto"/>
          <w:sz w:val="20"/>
          <w:szCs w:val="20"/>
        </w:rPr>
        <w:t>-</w:t>
      </w:r>
      <w:r w:rsidRPr="00C93D79">
        <w:rPr>
          <w:i w:val="0"/>
          <w:color w:val="auto"/>
          <w:sz w:val="20"/>
          <w:szCs w:val="20"/>
        </w:rPr>
        <w:fldChar w:fldCharType="begin"/>
      </w:r>
      <w:r w:rsidRPr="00C93D79">
        <w:rPr>
          <w:i w:val="0"/>
          <w:color w:val="auto"/>
          <w:sz w:val="20"/>
          <w:szCs w:val="20"/>
        </w:rPr>
        <w:instrText xml:space="preserve"> SEQ Table_A \* ARABIC </w:instrText>
      </w:r>
      <w:r w:rsidRPr="00C93D79">
        <w:rPr>
          <w:i w:val="0"/>
          <w:color w:val="auto"/>
          <w:sz w:val="20"/>
          <w:szCs w:val="20"/>
        </w:rPr>
        <w:fldChar w:fldCharType="separate"/>
      </w:r>
      <w:r w:rsidR="00D55292">
        <w:rPr>
          <w:i w:val="0"/>
          <w:noProof/>
          <w:color w:val="auto"/>
          <w:sz w:val="20"/>
          <w:szCs w:val="20"/>
        </w:rPr>
        <w:t>2</w:t>
      </w:r>
      <w:r w:rsidRPr="00C93D79">
        <w:rPr>
          <w:i w:val="0"/>
          <w:color w:val="auto"/>
          <w:sz w:val="20"/>
          <w:szCs w:val="20"/>
        </w:rPr>
        <w:fldChar w:fldCharType="end"/>
      </w:r>
      <w:r w:rsidRPr="00C93D79">
        <w:rPr>
          <w:i w:val="0"/>
          <w:color w:val="auto"/>
          <w:sz w:val="20"/>
          <w:szCs w:val="20"/>
        </w:rPr>
        <w:t xml:space="preserve"> </w:t>
      </w:r>
      <w:r w:rsidR="00C93D79">
        <w:rPr>
          <w:i w:val="0"/>
          <w:color w:val="auto"/>
          <w:sz w:val="20"/>
          <w:szCs w:val="20"/>
        </w:rPr>
        <w:t>–</w:t>
      </w:r>
      <w:r w:rsidRPr="00C93D79">
        <w:rPr>
          <w:i w:val="0"/>
          <w:color w:val="auto"/>
          <w:sz w:val="20"/>
          <w:szCs w:val="20"/>
        </w:rPr>
        <w:t xml:space="preserve"> </w:t>
      </w:r>
      <w:proofErr w:type="spellStart"/>
      <w:r w:rsidRPr="00C93D79">
        <w:rPr>
          <w:i w:val="0"/>
          <w:color w:val="auto"/>
          <w:sz w:val="20"/>
          <w:szCs w:val="20"/>
        </w:rPr>
        <w:t>BathymetryCoverage</w:t>
      </w:r>
      <w:proofErr w:type="spellEnd"/>
      <w:r w:rsidRPr="00C93D79">
        <w:rPr>
          <w:i w:val="0"/>
          <w:color w:val="auto"/>
          <w:sz w:val="20"/>
          <w:szCs w:val="20"/>
        </w:rPr>
        <w:t xml:space="preserve"> feature attribute parameters</w:t>
      </w:r>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C93D79"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4A1C1219" w:rsidR="009D512D" w:rsidRPr="00C93D79" w:rsidRDefault="00C93D79" w:rsidP="00C93D79">
            <w:pPr>
              <w:spacing w:before="60" w:after="60"/>
              <w:jc w:val="left"/>
              <w:rPr>
                <w:szCs w:val="20"/>
                <w:lang w:val="en-GB"/>
              </w:rPr>
            </w:pPr>
            <w:r>
              <w:rPr>
                <w:szCs w:val="20"/>
                <w:u w:val="single"/>
                <w:lang w:val="en-GB"/>
              </w:rPr>
              <w:t>IHO Definition:</w:t>
            </w:r>
            <w:r>
              <w:rPr>
                <w:szCs w:val="20"/>
                <w:lang w:val="en-GB"/>
              </w:rPr>
              <w:t xml:space="preserve">  </w:t>
            </w:r>
            <w:r w:rsidR="00E45144" w:rsidRPr="00C93D79">
              <w:rPr>
                <w:b/>
                <w:szCs w:val="20"/>
                <w:lang w:val="en-GB"/>
              </w:rPr>
              <w:t>depth</w:t>
            </w:r>
            <w:r>
              <w:rPr>
                <w:szCs w:val="20"/>
                <w:lang w:val="en-GB"/>
              </w:rPr>
              <w:t>.</w:t>
            </w:r>
            <w:r w:rsidR="00AC251D" w:rsidRPr="00C93D79">
              <w:rPr>
                <w:szCs w:val="20"/>
                <w:lang w:val="en-GB"/>
              </w:rPr>
              <w:t xml:space="preserve"> </w:t>
            </w:r>
            <w:r w:rsidR="00180BCA" w:rsidRPr="00C93D79">
              <w:rPr>
                <w:szCs w:val="20"/>
                <w:lang w:val="en-GB"/>
              </w:rPr>
              <w:t>T</w:t>
            </w:r>
            <w:r w:rsidR="00180BCA" w:rsidRPr="00C93D79">
              <w:rPr>
                <w:szCs w:val="20"/>
              </w:rPr>
              <w:t>he vertical distance from a given water level to the bottom</w:t>
            </w:r>
            <w:r w:rsidR="00AC251D" w:rsidRPr="00C93D79">
              <w:rPr>
                <w:szCs w:val="20"/>
                <w:lang w:val="en-GB"/>
              </w:rPr>
              <w:t xml:space="preserve"> [IHO</w:t>
            </w:r>
            <w:r w:rsidR="00180BCA" w:rsidRPr="00C93D79">
              <w:rPr>
                <w:szCs w:val="20"/>
                <w:lang w:val="en-GB"/>
              </w:rPr>
              <w:t xml:space="preserve"> S-32</w:t>
            </w:r>
            <w:r w:rsidR="00994F62">
              <w:rPr>
                <w:szCs w:val="20"/>
                <w:lang w:val="en-GB"/>
              </w:rPr>
              <w:t>].</w:t>
            </w:r>
          </w:p>
        </w:tc>
      </w:tr>
      <w:tr w:rsidR="009D512D" w:rsidRPr="00C93D79"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5262890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w:t>
            </w:r>
            <w:r w:rsidR="00695424" w:rsidRPr="00C93D79">
              <w:rPr>
                <w:szCs w:val="20"/>
                <w:lang w:val="en-GB"/>
              </w:rPr>
              <w:t xml:space="preserve"> </w:t>
            </w:r>
          </w:p>
          <w:p w14:paraId="69E3B59B" w14:textId="4758BC8D" w:rsidR="00BD25A4" w:rsidRPr="00C93D79" w:rsidRDefault="00BD25A4" w:rsidP="00CE510D">
            <w:pPr>
              <w:pStyle w:val="ListParagraph"/>
              <w:numPr>
                <w:ilvl w:val="0"/>
                <w:numId w:val="37"/>
              </w:numPr>
              <w:spacing w:before="60" w:after="60"/>
              <w:jc w:val="left"/>
              <w:rPr>
                <w:szCs w:val="20"/>
                <w:lang w:val="en-GB"/>
              </w:rPr>
            </w:pPr>
            <w:r w:rsidRPr="00C93D79">
              <w:rPr>
                <w:szCs w:val="20"/>
              </w:rPr>
              <w:t xml:space="preserve">Drying heights (drying </w:t>
            </w:r>
            <w:r w:rsidR="00CE510D" w:rsidRPr="00C93D79">
              <w:rPr>
                <w:szCs w:val="20"/>
              </w:rPr>
              <w:t>depths</w:t>
            </w:r>
            <w:r w:rsidRPr="00C93D79">
              <w:rPr>
                <w:szCs w:val="20"/>
              </w:rPr>
              <w:t>) are indicated by a negative value.</w:t>
            </w:r>
          </w:p>
        </w:tc>
      </w:tr>
      <w:tr w:rsidR="009D512D" w:rsidRPr="00C93D79"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C93D79" w:rsidRDefault="00AC251D" w:rsidP="002B2AC3">
            <w:pPr>
              <w:spacing w:before="60" w:after="60"/>
              <w:jc w:val="left"/>
              <w:rPr>
                <w:szCs w:val="20"/>
                <w:lang w:val="en-GB"/>
              </w:rPr>
            </w:pPr>
            <w:r w:rsidRPr="00C93D79">
              <w:rPr>
                <w:b/>
                <w:szCs w:val="20"/>
                <w:lang w:val="en-GB"/>
              </w:rPr>
              <w:t xml:space="preserve"> </w:t>
            </w:r>
          </w:p>
        </w:tc>
      </w:tr>
      <w:tr w:rsidR="009D512D" w:rsidRPr="00C93D79"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126002EA" w:rsidR="009D512D" w:rsidRPr="00C93D79" w:rsidRDefault="00C93D79" w:rsidP="00C93D79">
            <w:pPr>
              <w:spacing w:before="60" w:after="60"/>
              <w:ind w:right="1"/>
              <w:rPr>
                <w:szCs w:val="20"/>
                <w:lang w:val="en-GB"/>
              </w:rPr>
            </w:pPr>
            <w:r>
              <w:rPr>
                <w:szCs w:val="20"/>
                <w:u w:val="single"/>
                <w:lang w:val="en-GB"/>
              </w:rPr>
              <w:t>IHO Definition:</w:t>
            </w:r>
            <w:r>
              <w:rPr>
                <w:szCs w:val="20"/>
                <w:lang w:val="en-GB"/>
              </w:rPr>
              <w:t xml:space="preserve">  </w:t>
            </w:r>
            <w:r w:rsidR="002B1A88" w:rsidRPr="00C93D79">
              <w:rPr>
                <w:b/>
                <w:szCs w:val="20"/>
                <w:lang w:val="en-GB"/>
              </w:rPr>
              <w:t>u</w:t>
            </w:r>
            <w:r w:rsidR="00AC251D" w:rsidRPr="00C93D79">
              <w:rPr>
                <w:b/>
                <w:szCs w:val="20"/>
                <w:lang w:val="en-GB"/>
              </w:rPr>
              <w:t>ncertainty</w:t>
            </w:r>
            <w:r>
              <w:rPr>
                <w:szCs w:val="20"/>
                <w:lang w:val="en-GB"/>
              </w:rPr>
              <w:t>.</w:t>
            </w:r>
            <w:r w:rsidR="00AC251D" w:rsidRPr="00C93D79">
              <w:rPr>
                <w:szCs w:val="20"/>
                <w:lang w:val="en-GB"/>
              </w:rPr>
              <w:t xml:space="preserve"> The interval (about a given value) that will contain the true value of the measurement at a speci</w:t>
            </w:r>
            <w:r w:rsidR="00994F62">
              <w:rPr>
                <w:szCs w:val="20"/>
                <w:lang w:val="en-GB"/>
              </w:rPr>
              <w:t xml:space="preserve">fic confidence level [IHO </w:t>
            </w:r>
            <w:del w:id="1490" w:author="Daniel Rohde" w:date="2022-12-20T00:06:00Z">
              <w:r w:rsidR="00994F62">
                <w:rPr>
                  <w:szCs w:val="20"/>
                  <w:lang w:val="en-GB"/>
                </w:rPr>
                <w:delText>S44</w:delText>
              </w:r>
            </w:del>
            <w:ins w:id="1491" w:author="Daniel Rohde" w:date="2022-12-20T00:06:00Z">
              <w:r w:rsidR="00994F62">
                <w:rPr>
                  <w:szCs w:val="20"/>
                  <w:lang w:val="en-GB"/>
                </w:rPr>
                <w:t>S</w:t>
              </w:r>
              <w:r w:rsidR="006A00B5">
                <w:rPr>
                  <w:szCs w:val="20"/>
                  <w:lang w:val="en-GB"/>
                </w:rPr>
                <w:t>-</w:t>
              </w:r>
              <w:r w:rsidR="00994F62">
                <w:rPr>
                  <w:szCs w:val="20"/>
                  <w:lang w:val="en-GB"/>
                </w:rPr>
                <w:t>44</w:t>
              </w:r>
            </w:ins>
            <w:r w:rsidR="00994F62">
              <w:rPr>
                <w:szCs w:val="20"/>
                <w:lang w:val="en-GB"/>
              </w:rPr>
              <w:t>].</w:t>
            </w:r>
          </w:p>
        </w:tc>
      </w:tr>
      <w:tr w:rsidR="009D512D" w:rsidRPr="00C93D79"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 xml:space="preserve">: </w:t>
            </w:r>
          </w:p>
          <w:p w14:paraId="4A2F99E0" w14:textId="57B42416" w:rsidR="009D512D" w:rsidRPr="00C93D79" w:rsidRDefault="00AC251D" w:rsidP="002B2AC3">
            <w:pPr>
              <w:pStyle w:val="ListParagraph"/>
              <w:numPr>
                <w:ilvl w:val="0"/>
                <w:numId w:val="36"/>
              </w:numPr>
              <w:spacing w:before="60" w:after="60"/>
              <w:jc w:val="left"/>
              <w:rPr>
                <w:szCs w:val="20"/>
                <w:lang w:val="en-GB"/>
              </w:rPr>
            </w:pPr>
            <w:r w:rsidRPr="00C93D79">
              <w:rPr>
                <w:szCs w:val="20"/>
                <w:lang w:val="en-GB"/>
              </w:rPr>
              <w:t xml:space="preserve">Represents a +/- value defining the possible range of associated </w:t>
            </w:r>
            <w:r w:rsidR="00180BCA" w:rsidRPr="00C93D79">
              <w:rPr>
                <w:szCs w:val="20"/>
                <w:lang w:val="en-GB"/>
              </w:rPr>
              <w:t>depth</w:t>
            </w:r>
            <w:r w:rsidR="00B91C95">
              <w:rPr>
                <w:szCs w:val="20"/>
                <w:lang w:val="en-GB"/>
              </w:rPr>
              <w:t>.</w:t>
            </w:r>
          </w:p>
          <w:p w14:paraId="1F2F09BB" w14:textId="067B856F" w:rsidR="009D512D" w:rsidRPr="00C93D79" w:rsidRDefault="00B91C95" w:rsidP="002B2AC3">
            <w:pPr>
              <w:pStyle w:val="ListParagraph"/>
              <w:numPr>
                <w:ilvl w:val="0"/>
                <w:numId w:val="36"/>
              </w:numPr>
              <w:spacing w:before="60" w:after="60"/>
              <w:jc w:val="left"/>
              <w:rPr>
                <w:szCs w:val="20"/>
                <w:lang w:val="en-GB"/>
              </w:rPr>
            </w:pPr>
            <w:r>
              <w:rPr>
                <w:szCs w:val="20"/>
                <w:lang w:val="en-GB"/>
              </w:rPr>
              <w:t>Expressed</w:t>
            </w:r>
            <w:r w:rsidR="006A00B5">
              <w:rPr>
                <w:szCs w:val="20"/>
                <w:lang w:val="en-GB"/>
              </w:rPr>
              <w:t xml:space="preserve"> </w:t>
            </w:r>
            <w:ins w:id="1492" w:author="Daniel Rohde" w:date="2022-12-20T00:06:00Z">
              <w:r w:rsidR="006A00B5">
                <w:rPr>
                  <w:szCs w:val="20"/>
                  <w:lang w:val="en-GB"/>
                </w:rPr>
                <w:t>as</w:t>
              </w:r>
              <w:r>
                <w:rPr>
                  <w:szCs w:val="20"/>
                  <w:lang w:val="en-GB"/>
                </w:rPr>
                <w:t xml:space="preserve"> </w:t>
              </w:r>
            </w:ins>
            <w:r>
              <w:rPr>
                <w:szCs w:val="20"/>
                <w:lang w:val="en-GB"/>
              </w:rPr>
              <w:t>a positive number.</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7A8DB2CB" w14:textId="1164C014" w:rsidR="00377698" w:rsidRPr="008C7844" w:rsidRDefault="00AC251D" w:rsidP="00377698">
      <w:pPr>
        <w:spacing w:line="230" w:lineRule="atLeast"/>
        <w:rPr>
          <w:rFonts w:eastAsia="MS Mincho" w:cs="Times New Roman"/>
          <w:color w:val="auto"/>
          <w:szCs w:val="20"/>
          <w:lang w:val="en-GB" w:eastAsia="ja-JP"/>
        </w:rPr>
      </w:pPr>
      <w:ins w:id="1493" w:author="Daniel Rohde" w:date="2022-12-20T00:06:00Z">
        <w:r w:rsidRPr="008C7844">
          <w:rPr>
            <w:lang w:val="en-GB"/>
          </w:rPr>
          <w:t xml:space="preserve"> </w:t>
        </w:r>
      </w:ins>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p w14:paraId="5E0CCC15" w14:textId="77777777" w:rsidR="00840504" w:rsidRPr="008C7844" w:rsidRDefault="00840504" w:rsidP="00994F62">
      <w:pPr>
        <w:pStyle w:val="Style5"/>
        <w:tabs>
          <w:tab w:val="center" w:pos="2552"/>
        </w:tabs>
        <w:spacing w:before="120" w:after="200"/>
        <w:ind w:left="0" w:right="1251" w:firstLine="0"/>
        <w:rPr>
          <w:sz w:val="24"/>
          <w:szCs w:val="24"/>
          <w:lang w:val="en-GB"/>
        </w:rPr>
      </w:pPr>
      <w:bookmarkStart w:id="1494" w:name="_Toc105509306"/>
      <w:bookmarkStart w:id="1495" w:name="_Toc105509307"/>
      <w:bookmarkStart w:id="1496" w:name="_Toc105509308"/>
      <w:bookmarkStart w:id="1497" w:name="_Toc105509309"/>
      <w:bookmarkStart w:id="1498" w:name="_Toc105509310"/>
      <w:bookmarkStart w:id="1499" w:name="_Toc105509311"/>
      <w:bookmarkStart w:id="1500" w:name="_Toc105509312"/>
      <w:bookmarkStart w:id="1501" w:name="_Toc105509313"/>
      <w:bookmarkStart w:id="1502" w:name="_Toc105509314"/>
      <w:bookmarkStart w:id="1503" w:name="_Toc105509315"/>
      <w:bookmarkStart w:id="1504" w:name="_Toc105509316"/>
      <w:bookmarkStart w:id="1505" w:name="_Toc105509317"/>
      <w:bookmarkStart w:id="1506" w:name="_Toc105509318"/>
      <w:bookmarkStart w:id="1507" w:name="_Toc105509319"/>
      <w:bookmarkStart w:id="1508" w:name="_Toc105509320"/>
      <w:bookmarkStart w:id="1509" w:name="_Toc105509321"/>
      <w:bookmarkStart w:id="1510" w:name="_Toc105509322"/>
      <w:bookmarkStart w:id="1511" w:name="_Toc105509323"/>
      <w:bookmarkStart w:id="1512" w:name="_Toc105509324"/>
      <w:bookmarkStart w:id="1513" w:name="_Toc105509325"/>
      <w:bookmarkStart w:id="1514" w:name="_Toc105509326"/>
      <w:bookmarkStart w:id="1515" w:name="_Toc105509327"/>
      <w:bookmarkStart w:id="1516" w:name="_Toc105509328"/>
      <w:bookmarkStart w:id="1517" w:name="_Toc105509329"/>
      <w:bookmarkStart w:id="1518" w:name="_Toc105509330"/>
      <w:bookmarkStart w:id="1519" w:name="_Toc105509331"/>
      <w:bookmarkStart w:id="1520" w:name="_Toc105509332"/>
      <w:bookmarkStart w:id="1521" w:name="_Toc105509333"/>
      <w:bookmarkStart w:id="1522" w:name="_Toc105509334"/>
      <w:bookmarkStart w:id="1523" w:name="_Toc105509335"/>
      <w:bookmarkStart w:id="1524" w:name="_Toc105509336"/>
      <w:bookmarkStart w:id="1525" w:name="_Toc105509337"/>
      <w:bookmarkStart w:id="1526" w:name="_Toc105509338"/>
      <w:bookmarkStart w:id="1527" w:name="_Toc105509339"/>
      <w:bookmarkStart w:id="1528" w:name="_Toc105509340"/>
      <w:bookmarkStart w:id="1529" w:name="_Toc105509341"/>
      <w:bookmarkStart w:id="1530" w:name="_Toc105509342"/>
      <w:bookmarkStart w:id="1531" w:name="_Toc105509343"/>
      <w:bookmarkStart w:id="1532" w:name="_Toc105509344"/>
      <w:bookmarkStart w:id="1533" w:name="_Toc105509345"/>
      <w:bookmarkStart w:id="1534" w:name="_Toc105509346"/>
      <w:bookmarkStart w:id="1535" w:name="_Toc105509347"/>
      <w:bookmarkStart w:id="1536" w:name="_Toc105509348"/>
      <w:bookmarkStart w:id="1537" w:name="_Toc105509349"/>
      <w:bookmarkStart w:id="1538" w:name="_Toc105509350"/>
      <w:bookmarkStart w:id="1539" w:name="_Toc105509351"/>
      <w:bookmarkStart w:id="1540" w:name="_Toc105509352"/>
      <w:bookmarkStart w:id="1541" w:name="_Toc105509353"/>
      <w:bookmarkStart w:id="1542" w:name="_Toc105509354"/>
      <w:bookmarkStart w:id="1543" w:name="_Toc105509355"/>
      <w:bookmarkStart w:id="1544" w:name="_Toc105509356"/>
      <w:bookmarkStart w:id="1545" w:name="_Toc105509357"/>
      <w:bookmarkStart w:id="1546" w:name="_Toc105509358"/>
      <w:bookmarkStart w:id="1547" w:name="_Toc105509359"/>
      <w:bookmarkStart w:id="1548" w:name="_Toc105509360"/>
      <w:bookmarkStart w:id="1549" w:name="_Toc105509361"/>
      <w:bookmarkStart w:id="1550" w:name="_Toc105509362"/>
      <w:bookmarkStart w:id="1551" w:name="_Toc105509363"/>
      <w:bookmarkStart w:id="1552" w:name="_Toc105509364"/>
      <w:bookmarkStart w:id="1553" w:name="_Toc105509365"/>
      <w:bookmarkStart w:id="1554" w:name="_Toc105509366"/>
      <w:bookmarkStart w:id="1555" w:name="_Toc105509367"/>
      <w:bookmarkStart w:id="1556" w:name="_Toc105509368"/>
      <w:bookmarkStart w:id="1557" w:name="_Toc105509369"/>
      <w:bookmarkStart w:id="1558" w:name="_Toc105509370"/>
      <w:bookmarkStart w:id="1559" w:name="_Toc105509371"/>
      <w:bookmarkStart w:id="1560" w:name="_Toc105509372"/>
      <w:bookmarkStart w:id="1561" w:name="_Toc105509373"/>
      <w:bookmarkStart w:id="1562" w:name="_Toc105509374"/>
      <w:bookmarkStart w:id="1563" w:name="_Toc105509375"/>
      <w:bookmarkStart w:id="1564" w:name="_Toc105509376"/>
      <w:bookmarkStart w:id="1565" w:name="_Toc105509377"/>
      <w:bookmarkStart w:id="1566" w:name="_Toc105509378"/>
      <w:bookmarkStart w:id="1567" w:name="_Toc105509379"/>
      <w:bookmarkStart w:id="1568" w:name="_Toc105509380"/>
      <w:bookmarkStart w:id="1569" w:name="_Toc105509381"/>
      <w:bookmarkStart w:id="1570" w:name="_Toc105509382"/>
      <w:bookmarkStart w:id="1571" w:name="_Toc105509383"/>
      <w:bookmarkStart w:id="1572" w:name="_Toc105509384"/>
      <w:bookmarkStart w:id="1573" w:name="_Toc105509385"/>
      <w:bookmarkStart w:id="1574" w:name="_Toc105509386"/>
      <w:bookmarkStart w:id="1575" w:name="_Toc105509387"/>
      <w:bookmarkStart w:id="1576" w:name="_Toc105509388"/>
      <w:bookmarkStart w:id="1577" w:name="_Toc105509389"/>
      <w:bookmarkStart w:id="1578" w:name="_Toc105509390"/>
      <w:bookmarkStart w:id="1579" w:name="_Toc105509391"/>
      <w:bookmarkStart w:id="1580" w:name="_Toc105509392"/>
      <w:bookmarkStart w:id="1581" w:name="_Toc105509393"/>
      <w:bookmarkStart w:id="1582" w:name="_Toc105509394"/>
      <w:bookmarkStart w:id="1583" w:name="_Toc105509395"/>
      <w:bookmarkStart w:id="1584" w:name="_Toc105509396"/>
      <w:bookmarkStart w:id="1585" w:name="_Toc105509397"/>
      <w:bookmarkStart w:id="1586" w:name="_Toc105509398"/>
      <w:bookmarkStart w:id="1587" w:name="_Toc105509399"/>
      <w:bookmarkStart w:id="1588" w:name="_Toc105509400"/>
      <w:bookmarkStart w:id="1589" w:name="_Toc105509401"/>
      <w:bookmarkStart w:id="1590" w:name="_Toc105509402"/>
      <w:bookmarkStart w:id="1591" w:name="_Toc105509403"/>
      <w:bookmarkStart w:id="1592" w:name="_Toc105509404"/>
      <w:bookmarkStart w:id="1593" w:name="_Toc105509405"/>
      <w:bookmarkStart w:id="1594" w:name="_Toc105509406"/>
      <w:bookmarkStart w:id="1595" w:name="_Toc105509407"/>
      <w:bookmarkStart w:id="1596" w:name="_Toc105509408"/>
      <w:bookmarkStart w:id="1597" w:name="_Toc105509409"/>
      <w:bookmarkStart w:id="1598" w:name="_Toc105509410"/>
      <w:bookmarkStart w:id="1599" w:name="_Toc105509411"/>
      <w:bookmarkStart w:id="1600" w:name="_Toc105509412"/>
      <w:bookmarkStart w:id="1601" w:name="_Toc105509413"/>
      <w:bookmarkStart w:id="1602" w:name="_Toc105509414"/>
      <w:bookmarkStart w:id="1603" w:name="_Toc105509415"/>
      <w:bookmarkStart w:id="1604" w:name="_Toc105509416"/>
      <w:bookmarkStart w:id="1605" w:name="_Toc105509417"/>
      <w:bookmarkStart w:id="1606" w:name="_Toc105509418"/>
      <w:bookmarkStart w:id="1607" w:name="_Toc105509419"/>
      <w:bookmarkStart w:id="1608" w:name="_Toc105509420"/>
      <w:bookmarkStart w:id="1609" w:name="_Toc105509421"/>
      <w:bookmarkStart w:id="1610" w:name="_Toc105509422"/>
      <w:bookmarkStart w:id="1611" w:name="_Toc105509423"/>
      <w:bookmarkStart w:id="1612" w:name="_Toc105509424"/>
      <w:bookmarkStart w:id="1613" w:name="_Toc105509425"/>
      <w:bookmarkStart w:id="1614" w:name="_Toc105509426"/>
      <w:bookmarkStart w:id="1615" w:name="_Toc105509427"/>
      <w:bookmarkStart w:id="1616" w:name="_Toc105509428"/>
      <w:bookmarkStart w:id="1617" w:name="_Toc105509429"/>
      <w:bookmarkStart w:id="1618" w:name="_Toc105509430"/>
      <w:bookmarkStart w:id="1619" w:name="_Toc105509431"/>
      <w:bookmarkStart w:id="1620" w:name="_Toc105509432"/>
      <w:bookmarkStart w:id="1621" w:name="_Toc105509433"/>
      <w:bookmarkStart w:id="1622" w:name="_Toc105509434"/>
      <w:bookmarkStart w:id="1623" w:name="_Toc105509435"/>
      <w:bookmarkStart w:id="1624" w:name="_Toc105509436"/>
      <w:bookmarkStart w:id="1625" w:name="_Toc105509437"/>
      <w:bookmarkStart w:id="1626" w:name="_Toc105509438"/>
      <w:bookmarkStart w:id="1627" w:name="_Toc105509439"/>
      <w:bookmarkStart w:id="1628" w:name="_Toc105509440"/>
      <w:bookmarkStart w:id="1629" w:name="_Toc105509441"/>
      <w:bookmarkStart w:id="1630" w:name="_Toc105509442"/>
      <w:bookmarkStart w:id="1631" w:name="_Toc105509443"/>
      <w:bookmarkStart w:id="1632" w:name="_Toc105509444"/>
      <w:bookmarkStart w:id="1633" w:name="_Toc105509445"/>
      <w:bookmarkStart w:id="1634" w:name="_Toc105509446"/>
      <w:bookmarkStart w:id="1635" w:name="_Toc105509447"/>
      <w:bookmarkStart w:id="1636" w:name="_Toc105509448"/>
      <w:bookmarkStart w:id="1637" w:name="_Toc105509449"/>
      <w:bookmarkStart w:id="1638" w:name="_Toc105509450"/>
      <w:bookmarkStart w:id="1639" w:name="_Toc105509451"/>
      <w:bookmarkStart w:id="1640" w:name="_Toc105509452"/>
      <w:bookmarkStart w:id="1641" w:name="_Toc105509453"/>
      <w:bookmarkStart w:id="1642" w:name="_Toc105509454"/>
      <w:bookmarkStart w:id="1643" w:name="_Toc105509455"/>
      <w:bookmarkStart w:id="1644" w:name="_Toc105509456"/>
      <w:bookmarkStart w:id="1645" w:name="_Toc105509457"/>
      <w:bookmarkStart w:id="1646" w:name="_Toc105509458"/>
      <w:bookmarkStart w:id="1647" w:name="_Toc105509459"/>
      <w:bookmarkStart w:id="1648" w:name="_Toc105509460"/>
      <w:bookmarkStart w:id="1649" w:name="_Toc105509461"/>
      <w:bookmarkStart w:id="1650" w:name="_Toc105509462"/>
      <w:bookmarkStart w:id="1651" w:name="_Toc105509463"/>
      <w:bookmarkStart w:id="1652" w:name="_Toc105509464"/>
      <w:bookmarkStart w:id="1653" w:name="_Toc105509465"/>
      <w:bookmarkStart w:id="1654" w:name="_Toc105509466"/>
      <w:bookmarkStart w:id="1655" w:name="_Toc105509467"/>
      <w:bookmarkStart w:id="1656" w:name="_Toc105509468"/>
      <w:bookmarkStart w:id="1657" w:name="_Toc105509469"/>
      <w:bookmarkStart w:id="1658" w:name="_Toc105509470"/>
      <w:bookmarkStart w:id="1659" w:name="_Toc105509471"/>
      <w:bookmarkStart w:id="1660" w:name="_Toc105509472"/>
      <w:bookmarkStart w:id="1661" w:name="_Toc105509473"/>
      <w:bookmarkStart w:id="1662" w:name="_Toc105509474"/>
      <w:bookmarkStart w:id="1663" w:name="_Toc105509475"/>
      <w:bookmarkStart w:id="1664" w:name="_Toc105509476"/>
      <w:bookmarkStart w:id="1665" w:name="_Toc105509477"/>
      <w:bookmarkStart w:id="1666" w:name="_Toc105509478"/>
      <w:bookmarkStart w:id="1667" w:name="_Toc105509479"/>
      <w:bookmarkStart w:id="1668" w:name="_Toc105509480"/>
      <w:bookmarkStart w:id="1669" w:name="_Toc105509481"/>
      <w:bookmarkStart w:id="1670" w:name="_Toc105509482"/>
      <w:bookmarkStart w:id="1671" w:name="_Toc105509483"/>
      <w:bookmarkStart w:id="1672" w:name="_Toc105509484"/>
      <w:bookmarkStart w:id="1673" w:name="_Toc105509485"/>
      <w:bookmarkStart w:id="1674" w:name="_Toc105509486"/>
      <w:bookmarkStart w:id="1675" w:name="_Toc105509487"/>
      <w:bookmarkStart w:id="1676" w:name="_Toc105509488"/>
      <w:bookmarkStart w:id="1677" w:name="_Toc105509489"/>
      <w:bookmarkStart w:id="1678" w:name="_Toc105509490"/>
      <w:bookmarkStart w:id="1679" w:name="_Toc105509491"/>
      <w:bookmarkStart w:id="1680" w:name="_Toc105509492"/>
      <w:bookmarkStart w:id="1681" w:name="_Toc105509493"/>
      <w:bookmarkStart w:id="1682" w:name="_Toc105509494"/>
      <w:bookmarkStart w:id="1683" w:name="_Toc105509495"/>
      <w:bookmarkStart w:id="1684" w:name="_Toc105509496"/>
      <w:bookmarkStart w:id="1685" w:name="_Toc105509497"/>
      <w:bookmarkStart w:id="1686" w:name="_Toc105509498"/>
      <w:bookmarkStart w:id="1687" w:name="_Toc105509499"/>
      <w:bookmarkStart w:id="1688" w:name="_Toc105509500"/>
      <w:bookmarkStart w:id="1689" w:name="_Toc105509501"/>
      <w:bookmarkStart w:id="1690" w:name="_Toc105509502"/>
      <w:bookmarkStart w:id="1691" w:name="_Toc105509503"/>
      <w:bookmarkStart w:id="1692" w:name="_Toc105509504"/>
      <w:bookmarkStart w:id="1693" w:name="_Toc105509505"/>
      <w:bookmarkStart w:id="1694" w:name="_Toc105509506"/>
      <w:bookmarkStart w:id="1695" w:name="_Toc105509507"/>
      <w:bookmarkStart w:id="1696" w:name="_Toc105509508"/>
      <w:bookmarkStart w:id="1697" w:name="_Toc105509509"/>
      <w:bookmarkStart w:id="1698" w:name="_Toc105509510"/>
      <w:bookmarkStart w:id="1699" w:name="_Toc105509511"/>
      <w:bookmarkStart w:id="1700" w:name="_Toc105509512"/>
      <w:bookmarkStart w:id="1701" w:name="_Toc105509513"/>
      <w:bookmarkStart w:id="1702" w:name="_Toc105509514"/>
      <w:bookmarkStart w:id="1703" w:name="_Toc105509515"/>
      <w:bookmarkStart w:id="1704" w:name="_Toc105509516"/>
      <w:bookmarkStart w:id="1705" w:name="_Toc105509517"/>
      <w:bookmarkStart w:id="1706" w:name="_Toc105509518"/>
      <w:bookmarkStart w:id="1707" w:name="_Toc105509519"/>
      <w:bookmarkStart w:id="1708" w:name="_Toc105509520"/>
      <w:bookmarkStart w:id="1709" w:name="_Toc105509521"/>
      <w:bookmarkStart w:id="1710" w:name="_Toc105509522"/>
      <w:bookmarkStart w:id="1711" w:name="_Toc105509523"/>
      <w:bookmarkStart w:id="1712" w:name="_Toc105509524"/>
      <w:bookmarkStart w:id="1713" w:name="_Toc105509525"/>
      <w:bookmarkStart w:id="1714" w:name="_Toc105509526"/>
      <w:bookmarkStart w:id="1715" w:name="_Toc105509527"/>
      <w:bookmarkStart w:id="1716" w:name="_Toc105509528"/>
      <w:bookmarkStart w:id="1717" w:name="_Toc105509529"/>
      <w:bookmarkStart w:id="1718" w:name="_Toc105509530"/>
      <w:bookmarkStart w:id="1719" w:name="_Toc105509531"/>
      <w:bookmarkStart w:id="1720" w:name="_Toc105509532"/>
      <w:bookmarkStart w:id="1721" w:name="_Toc105509533"/>
      <w:bookmarkStart w:id="1722" w:name="_Toc105509534"/>
      <w:bookmarkStart w:id="1723" w:name="_Toc105509535"/>
      <w:bookmarkStart w:id="1724" w:name="_Toc105509536"/>
      <w:bookmarkStart w:id="1725" w:name="_Toc105509537"/>
      <w:bookmarkStart w:id="1726" w:name="_Toc105509538"/>
      <w:bookmarkStart w:id="1727" w:name="_Toc105509539"/>
      <w:bookmarkStart w:id="1728" w:name="_Toc105509540"/>
      <w:bookmarkStart w:id="1729" w:name="_Toc105509541"/>
      <w:bookmarkStart w:id="1730" w:name="_Toc105509542"/>
      <w:bookmarkStart w:id="1731" w:name="_Toc105509543"/>
      <w:bookmarkStart w:id="1732" w:name="_Toc105509544"/>
      <w:bookmarkStart w:id="1733" w:name="_Toc105509545"/>
      <w:bookmarkStart w:id="1734" w:name="_Toc105509546"/>
      <w:bookmarkStart w:id="1735" w:name="_Toc105509547"/>
      <w:bookmarkStart w:id="1736" w:name="_Toc105509548"/>
      <w:bookmarkStart w:id="1737" w:name="_Toc105509549"/>
      <w:bookmarkStart w:id="1738" w:name="_Toc105509550"/>
      <w:bookmarkStart w:id="1739" w:name="_Toc105509551"/>
      <w:bookmarkStart w:id="1740" w:name="_Toc105509552"/>
      <w:bookmarkStart w:id="1741" w:name="_Toc105509553"/>
      <w:bookmarkStart w:id="1742" w:name="_Toc105509554"/>
      <w:bookmarkStart w:id="1743" w:name="_Toc105509555"/>
      <w:bookmarkStart w:id="1744" w:name="_Toc105509556"/>
      <w:bookmarkStart w:id="1745" w:name="_Toc105509557"/>
      <w:bookmarkStart w:id="1746" w:name="_Toc105509558"/>
      <w:bookmarkStart w:id="1747" w:name="_Toc105509559"/>
      <w:bookmarkStart w:id="1748" w:name="_Toc105509560"/>
      <w:bookmarkStart w:id="1749" w:name="_Toc105509561"/>
      <w:bookmarkStart w:id="1750" w:name="_Toc105509562"/>
      <w:bookmarkStart w:id="1751" w:name="_Toc105509563"/>
      <w:bookmarkStart w:id="1752" w:name="_Toc105509564"/>
      <w:bookmarkStart w:id="1753" w:name="_Toc105509565"/>
      <w:bookmarkStart w:id="1754" w:name="_Toc105509566"/>
      <w:bookmarkStart w:id="1755" w:name="_Toc105509567"/>
      <w:bookmarkStart w:id="1756" w:name="_Toc105509568"/>
      <w:bookmarkStart w:id="1757" w:name="_Toc105509569"/>
      <w:bookmarkStart w:id="1758" w:name="_Toc105509570"/>
      <w:bookmarkStart w:id="1759" w:name="_Toc105509571"/>
      <w:bookmarkStart w:id="1760" w:name="_Toc105509572"/>
      <w:bookmarkStart w:id="1761" w:name="_Toc105509573"/>
      <w:bookmarkStart w:id="1762" w:name="_Toc105509574"/>
      <w:bookmarkStart w:id="1763" w:name="_Toc105509575"/>
      <w:bookmarkStart w:id="1764" w:name="_Toc105509576"/>
      <w:bookmarkStart w:id="1765" w:name="_Toc105509577"/>
      <w:bookmarkStart w:id="1766" w:name="_Toc105509578"/>
      <w:bookmarkStart w:id="1767" w:name="_Toc105509579"/>
      <w:bookmarkStart w:id="1768" w:name="_Toc105509580"/>
      <w:bookmarkStart w:id="1769" w:name="_Toc105509581"/>
      <w:bookmarkStart w:id="1770" w:name="_Toc105509582"/>
      <w:bookmarkStart w:id="1771" w:name="_Toc105509583"/>
      <w:bookmarkStart w:id="1772" w:name="_Toc105509584"/>
      <w:bookmarkStart w:id="1773" w:name="_Toc105509585"/>
      <w:bookmarkStart w:id="1774" w:name="_Toc105509586"/>
      <w:bookmarkStart w:id="1775" w:name="_Toc105509587"/>
      <w:bookmarkStart w:id="1776" w:name="_Toc105509588"/>
      <w:bookmarkStart w:id="1777" w:name="_Toc105509589"/>
      <w:bookmarkStart w:id="1778" w:name="_Toc105509590"/>
      <w:bookmarkStart w:id="1779" w:name="_Toc105509591"/>
      <w:bookmarkStart w:id="1780" w:name="_Toc105509592"/>
      <w:bookmarkStart w:id="1781" w:name="_Toc105509593"/>
      <w:bookmarkStart w:id="1782" w:name="_Toc105509594"/>
      <w:bookmarkStart w:id="1783" w:name="_Toc105509595"/>
      <w:bookmarkStart w:id="1784" w:name="_Toc105509596"/>
      <w:bookmarkStart w:id="1785" w:name="_Toc105509597"/>
      <w:bookmarkStart w:id="1786" w:name="_Toc105509598"/>
      <w:bookmarkStart w:id="1787" w:name="_Toc105509599"/>
      <w:bookmarkStart w:id="1788" w:name="_Toc105509600"/>
      <w:bookmarkStart w:id="1789" w:name="_Toc105509601"/>
      <w:bookmarkStart w:id="1790" w:name="_Toc105509602"/>
      <w:bookmarkStart w:id="1791" w:name="_Toc105509603"/>
      <w:bookmarkStart w:id="1792" w:name="_Toc105509604"/>
      <w:bookmarkStart w:id="1793" w:name="_Toc105509605"/>
      <w:bookmarkStart w:id="1794" w:name="_Toc105509606"/>
      <w:bookmarkStart w:id="1795" w:name="_Toc105509607"/>
      <w:bookmarkStart w:id="1796" w:name="_Toc105509608"/>
      <w:bookmarkStart w:id="1797" w:name="_Toc105509609"/>
      <w:bookmarkStart w:id="1798" w:name="_Toc105509610"/>
      <w:bookmarkStart w:id="1799" w:name="_Toc105509611"/>
      <w:bookmarkStart w:id="1800" w:name="_Toc105509612"/>
      <w:bookmarkStart w:id="1801" w:name="_Toc105509613"/>
      <w:bookmarkStart w:id="1802" w:name="_Toc105509614"/>
      <w:bookmarkStart w:id="1803" w:name="_Toc105509615"/>
      <w:bookmarkStart w:id="1804" w:name="_Toc105509616"/>
      <w:bookmarkStart w:id="1805" w:name="_Toc105509617"/>
      <w:bookmarkStart w:id="1806" w:name="_Toc105509618"/>
      <w:bookmarkStart w:id="1807" w:name="_Toc105509619"/>
      <w:bookmarkStart w:id="1808" w:name="_Toc105509620"/>
      <w:bookmarkStart w:id="1809" w:name="_Toc105509621"/>
      <w:bookmarkStart w:id="1810" w:name="_Toc105509622"/>
      <w:bookmarkStart w:id="1811" w:name="_Toc105509623"/>
      <w:bookmarkStart w:id="1812" w:name="_Toc105509624"/>
      <w:bookmarkStart w:id="1813" w:name="_Toc105509625"/>
      <w:bookmarkStart w:id="1814" w:name="_Toc105509626"/>
      <w:bookmarkStart w:id="1815" w:name="_Toc105509627"/>
      <w:bookmarkStart w:id="1816" w:name="_Toc105509628"/>
      <w:bookmarkStart w:id="1817" w:name="_Toc105509629"/>
      <w:bookmarkStart w:id="1818" w:name="_Toc105509630"/>
      <w:bookmarkStart w:id="1819" w:name="_Toc105509631"/>
      <w:bookmarkStart w:id="1820" w:name="_Toc105509632"/>
      <w:bookmarkStart w:id="1821" w:name="_Toc105509633"/>
      <w:bookmarkStart w:id="1822" w:name="_Toc105509634"/>
      <w:bookmarkStart w:id="1823" w:name="_Toc105509635"/>
      <w:bookmarkStart w:id="1824" w:name="_Toc105509636"/>
      <w:bookmarkStart w:id="1825" w:name="_Toc105509637"/>
      <w:bookmarkStart w:id="1826" w:name="_Toc105509638"/>
      <w:bookmarkStart w:id="1827" w:name="_Toc105509639"/>
      <w:bookmarkStart w:id="1828" w:name="_Toc105509640"/>
      <w:bookmarkStart w:id="1829" w:name="_Toc105509641"/>
      <w:bookmarkStart w:id="1830" w:name="_Toc105509642"/>
      <w:bookmarkStart w:id="1831" w:name="_Toc105509643"/>
      <w:bookmarkStart w:id="1832" w:name="_Toc105509644"/>
      <w:bookmarkStart w:id="1833" w:name="_Toc105509645"/>
      <w:bookmarkStart w:id="1834" w:name="_Toc105509646"/>
      <w:bookmarkStart w:id="1835" w:name="_Toc105509647"/>
      <w:bookmarkStart w:id="1836" w:name="_Toc105509648"/>
      <w:bookmarkStart w:id="1837" w:name="_Toc105509649"/>
      <w:bookmarkStart w:id="1838" w:name="_Toc105509650"/>
      <w:bookmarkStart w:id="1839" w:name="_Toc105509651"/>
      <w:bookmarkStart w:id="1840" w:name="_Toc105509652"/>
      <w:bookmarkStart w:id="1841" w:name="_Toc105509653"/>
      <w:bookmarkStart w:id="1842" w:name="_Toc105509654"/>
      <w:bookmarkStart w:id="1843" w:name="_Toc105509655"/>
      <w:bookmarkStart w:id="1844" w:name="_Toc105509656"/>
      <w:bookmarkStart w:id="1845" w:name="_Toc105509657"/>
      <w:bookmarkStart w:id="1846" w:name="_Toc105509658"/>
      <w:bookmarkStart w:id="1847" w:name="_Toc105509659"/>
      <w:bookmarkStart w:id="1848" w:name="_Toc105509660"/>
      <w:bookmarkStart w:id="1849" w:name="_Toc105509661"/>
      <w:bookmarkStart w:id="1850" w:name="_Toc105509662"/>
      <w:bookmarkStart w:id="1851" w:name="_Toc105509663"/>
      <w:bookmarkStart w:id="1852" w:name="_Toc105509664"/>
      <w:bookmarkStart w:id="1853" w:name="_Toc105509665"/>
      <w:bookmarkStart w:id="1854" w:name="_Toc105509666"/>
      <w:bookmarkStart w:id="1855" w:name="_Toc105509667"/>
      <w:bookmarkStart w:id="1856" w:name="_Toc105509668"/>
      <w:bookmarkStart w:id="1857" w:name="_Toc105509669"/>
      <w:bookmarkStart w:id="1858" w:name="_Toc105509670"/>
      <w:bookmarkStart w:id="1859" w:name="_Toc105509671"/>
      <w:bookmarkStart w:id="1860" w:name="_Toc105509672"/>
      <w:bookmarkStart w:id="1861" w:name="_Toc105509673"/>
      <w:bookmarkStart w:id="1862" w:name="_Toc105509674"/>
      <w:bookmarkStart w:id="1863" w:name="_Toc105509675"/>
      <w:bookmarkStart w:id="1864" w:name="_Toc105509676"/>
      <w:bookmarkStart w:id="1865" w:name="_Toc105509677"/>
      <w:bookmarkStart w:id="1866" w:name="_Toc105509678"/>
      <w:bookmarkStart w:id="1867" w:name="_Toc105509679"/>
      <w:bookmarkStart w:id="1868" w:name="_Toc105509680"/>
      <w:bookmarkStart w:id="1869" w:name="_Toc105509681"/>
      <w:bookmarkStart w:id="1870" w:name="_Toc105509682"/>
      <w:bookmarkStart w:id="1871" w:name="_Toc105509683"/>
      <w:bookmarkStart w:id="1872" w:name="_Toc105509684"/>
      <w:bookmarkStart w:id="1873" w:name="_Toc105509685"/>
      <w:bookmarkStart w:id="1874" w:name="_Toc105509686"/>
      <w:bookmarkStart w:id="1875" w:name="_Toc105509687"/>
      <w:bookmarkStart w:id="1876" w:name="_Toc105509688"/>
      <w:bookmarkStart w:id="1877" w:name="_Toc105509689"/>
      <w:bookmarkStart w:id="1878" w:name="_Toc105509690"/>
      <w:bookmarkStart w:id="1879" w:name="_Toc105509691"/>
      <w:bookmarkStart w:id="1880" w:name="_Toc105509692"/>
      <w:bookmarkStart w:id="1881" w:name="_Toc105509693"/>
      <w:bookmarkStart w:id="1882" w:name="_Toc105509694"/>
      <w:bookmarkStart w:id="1883" w:name="_Toc105509695"/>
      <w:bookmarkStart w:id="1884" w:name="_Toc105509696"/>
      <w:bookmarkStart w:id="1885" w:name="_Toc105509697"/>
      <w:bookmarkStart w:id="1886" w:name="_Toc105509698"/>
      <w:bookmarkStart w:id="1887" w:name="_Toc105509699"/>
      <w:bookmarkStart w:id="1888" w:name="_Toc105509700"/>
      <w:bookmarkStart w:id="1889" w:name="_Toc105509701"/>
      <w:bookmarkStart w:id="1890" w:name="_Toc105509702"/>
      <w:bookmarkStart w:id="1891" w:name="_Toc105509703"/>
      <w:bookmarkStart w:id="1892" w:name="_Toc105509704"/>
      <w:bookmarkStart w:id="1893" w:name="_Toc105509705"/>
      <w:bookmarkStart w:id="1894" w:name="_Toc105509706"/>
      <w:bookmarkStart w:id="1895" w:name="_Toc105509707"/>
      <w:bookmarkStart w:id="1896" w:name="_Toc105509708"/>
      <w:bookmarkStart w:id="1897" w:name="_Toc105509709"/>
      <w:bookmarkStart w:id="1898" w:name="_Toc105509710"/>
      <w:bookmarkStart w:id="1899" w:name="_Toc105509711"/>
      <w:bookmarkStart w:id="1900" w:name="_Toc105509712"/>
      <w:bookmarkStart w:id="1901" w:name="_Toc105509713"/>
      <w:bookmarkStart w:id="1902" w:name="_Toc105509714"/>
      <w:bookmarkStart w:id="1903" w:name="_Toc105509715"/>
      <w:bookmarkStart w:id="1904" w:name="_Toc105509716"/>
      <w:bookmarkStart w:id="1905" w:name="_Toc105509717"/>
      <w:bookmarkStart w:id="1906" w:name="_Toc105509718"/>
      <w:bookmarkStart w:id="1907" w:name="_Toc105509719"/>
      <w:bookmarkStart w:id="1908" w:name="_Toc105509720"/>
      <w:bookmarkStart w:id="1909" w:name="_Toc105509721"/>
      <w:bookmarkStart w:id="1910" w:name="_Toc105509722"/>
      <w:bookmarkStart w:id="1911" w:name="_Toc105509723"/>
      <w:bookmarkStart w:id="1912" w:name="_Toc105509724"/>
      <w:bookmarkStart w:id="1913" w:name="_Toc105509725"/>
      <w:bookmarkStart w:id="1914" w:name="_Toc105509726"/>
      <w:bookmarkStart w:id="1915" w:name="_Toc105509727"/>
      <w:bookmarkStart w:id="1916" w:name="_Toc105509728"/>
      <w:bookmarkStart w:id="1917" w:name="_Toc105509729"/>
      <w:bookmarkStart w:id="1918" w:name="_Toc105509730"/>
      <w:bookmarkStart w:id="1919" w:name="_Toc105509731"/>
      <w:bookmarkStart w:id="1920" w:name="_Toc105509732"/>
      <w:bookmarkStart w:id="1921" w:name="_Toc105509733"/>
      <w:bookmarkStart w:id="1922" w:name="_Toc105509734"/>
      <w:bookmarkStart w:id="1923" w:name="_Toc105509735"/>
      <w:bookmarkStart w:id="1924" w:name="_Toc105509736"/>
      <w:bookmarkStart w:id="1925" w:name="_Toc105509737"/>
      <w:bookmarkStart w:id="1926" w:name="_Toc105509738"/>
      <w:bookmarkStart w:id="1927" w:name="_Toc105509739"/>
      <w:bookmarkStart w:id="1928" w:name="_Toc105509740"/>
      <w:bookmarkStart w:id="1929" w:name="_Toc105509741"/>
      <w:bookmarkStart w:id="1930" w:name="_Toc105509742"/>
      <w:bookmarkStart w:id="1931" w:name="_Toc105509743"/>
      <w:bookmarkStart w:id="1932" w:name="_Toc105509744"/>
      <w:bookmarkStart w:id="1933" w:name="_Toc105509745"/>
      <w:bookmarkStart w:id="1934" w:name="_Toc105509746"/>
      <w:bookmarkStart w:id="1935" w:name="_Toc105509747"/>
      <w:bookmarkStart w:id="1936" w:name="_Toc105509748"/>
      <w:bookmarkStart w:id="1937" w:name="_Toc105509749"/>
      <w:bookmarkStart w:id="1938" w:name="_Toc105509750"/>
      <w:bookmarkStart w:id="1939" w:name="_Toc105509751"/>
      <w:bookmarkStart w:id="1940" w:name="_Toc105509752"/>
      <w:bookmarkStart w:id="1941" w:name="_Toc105509753"/>
      <w:bookmarkStart w:id="1942" w:name="_Toc105509754"/>
      <w:bookmarkStart w:id="1943" w:name="_Toc105509755"/>
      <w:bookmarkStart w:id="1944" w:name="_Toc105509756"/>
      <w:bookmarkStart w:id="1945" w:name="_Toc105509757"/>
      <w:bookmarkStart w:id="1946" w:name="_Toc105509758"/>
      <w:bookmarkStart w:id="1947" w:name="_Toc105509759"/>
      <w:bookmarkStart w:id="1948" w:name="_Toc105509760"/>
      <w:bookmarkStart w:id="1949" w:name="_Toc105509761"/>
      <w:bookmarkStart w:id="1950" w:name="_Toc105509762"/>
      <w:bookmarkStart w:id="1951" w:name="_Toc105509763"/>
      <w:bookmarkStart w:id="1952" w:name="_Toc105509764"/>
      <w:bookmarkStart w:id="1953" w:name="_Toc105509765"/>
      <w:bookmarkStart w:id="1954" w:name="_Toc105509766"/>
      <w:bookmarkStart w:id="1955" w:name="_Toc105509767"/>
      <w:bookmarkStart w:id="1956" w:name="_Toc105509768"/>
      <w:bookmarkStart w:id="1957" w:name="_Toc105509769"/>
      <w:bookmarkStart w:id="1958" w:name="_Toc105509770"/>
      <w:bookmarkStart w:id="1959" w:name="_Toc105509771"/>
      <w:bookmarkStart w:id="1960" w:name="_Toc105509772"/>
      <w:bookmarkStart w:id="1961" w:name="_Toc105509773"/>
      <w:bookmarkStart w:id="1962" w:name="_Toc105509774"/>
      <w:bookmarkStart w:id="1963" w:name="_Toc105509775"/>
      <w:bookmarkStart w:id="1964" w:name="_Toc105509776"/>
      <w:bookmarkStart w:id="1965" w:name="_Toc105509777"/>
      <w:bookmarkStart w:id="1966" w:name="_Toc105509778"/>
      <w:bookmarkStart w:id="1967" w:name="_Toc105509779"/>
      <w:bookmarkStart w:id="1968" w:name="_Toc105509780"/>
      <w:bookmarkStart w:id="1969" w:name="_Toc105509781"/>
      <w:bookmarkStart w:id="1970" w:name="_Toc105509782"/>
      <w:bookmarkStart w:id="1971" w:name="_Toc105509783"/>
      <w:bookmarkStart w:id="1972" w:name="_Toc105509784"/>
      <w:bookmarkStart w:id="1973" w:name="_Toc105509785"/>
      <w:bookmarkStart w:id="1974" w:name="_Toc105509786"/>
      <w:bookmarkStart w:id="1975" w:name="_Toc105509787"/>
      <w:bookmarkStart w:id="1976" w:name="_Toc105509788"/>
      <w:bookmarkStart w:id="1977" w:name="_Toc105509789"/>
      <w:bookmarkStart w:id="1978" w:name="_Toc105509790"/>
      <w:bookmarkStart w:id="1979" w:name="_Toc105509791"/>
      <w:bookmarkStart w:id="1980" w:name="_Toc105509792"/>
      <w:bookmarkStart w:id="1981" w:name="_Toc105509793"/>
      <w:bookmarkStart w:id="1982" w:name="_Toc105509794"/>
      <w:bookmarkStart w:id="1983" w:name="_Toc105509795"/>
      <w:bookmarkStart w:id="1984" w:name="_Toc105509796"/>
      <w:bookmarkStart w:id="1985" w:name="_Toc105509797"/>
      <w:bookmarkStart w:id="1986" w:name="_Toc105509798"/>
      <w:bookmarkStart w:id="1987" w:name="_Toc105509799"/>
      <w:bookmarkStart w:id="1988" w:name="_Toc105509800"/>
      <w:bookmarkStart w:id="1989" w:name="_Toc105509801"/>
      <w:bookmarkEnd w:id="1489"/>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r w:rsidRPr="008C7844">
        <w:rPr>
          <w:sz w:val="24"/>
          <w:szCs w:val="24"/>
          <w:lang w:val="en-GB"/>
        </w:rPr>
        <w:lastRenderedPageBreak/>
        <w:t>Normative Implementation Guidance</w:t>
      </w:r>
      <w:bookmarkEnd w:id="1989"/>
    </w:p>
    <w:p w14:paraId="2BFE3984" w14:textId="049AF478" w:rsidR="009D512D" w:rsidRPr="008C7844" w:rsidRDefault="00AC251D" w:rsidP="00994F62">
      <w:pPr>
        <w:spacing w:after="120"/>
        <w:rPr>
          <w:i/>
          <w:color w:val="FF0000"/>
          <w:lang w:val="en-GB"/>
        </w:rPr>
      </w:pPr>
      <w:r w:rsidRPr="008C7844">
        <w:rPr>
          <w:i/>
          <w:color w:val="FF0000"/>
          <w:lang w:val="en-GB"/>
        </w:rPr>
        <w:t>Normative Implementation Guidance to be addressed in a future version of S-102.</w:t>
      </w:r>
      <w:r w:rsidR="00695424">
        <w:rPr>
          <w:i/>
          <w:color w:val="FF0000"/>
          <w:lang w:val="en-GB"/>
        </w:rPr>
        <w:t xml:space="preserve"> </w:t>
      </w:r>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994F62">
      <w:pPr>
        <w:pStyle w:val="Style5"/>
        <w:tabs>
          <w:tab w:val="center" w:pos="3402"/>
        </w:tabs>
        <w:spacing w:before="120" w:after="200"/>
        <w:ind w:left="0" w:right="1251" w:firstLine="0"/>
        <w:rPr>
          <w:sz w:val="24"/>
          <w:szCs w:val="24"/>
          <w:lang w:val="en-GB"/>
        </w:rPr>
      </w:pPr>
      <w:bookmarkStart w:id="1990" w:name="_Toc105509802"/>
      <w:r w:rsidRPr="008C7844">
        <w:rPr>
          <w:sz w:val="24"/>
          <w:szCs w:val="24"/>
          <w:lang w:val="en-GB"/>
        </w:rPr>
        <w:lastRenderedPageBreak/>
        <w:t>Feature Catalogue</w:t>
      </w:r>
      <w:bookmarkEnd w:id="1990"/>
    </w:p>
    <w:p w14:paraId="4931D605" w14:textId="47A15F35" w:rsidR="00A901B8" w:rsidRDefault="00E471BB" w:rsidP="001807C0">
      <w:pPr>
        <w:spacing w:after="120"/>
        <w:rPr>
          <w:lang w:val="en-GB" w:eastAsia="ja-JP"/>
        </w:rPr>
      </w:pPr>
      <w:commentRangeStart w:id="1991"/>
      <w:r w:rsidRPr="00E471BB">
        <w:rPr>
          <w:lang w:val="en-GB" w:eastAsia="ja-JP"/>
        </w:rPr>
        <w:t>S-102 Feature Catalogue information is contained within a separate document: S-102FC_Ed2.</w:t>
      </w:r>
      <w:r w:rsidR="003A54A7">
        <w:rPr>
          <w:lang w:val="en-GB" w:eastAsia="ja-JP"/>
        </w:rPr>
        <w:t>1</w:t>
      </w:r>
      <w:r w:rsidRPr="00E471BB">
        <w:rPr>
          <w:lang w:val="en-GB" w:eastAsia="ja-JP"/>
        </w:rPr>
        <w:t>.0.docx</w:t>
      </w:r>
      <w:r>
        <w:rPr>
          <w:lang w:val="en-GB" w:eastAsia="ja-JP"/>
        </w:rPr>
        <w:t>.</w:t>
      </w:r>
      <w:commentRangeEnd w:id="1991"/>
      <w:r w:rsidR="006A00B5">
        <w:rPr>
          <w:rStyle w:val="CommentReference"/>
        </w:rPr>
        <w:commentReference w:id="1991"/>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1807C0">
      <w:pPr>
        <w:pStyle w:val="Style5"/>
        <w:tabs>
          <w:tab w:val="center" w:pos="3402"/>
        </w:tabs>
        <w:spacing w:before="120" w:after="200"/>
        <w:ind w:left="0" w:right="1251" w:firstLine="0"/>
        <w:rPr>
          <w:sz w:val="24"/>
          <w:szCs w:val="24"/>
          <w:lang w:val="en-GB"/>
        </w:rPr>
      </w:pPr>
      <w:bookmarkStart w:id="1992" w:name="_Toc105509803"/>
      <w:r w:rsidRPr="008C7844">
        <w:rPr>
          <w:sz w:val="24"/>
          <w:szCs w:val="24"/>
          <w:lang w:val="en-GB"/>
        </w:rPr>
        <w:lastRenderedPageBreak/>
        <w:t>Portrayal Catalogue</w:t>
      </w:r>
      <w:bookmarkEnd w:id="1992"/>
    </w:p>
    <w:p w14:paraId="32B98A74" w14:textId="7D649EAA" w:rsidR="009D512D" w:rsidRPr="008C7844" w:rsidRDefault="00AC251D" w:rsidP="001807C0">
      <w:pPr>
        <w:spacing w:after="120"/>
        <w:rPr>
          <w:i/>
          <w:color w:val="FF0000"/>
          <w:lang w:val="en-GB"/>
        </w:rPr>
      </w:pPr>
      <w:r w:rsidRPr="008C7844">
        <w:rPr>
          <w:i/>
          <w:color w:val="FF0000"/>
          <w:lang w:val="en-GB"/>
        </w:rPr>
        <w:t>Portrayal Catalogue currently under development.</w:t>
      </w:r>
      <w:r w:rsidR="00695424">
        <w:rPr>
          <w:i/>
          <w:color w:val="FF0000"/>
          <w:lang w:val="en-GB"/>
        </w:rPr>
        <w:t xml:space="preserve">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1807C0">
      <w:pPr>
        <w:pStyle w:val="Style5"/>
        <w:tabs>
          <w:tab w:val="center" w:pos="2552"/>
        </w:tabs>
        <w:spacing w:before="120" w:after="200"/>
        <w:ind w:left="0" w:firstLine="0"/>
        <w:rPr>
          <w:sz w:val="24"/>
          <w:szCs w:val="24"/>
          <w:lang w:val="en-GB"/>
        </w:rPr>
      </w:pPr>
      <w:bookmarkStart w:id="1993" w:name="_Ref66117582"/>
      <w:bookmarkStart w:id="1994" w:name="_Toc105509804"/>
      <w:r w:rsidRPr="008C7844">
        <w:rPr>
          <w:sz w:val="24"/>
          <w:szCs w:val="24"/>
          <w:lang w:val="en-GB"/>
        </w:rPr>
        <w:lastRenderedPageBreak/>
        <w:t>S-102 Dataset Size and Production</w:t>
      </w:r>
      <w:bookmarkEnd w:id="1993"/>
      <w:bookmarkEnd w:id="1994"/>
    </w:p>
    <w:p w14:paraId="26A0A5D1" w14:textId="77777777" w:rsidR="00940E93" w:rsidRPr="008C7844" w:rsidRDefault="00940E93" w:rsidP="001807C0">
      <w:pPr>
        <w:pStyle w:val="Style5"/>
        <w:numPr>
          <w:ilvl w:val="1"/>
          <w:numId w:val="39"/>
        </w:numPr>
        <w:tabs>
          <w:tab w:val="center" w:pos="2552"/>
        </w:tabs>
        <w:spacing w:before="120" w:after="200"/>
        <w:rPr>
          <w:lang w:val="en-GB"/>
        </w:rPr>
      </w:pPr>
      <w:bookmarkStart w:id="1995" w:name="_Toc105509805"/>
      <w:r w:rsidRPr="008C7844">
        <w:rPr>
          <w:lang w:val="en-GB"/>
        </w:rPr>
        <w:t>Header Record</w:t>
      </w:r>
      <w:bookmarkEnd w:id="1995"/>
    </w:p>
    <w:p w14:paraId="7C06053C" w14:textId="14CE5643" w:rsidR="009D512D" w:rsidRPr="008C7844" w:rsidRDefault="00AC251D" w:rsidP="001807C0">
      <w:pPr>
        <w:spacing w:after="120"/>
        <w:rPr>
          <w:lang w:val="en-GB"/>
        </w:rPr>
      </w:pPr>
      <w:r w:rsidRPr="008C7844">
        <w:rPr>
          <w:lang w:val="en-GB"/>
        </w:rPr>
        <w:t>An S-102 file will contain two header sections.</w:t>
      </w:r>
      <w:r w:rsidR="00695424">
        <w:rPr>
          <w:lang w:val="en-GB"/>
        </w:rPr>
        <w:t xml:space="preserve"> </w:t>
      </w:r>
      <w:r w:rsidRPr="008C7844">
        <w:rPr>
          <w:lang w:val="en-GB"/>
        </w:rPr>
        <w:t xml:space="preserve">The first section contains, at minimum, the mandatory metadata elements as defined in </w:t>
      </w:r>
      <w:r w:rsidR="003F0D4A">
        <w:rPr>
          <w:lang w:val="en-GB"/>
        </w:rPr>
        <w:t xml:space="preserve">S-100 </w:t>
      </w:r>
      <w:r w:rsidRPr="008C7844">
        <w:rPr>
          <w:lang w:val="en-GB"/>
        </w:rPr>
        <w:t xml:space="preserve">Part 4. The second section contains, at minimum, the mandatory metadata elements as defined in Section </w:t>
      </w:r>
      <w:r w:rsidR="003A54A7">
        <w:rPr>
          <w:lang w:val="en-GB"/>
        </w:rPr>
        <w:fldChar w:fldCharType="begin"/>
      </w:r>
      <w:r w:rsidR="003A54A7">
        <w:rPr>
          <w:lang w:val="en-GB"/>
        </w:rPr>
        <w:instrText xml:space="preserve"> REF _Ref66353632 \w \h </w:instrText>
      </w:r>
      <w:r w:rsidR="003A54A7">
        <w:rPr>
          <w:lang w:val="en-GB"/>
        </w:rPr>
      </w:r>
      <w:r w:rsidR="003A54A7">
        <w:rPr>
          <w:lang w:val="en-GB"/>
        </w:rPr>
        <w:fldChar w:fldCharType="separate"/>
      </w:r>
      <w:r w:rsidR="00D55292">
        <w:rPr>
          <w:lang w:val="en-GB"/>
        </w:rPr>
        <w:t>12</w:t>
      </w:r>
      <w:r w:rsidR="003A54A7">
        <w:rPr>
          <w:lang w:val="en-GB"/>
        </w:rPr>
        <w:fldChar w:fldCharType="end"/>
      </w:r>
      <w:r w:rsidRPr="008C7844">
        <w:rPr>
          <w:lang w:val="en-GB"/>
        </w:rPr>
        <w:t xml:space="preserve"> of the S-102 </w:t>
      </w:r>
      <w:r w:rsidR="001807C0">
        <w:rPr>
          <w:lang w:val="en-GB"/>
        </w:rPr>
        <w:t>Product S</w:t>
      </w:r>
      <w:r w:rsidRPr="008C7844">
        <w:rPr>
          <w:lang w:val="en-GB"/>
        </w:rPr>
        <w:t>pecification. The producers may add optionally defined metadata to these sections, as their processes/standards require.</w:t>
      </w:r>
      <w:r w:rsidR="00695424">
        <w:rPr>
          <w:lang w:val="en-GB"/>
        </w:rPr>
        <w:t xml:space="preserve"> </w:t>
      </w:r>
    </w:p>
    <w:p w14:paraId="0E03C57D" w14:textId="7E9B6E9D" w:rsidR="009D512D" w:rsidRDefault="00AC251D" w:rsidP="001807C0">
      <w:pPr>
        <w:spacing w:after="120"/>
        <w:rPr>
          <w:lang w:val="en-GB"/>
        </w:rPr>
      </w:pPr>
      <w:r w:rsidRPr="008C7844">
        <w:rPr>
          <w:lang w:val="en-GB"/>
        </w:rPr>
        <w:t>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w:t>
      </w:r>
      <w:r w:rsidR="00651260">
        <w:rPr>
          <w:lang w:val="en-GB"/>
        </w:rPr>
        <w:t>ed verbosity of those elements.</w:t>
      </w:r>
    </w:p>
    <w:p w14:paraId="36B2A61D" w14:textId="77777777" w:rsidR="00651260" w:rsidRPr="008C7844" w:rsidRDefault="00651260" w:rsidP="001807C0">
      <w:pPr>
        <w:spacing w:after="120"/>
        <w:rPr>
          <w:lang w:val="en-GB"/>
        </w:rPr>
      </w:pPr>
    </w:p>
    <w:p w14:paraId="41BBF519" w14:textId="77777777" w:rsidR="00940E93" w:rsidRPr="008C7844" w:rsidRDefault="00940E93" w:rsidP="003F0D4A">
      <w:pPr>
        <w:pStyle w:val="Style5"/>
        <w:numPr>
          <w:ilvl w:val="1"/>
          <w:numId w:val="39"/>
        </w:numPr>
        <w:tabs>
          <w:tab w:val="center" w:pos="2552"/>
        </w:tabs>
        <w:spacing w:before="120" w:after="200"/>
        <w:ind w:right="1251"/>
        <w:rPr>
          <w:lang w:val="en-GB"/>
        </w:rPr>
      </w:pPr>
      <w:bookmarkStart w:id="1996" w:name="_Toc105509806"/>
      <w:r w:rsidRPr="008C7844">
        <w:rPr>
          <w:lang w:val="en-GB"/>
        </w:rPr>
        <w:t>Data Records/Nodes</w:t>
      </w:r>
      <w:bookmarkEnd w:id="1996"/>
    </w:p>
    <w:p w14:paraId="101C7CDA" w14:textId="2241E775" w:rsidR="009D512D" w:rsidRDefault="00334A83" w:rsidP="003F0D4A">
      <w:pPr>
        <w:spacing w:after="120"/>
        <w:rPr>
          <w:lang w:val="en-GB"/>
        </w:rPr>
      </w:pPr>
      <w:ins w:id="1997" w:author="Daniel Rohde" w:date="2022-12-20T00:06:00Z">
        <w:r>
          <w:rPr>
            <w:lang w:val="en-GB"/>
          </w:rPr>
          <w:t xml:space="preserve">The data contained within an S-102 file consists of a single data type. This data is the </w:t>
        </w:r>
      </w:ins>
      <w:proofErr w:type="spellStart"/>
      <w:r w:rsidR="00A97C0C" w:rsidRPr="002E03A4">
        <w:rPr>
          <w:b/>
          <w:lang w:val="en-GB"/>
        </w:rPr>
        <w:t>BathymetryCoverage</w:t>
      </w:r>
      <w:proofErr w:type="spellEnd"/>
      <w:r w:rsidR="00AC251D" w:rsidRPr="008C7844">
        <w:rPr>
          <w:lang w:val="en-GB"/>
        </w:rPr>
        <w:t xml:space="preserve"> and is defined as a two-dimensional array of nodes containing bathymetric data. Each of the nodes within this array contains two data values (</w:t>
      </w:r>
      <w:r w:rsidR="002E03A4">
        <w:rPr>
          <w:lang w:val="en-GB"/>
        </w:rPr>
        <w:t>depth</w:t>
      </w:r>
      <w:r w:rsidR="00AC251D" w:rsidRPr="008C7844">
        <w:rPr>
          <w:lang w:val="en-GB"/>
        </w:rPr>
        <w:t xml:space="preserve"> and </w:t>
      </w:r>
      <w:r w:rsidR="00105EEE" w:rsidRPr="008C7844">
        <w:rPr>
          <w:lang w:val="en-GB"/>
        </w:rPr>
        <w:t>u</w:t>
      </w:r>
      <w:r w:rsidR="005242B1" w:rsidRPr="008C7844">
        <w:rPr>
          <w:lang w:val="en-GB"/>
        </w:rPr>
        <w:t>ncertainty</w:t>
      </w:r>
      <w:r w:rsidR="00AC251D" w:rsidRPr="008C7844">
        <w:rPr>
          <w:lang w:val="en-GB"/>
        </w:rPr>
        <w:t>).</w:t>
      </w:r>
      <w:r w:rsidR="00695424">
        <w:rPr>
          <w:lang w:val="en-GB"/>
        </w:rPr>
        <w:t xml:space="preserve"> </w:t>
      </w:r>
      <w:r w:rsidR="00AC251D" w:rsidRPr="008C7844">
        <w:rPr>
          <w:lang w:val="en-GB"/>
        </w:rPr>
        <w:t>Both values are stored as a 4-byte floating point. The total size of each node will therefore be 8 bytes.</w:t>
      </w:r>
    </w:p>
    <w:p w14:paraId="3CD40E0B" w14:textId="77777777" w:rsidR="003F0D4A" w:rsidRPr="008C7844" w:rsidRDefault="003F0D4A" w:rsidP="003F0D4A">
      <w:pPr>
        <w:spacing w:after="120"/>
        <w:rPr>
          <w:lang w:val="en-GB"/>
        </w:rPr>
      </w:pPr>
    </w:p>
    <w:p w14:paraId="6A2B66E2" w14:textId="77777777" w:rsidR="00C81552" w:rsidRPr="008C7844" w:rsidRDefault="00C81552" w:rsidP="003F0D4A">
      <w:pPr>
        <w:pStyle w:val="Style5"/>
        <w:numPr>
          <w:ilvl w:val="1"/>
          <w:numId w:val="39"/>
        </w:numPr>
        <w:tabs>
          <w:tab w:val="center" w:pos="2552"/>
        </w:tabs>
        <w:spacing w:before="120" w:after="200"/>
        <w:ind w:right="1251"/>
        <w:rPr>
          <w:lang w:val="en-GB"/>
        </w:rPr>
      </w:pPr>
      <w:bookmarkStart w:id="1998" w:name="_Toc66111360"/>
      <w:bookmarkStart w:id="1999" w:name="_Toc66258626"/>
      <w:bookmarkStart w:id="2000" w:name="_Toc66365123"/>
      <w:bookmarkStart w:id="2001" w:name="_Toc105509807"/>
      <w:bookmarkStart w:id="2002" w:name="_Toc105509808"/>
      <w:bookmarkEnd w:id="1998"/>
      <w:bookmarkEnd w:id="1999"/>
      <w:bookmarkEnd w:id="2000"/>
      <w:bookmarkEnd w:id="2001"/>
      <w:r w:rsidRPr="008C7844">
        <w:rPr>
          <w:lang w:val="en-GB"/>
        </w:rPr>
        <w:t>File Estimates</w:t>
      </w:r>
      <w:bookmarkEnd w:id="2002"/>
    </w:p>
    <w:p w14:paraId="1E16EBA2" w14:textId="1D2478B3" w:rsidR="009D512D" w:rsidRPr="008C7844" w:rsidRDefault="000F134B" w:rsidP="003F0D4A">
      <w:pPr>
        <w:spacing w:after="120"/>
        <w:rPr>
          <w:lang w:val="en-GB"/>
        </w:rPr>
      </w:pPr>
      <w:r>
        <w:rPr>
          <w:lang w:val="en-GB"/>
        </w:rPr>
        <w:t>Table E-1</w:t>
      </w:r>
      <w:r w:rsidR="00D575DD">
        <w:rPr>
          <w:lang w:val="en-GB"/>
        </w:rPr>
        <w:t xml:space="preserve"> </w:t>
      </w:r>
      <w:r w:rsidR="00AC251D" w:rsidRPr="008C7844">
        <w:rPr>
          <w:lang w:val="en-GB"/>
        </w:rPr>
        <w:t>estimates the possible number of records for a given S-102 file. This estimation is based on file size constraints and the estimates described above. Rounded to the nearest hundred, this estimate allows us to state that a file not exceeding 600x600 will remain b</w:t>
      </w:r>
      <w:r w:rsidR="00D575DD">
        <w:rPr>
          <w:lang w:val="en-GB"/>
        </w:rPr>
        <w:t>e</w:t>
      </w:r>
      <w:r w:rsidR="00AC251D" w:rsidRPr="008C7844">
        <w:rPr>
          <w:lang w:val="en-GB"/>
        </w:rPr>
        <w:t xml:space="preserve">low the 10 MB. </w:t>
      </w:r>
      <w:r>
        <w:rPr>
          <w:lang w:val="en-GB"/>
        </w:rPr>
        <w:t xml:space="preserve">Figure E-1 </w:t>
      </w:r>
      <w:r w:rsidR="00AC251D" w:rsidRPr="008C7844">
        <w:rPr>
          <w:lang w:val="en-GB"/>
        </w:rPr>
        <w:t>depict</w:t>
      </w:r>
      <w:r w:rsidR="003A54A7">
        <w:rPr>
          <w:lang w:val="en-GB"/>
        </w:rPr>
        <w:t>s</w:t>
      </w:r>
      <w:r w:rsidR="00AC251D" w:rsidRPr="008C7844">
        <w:rPr>
          <w:lang w:val="en-GB"/>
        </w:rPr>
        <w:t xml:space="preserve"> </w:t>
      </w:r>
      <w:r w:rsidR="003A54A7">
        <w:rPr>
          <w:lang w:val="en-GB"/>
        </w:rPr>
        <w:t xml:space="preserve">the </w:t>
      </w:r>
      <w:r w:rsidR="00AC251D" w:rsidRPr="008C7844">
        <w:rPr>
          <w:lang w:val="en-GB"/>
        </w:rPr>
        <w:t>maximum grid</w:t>
      </w:r>
      <w:r w:rsidR="00D575DD" w:rsidRPr="008C7844">
        <w:rPr>
          <w:lang w:val="en-GB"/>
        </w:rPr>
        <w:t xml:space="preserve"> </w:t>
      </w:r>
      <w:r w:rsidR="003A54A7">
        <w:rPr>
          <w:lang w:val="en-GB"/>
        </w:rPr>
        <w:t xml:space="preserve">size </w:t>
      </w:r>
      <w:r w:rsidR="00AC251D" w:rsidRPr="008C7844">
        <w:rPr>
          <w:lang w:val="en-GB"/>
        </w:rPr>
        <w:t xml:space="preserve">for 10MB. </w:t>
      </w:r>
    </w:p>
    <w:p w14:paraId="3E05C1D2" w14:textId="085C88D4" w:rsidR="00D575DD" w:rsidRPr="00A26A75" w:rsidRDefault="00D575DD" w:rsidP="00A26A75">
      <w:pPr>
        <w:pStyle w:val="Caption"/>
        <w:keepNext/>
        <w:spacing w:before="120" w:after="120"/>
        <w:jc w:val="center"/>
        <w:rPr>
          <w:i w:val="0"/>
          <w:color w:val="auto"/>
          <w:sz w:val="20"/>
          <w:szCs w:val="20"/>
        </w:rPr>
      </w:pPr>
      <w:bookmarkStart w:id="2003" w:name="_Ref66116961"/>
      <w:r w:rsidRPr="00A26A75">
        <w:rPr>
          <w:i w:val="0"/>
          <w:color w:val="auto"/>
          <w:sz w:val="20"/>
          <w:szCs w:val="20"/>
        </w:rPr>
        <w:t>Table E</w:t>
      </w:r>
      <w:del w:id="2004" w:author="Daniel Rohde" w:date="2022-12-20T00:06:00Z">
        <w:r w:rsidR="00A26A75">
          <w:rPr>
            <w:i w:val="0"/>
            <w:color w:val="auto"/>
            <w:sz w:val="20"/>
            <w:szCs w:val="20"/>
          </w:rPr>
          <w:delText>-</w:delText>
        </w:r>
      </w:del>
      <w:ins w:id="2005" w:author="Daniel Rohde" w:date="2022-12-20T00:06:00Z">
        <w:r w:rsidR="00E746AE">
          <w:rPr>
            <w:i w:val="0"/>
            <w:color w:val="auto"/>
            <w:sz w:val="20"/>
            <w:szCs w:val="20"/>
          </w:rPr>
          <w:t>.</w:t>
        </w:r>
      </w:ins>
      <w:r w:rsidRPr="00A26A75">
        <w:rPr>
          <w:i w:val="0"/>
          <w:color w:val="auto"/>
          <w:sz w:val="20"/>
          <w:szCs w:val="20"/>
        </w:rPr>
        <w:fldChar w:fldCharType="begin"/>
      </w:r>
      <w:r w:rsidRPr="00A26A75">
        <w:rPr>
          <w:i w:val="0"/>
          <w:color w:val="auto"/>
          <w:sz w:val="20"/>
          <w:szCs w:val="20"/>
        </w:rPr>
        <w:instrText xml:space="preserve"> SEQ Table_E \* ARABIC </w:instrText>
      </w:r>
      <w:r w:rsidRPr="00A26A75">
        <w:rPr>
          <w:i w:val="0"/>
          <w:color w:val="auto"/>
          <w:sz w:val="20"/>
          <w:szCs w:val="20"/>
        </w:rPr>
        <w:fldChar w:fldCharType="separate"/>
      </w:r>
      <w:r w:rsidR="00D55292">
        <w:rPr>
          <w:i w:val="0"/>
          <w:noProof/>
          <w:color w:val="auto"/>
          <w:sz w:val="20"/>
          <w:szCs w:val="20"/>
        </w:rPr>
        <w:t>1</w:t>
      </w:r>
      <w:r w:rsidRPr="00A26A75">
        <w:rPr>
          <w:i w:val="0"/>
          <w:color w:val="auto"/>
          <w:sz w:val="20"/>
          <w:szCs w:val="20"/>
        </w:rPr>
        <w:fldChar w:fldCharType="end"/>
      </w:r>
      <w:bookmarkEnd w:id="2003"/>
      <w:r w:rsidRPr="00A26A75">
        <w:rPr>
          <w:i w:val="0"/>
          <w:color w:val="auto"/>
          <w:sz w:val="20"/>
          <w:szCs w:val="20"/>
        </w:rPr>
        <w:t xml:space="preserve"> </w:t>
      </w:r>
      <w:r w:rsidR="00A26A75">
        <w:rPr>
          <w:i w:val="0"/>
          <w:color w:val="auto"/>
          <w:sz w:val="20"/>
          <w:szCs w:val="20"/>
        </w:rPr>
        <w:t>–</w:t>
      </w:r>
      <w:r w:rsidRPr="00A26A75">
        <w:rPr>
          <w:i w:val="0"/>
          <w:color w:val="auto"/>
          <w:sz w:val="20"/>
          <w:szCs w:val="20"/>
        </w:rPr>
        <w:t xml:space="preserve"> Calculated File Size for 10 MB (Uncompressed Dataset)</w:t>
      </w:r>
    </w:p>
    <w:tbl>
      <w:tblPr>
        <w:tblW w:w="9762" w:type="dxa"/>
        <w:jc w:val="center"/>
        <w:tblCellMar>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Change w:id="2006">
          <w:tblGrid>
            <w:gridCol w:w="2488"/>
            <w:gridCol w:w="924"/>
            <w:gridCol w:w="313"/>
            <w:gridCol w:w="779"/>
            <w:gridCol w:w="488"/>
            <w:gridCol w:w="2209"/>
            <w:gridCol w:w="521"/>
            <w:gridCol w:w="1261"/>
            <w:gridCol w:w="779"/>
          </w:tblGrid>
        </w:tblGridChange>
      </w:tblGrid>
      <w:tr w:rsidR="00A14048" w:rsidRPr="008C7844" w14:paraId="78BDD67B" w14:textId="77777777" w:rsidTr="00A14048">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5601F319" w14:textId="77777777" w:rsidR="009D512D" w:rsidRPr="00B76E6D" w:rsidRDefault="00A97C0C" w:rsidP="00B76E6D">
            <w:pPr>
              <w:spacing w:before="60" w:after="60"/>
              <w:jc w:val="left"/>
              <w:rPr>
                <w:sz w:val="16"/>
                <w:szCs w:val="16"/>
                <w:lang w:val="en-GB"/>
              </w:rPr>
            </w:pPr>
            <w:proofErr w:type="spellStart"/>
            <w:r w:rsidRPr="00B76E6D">
              <w:rPr>
                <w:rFonts w:eastAsia="Calibri"/>
                <w:b/>
                <w:sz w:val="16"/>
                <w:szCs w:val="16"/>
                <w:lang w:val="en-GB"/>
              </w:rPr>
              <w:t>BathymetryCoverage</w:t>
            </w:r>
            <w:proofErr w:type="spellEnd"/>
          </w:p>
        </w:tc>
        <w:tc>
          <w:tcPr>
            <w:tcW w:w="924" w:type="dxa"/>
            <w:tcBorders>
              <w:top w:val="single" w:sz="4" w:space="0" w:color="000000"/>
              <w:left w:val="nil"/>
              <w:bottom w:val="single" w:sz="4" w:space="0" w:color="000000"/>
              <w:right w:val="nil"/>
            </w:tcBorders>
            <w:shd w:val="clear" w:color="auto" w:fill="auto"/>
          </w:tcPr>
          <w:p w14:paraId="23D7F74D"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single" w:sz="4" w:space="0" w:color="auto"/>
            </w:tcBorders>
            <w:shd w:val="clear" w:color="auto" w:fill="auto"/>
          </w:tcPr>
          <w:p w14:paraId="2F370A0F" w14:textId="77777777" w:rsidR="009D512D" w:rsidRPr="00B76E6D" w:rsidRDefault="009D512D" w:rsidP="00B76E6D">
            <w:pPr>
              <w:spacing w:before="60" w:after="60"/>
              <w:jc w:val="left"/>
              <w:rPr>
                <w:sz w:val="16"/>
                <w:szCs w:val="16"/>
                <w:lang w:val="en-GB"/>
              </w:rPr>
            </w:pPr>
          </w:p>
        </w:tc>
        <w:tc>
          <w:tcPr>
            <w:tcW w:w="488" w:type="dxa"/>
            <w:vMerge w:val="restart"/>
            <w:tcBorders>
              <w:left w:val="single" w:sz="4" w:space="0" w:color="auto"/>
            </w:tcBorders>
            <w:shd w:val="clear" w:color="auto" w:fill="auto"/>
          </w:tcPr>
          <w:p w14:paraId="6D89A70E" w14:textId="2DD96B18" w:rsidR="009D512D" w:rsidRPr="00B76E6D" w:rsidRDefault="00695424" w:rsidP="00B76E6D">
            <w:pPr>
              <w:spacing w:before="60" w:after="60"/>
              <w:ind w:left="1"/>
              <w:jc w:val="left"/>
              <w:rPr>
                <w:sz w:val="16"/>
                <w:szCs w:val="16"/>
                <w:lang w:val="en-GB"/>
              </w:rPr>
            </w:pPr>
            <w:r w:rsidRPr="00B76E6D">
              <w:rPr>
                <w:rFonts w:eastAsia="Calibri"/>
                <w:sz w:val="16"/>
                <w:szCs w:val="16"/>
                <w:lang w:val="en-GB"/>
              </w:rPr>
              <w:t xml:space="preserve"> </w:t>
            </w:r>
          </w:p>
        </w:tc>
        <w:tc>
          <w:tcPr>
            <w:tcW w:w="2209" w:type="dxa"/>
            <w:tcBorders>
              <w:right w:val="nil"/>
            </w:tcBorders>
            <w:shd w:val="clear" w:color="auto" w:fill="auto"/>
          </w:tcPr>
          <w:p w14:paraId="54DABA79" w14:textId="504FB5DD" w:rsidR="009D512D" w:rsidRPr="00B76E6D" w:rsidRDefault="009D512D" w:rsidP="00B76E6D">
            <w:pPr>
              <w:spacing w:before="60" w:after="60"/>
              <w:ind w:left="1"/>
              <w:jc w:val="left"/>
              <w:rPr>
                <w:sz w:val="16"/>
                <w:szCs w:val="16"/>
                <w:lang w:val="en-GB"/>
              </w:rPr>
            </w:pPr>
          </w:p>
        </w:tc>
        <w:tc>
          <w:tcPr>
            <w:tcW w:w="1782" w:type="dxa"/>
            <w:gridSpan w:val="2"/>
            <w:tcBorders>
              <w:left w:val="nil"/>
              <w:right w:val="nil"/>
            </w:tcBorders>
            <w:shd w:val="clear" w:color="auto" w:fill="auto"/>
          </w:tcPr>
          <w:p w14:paraId="66308D7F" w14:textId="77777777" w:rsidR="009D512D" w:rsidRPr="00B76E6D" w:rsidRDefault="009D512D" w:rsidP="00B76E6D">
            <w:pPr>
              <w:spacing w:before="60" w:after="60"/>
              <w:jc w:val="left"/>
              <w:rPr>
                <w:sz w:val="16"/>
                <w:szCs w:val="16"/>
                <w:lang w:val="en-GB"/>
              </w:rPr>
            </w:pPr>
          </w:p>
        </w:tc>
        <w:tc>
          <w:tcPr>
            <w:tcW w:w="779" w:type="dxa"/>
            <w:tcBorders>
              <w:left w:val="nil"/>
            </w:tcBorders>
            <w:shd w:val="clear" w:color="auto" w:fill="auto"/>
          </w:tcPr>
          <w:p w14:paraId="6FB11D4C" w14:textId="77777777" w:rsidR="009D512D" w:rsidRPr="00B76E6D" w:rsidRDefault="009D512D" w:rsidP="00B76E6D">
            <w:pPr>
              <w:spacing w:before="60" w:after="60"/>
              <w:jc w:val="left"/>
              <w:rPr>
                <w:sz w:val="16"/>
                <w:szCs w:val="16"/>
                <w:lang w:val="en-GB"/>
              </w:rPr>
            </w:pPr>
          </w:p>
        </w:tc>
      </w:tr>
      <w:tr w:rsidR="00A14048" w:rsidRPr="008C7844" w14:paraId="24716143" w14:textId="77777777" w:rsidTr="00A14048">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F7035D"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Records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
          <w:p w14:paraId="1048D277" w14:textId="4448E8E6" w:rsidR="009D512D" w:rsidRPr="00B76E6D" w:rsidRDefault="00695424" w:rsidP="00B76E6D">
            <w:pPr>
              <w:spacing w:before="60" w:after="60"/>
              <w:ind w:left="3"/>
              <w:jc w:val="left"/>
              <w:rPr>
                <w:sz w:val="16"/>
                <w:szCs w:val="16"/>
                <w:lang w:val="en-GB"/>
              </w:rPr>
            </w:pPr>
            <w:r w:rsidRPr="00B76E6D">
              <w:rPr>
                <w:rFonts w:eastAsia="Calibri"/>
                <w:sz w:val="16"/>
                <w:szCs w:val="16"/>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
          <w:p w14:paraId="54BEE43D"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D9D9D9" w:themeFill="background1" w:themeFillShade="D9"/>
          </w:tcPr>
          <w:p w14:paraId="3A46DD2A" w14:textId="7BDABCC9" w:rsidR="009D512D" w:rsidRPr="00B76E6D" w:rsidRDefault="00695424" w:rsidP="00B76E6D">
            <w:pPr>
              <w:spacing w:before="60" w:after="60"/>
              <w:ind w:left="2"/>
              <w:jc w:val="left"/>
              <w:rPr>
                <w:sz w:val="16"/>
                <w:szCs w:val="16"/>
                <w:lang w:val="en-GB"/>
              </w:rPr>
            </w:pPr>
            <w:r w:rsidRPr="00B76E6D">
              <w:rPr>
                <w:rFonts w:eastAsia="Calibri"/>
                <w:sz w:val="16"/>
                <w:szCs w:val="16"/>
                <w:lang w:val="en-GB"/>
              </w:rPr>
              <w:t xml:space="preserve"> </w:t>
            </w:r>
          </w:p>
        </w:tc>
        <w:tc>
          <w:tcPr>
            <w:tcW w:w="0" w:type="auto"/>
            <w:vMerge/>
            <w:tcBorders>
              <w:top w:val="nil"/>
              <w:left w:val="single" w:sz="4" w:space="0" w:color="auto"/>
              <w:bottom w:val="nil"/>
            </w:tcBorders>
            <w:shd w:val="clear" w:color="auto" w:fill="auto"/>
          </w:tcPr>
          <w:p w14:paraId="4B9F6867" w14:textId="77777777" w:rsidR="009D512D" w:rsidRPr="00B76E6D" w:rsidRDefault="009D512D" w:rsidP="00B76E6D">
            <w:pPr>
              <w:spacing w:before="60" w:after="60"/>
              <w:jc w:val="left"/>
              <w:rPr>
                <w:sz w:val="16"/>
                <w:szCs w:val="16"/>
                <w:lang w:val="en-GB"/>
              </w:rPr>
            </w:pPr>
          </w:p>
        </w:tc>
        <w:tc>
          <w:tcPr>
            <w:tcW w:w="2209" w:type="dxa"/>
            <w:shd w:val="clear" w:color="auto" w:fill="auto"/>
          </w:tcPr>
          <w:p w14:paraId="3D751095" w14:textId="1D00B934" w:rsidR="009D512D" w:rsidRPr="00B76E6D" w:rsidRDefault="009D512D" w:rsidP="00B76E6D">
            <w:pPr>
              <w:spacing w:before="60" w:after="60"/>
              <w:ind w:left="1"/>
              <w:jc w:val="left"/>
              <w:rPr>
                <w:sz w:val="16"/>
                <w:szCs w:val="16"/>
                <w:lang w:val="en-GB"/>
              </w:rPr>
            </w:pPr>
          </w:p>
        </w:tc>
        <w:tc>
          <w:tcPr>
            <w:tcW w:w="521" w:type="dxa"/>
            <w:shd w:val="clear" w:color="auto" w:fill="auto"/>
          </w:tcPr>
          <w:p w14:paraId="4F0A03D0" w14:textId="77777777" w:rsidR="009D512D" w:rsidRPr="00B76E6D" w:rsidRDefault="009D512D" w:rsidP="00B76E6D">
            <w:pPr>
              <w:spacing w:before="60" w:after="60"/>
              <w:jc w:val="left"/>
              <w:rPr>
                <w:sz w:val="16"/>
                <w:szCs w:val="16"/>
                <w:lang w:val="en-GB"/>
              </w:rPr>
            </w:pPr>
          </w:p>
        </w:tc>
        <w:tc>
          <w:tcPr>
            <w:tcW w:w="1261" w:type="dxa"/>
            <w:shd w:val="clear" w:color="auto" w:fill="auto"/>
          </w:tcPr>
          <w:p w14:paraId="4E411AAD" w14:textId="474FC944" w:rsidR="009D512D" w:rsidRPr="00B76E6D" w:rsidRDefault="009D512D" w:rsidP="00B76E6D">
            <w:pPr>
              <w:spacing w:before="60" w:after="60"/>
              <w:ind w:left="1"/>
              <w:jc w:val="left"/>
              <w:rPr>
                <w:sz w:val="16"/>
                <w:szCs w:val="16"/>
                <w:lang w:val="en-GB"/>
              </w:rPr>
            </w:pPr>
          </w:p>
        </w:tc>
        <w:tc>
          <w:tcPr>
            <w:tcW w:w="779" w:type="dxa"/>
            <w:shd w:val="clear" w:color="auto" w:fill="auto"/>
          </w:tcPr>
          <w:p w14:paraId="32A95011" w14:textId="615086C7" w:rsidR="009D512D" w:rsidRPr="00B76E6D" w:rsidRDefault="009D512D" w:rsidP="00B76E6D">
            <w:pPr>
              <w:spacing w:before="60" w:after="60"/>
              <w:ind w:left="2"/>
              <w:jc w:val="left"/>
              <w:rPr>
                <w:sz w:val="16"/>
                <w:szCs w:val="16"/>
                <w:lang w:val="en-GB"/>
              </w:rPr>
            </w:pPr>
          </w:p>
        </w:tc>
      </w:tr>
      <w:tr w:rsidR="00A14048" w:rsidRPr="008C7844" w14:paraId="0CA40726" w14:textId="77777777" w:rsidTr="00A14048">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AD0CF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Name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
          <w:p w14:paraId="05D6964E"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
          <w:p w14:paraId="1450E18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D9D9D9" w:themeFill="background1" w:themeFillShade="D9"/>
          </w:tcPr>
          <w:p w14:paraId="7DE83AC0" w14:textId="4D5595AC" w:rsidR="009D512D" w:rsidRPr="00B76E6D" w:rsidRDefault="00AC251D" w:rsidP="00B76E6D">
            <w:pPr>
              <w:spacing w:before="60" w:after="60"/>
              <w:ind w:left="2"/>
              <w:jc w:val="left"/>
              <w:rPr>
                <w:sz w:val="16"/>
                <w:szCs w:val="16"/>
                <w:lang w:val="en-GB"/>
              </w:rPr>
            </w:pPr>
            <w:r w:rsidRPr="00B76E6D">
              <w:rPr>
                <w:rFonts w:eastAsia="Calibri"/>
                <w:b/>
                <w:sz w:val="16"/>
                <w:szCs w:val="16"/>
                <w:lang w:val="en-GB"/>
              </w:rPr>
              <w:t xml:space="preserve">Size </w:t>
            </w:r>
            <w:ins w:id="2007" w:author="Daniel Rohde" w:date="2022-12-20T00:06:00Z">
              <w:r w:rsidR="00F547B2">
                <w:rPr>
                  <w:rFonts w:eastAsia="Calibri"/>
                  <w:b/>
                  <w:sz w:val="16"/>
                  <w:szCs w:val="16"/>
                  <w:lang w:val="en-GB"/>
                </w:rPr>
                <w:t>(bytes)</w:t>
              </w:r>
            </w:ins>
          </w:p>
        </w:tc>
        <w:tc>
          <w:tcPr>
            <w:tcW w:w="0" w:type="auto"/>
            <w:vMerge/>
            <w:tcBorders>
              <w:top w:val="nil"/>
              <w:left w:val="single" w:sz="4" w:space="0" w:color="auto"/>
              <w:bottom w:val="nil"/>
            </w:tcBorders>
            <w:shd w:val="clear" w:color="auto" w:fill="auto"/>
          </w:tcPr>
          <w:p w14:paraId="5122C19F" w14:textId="77777777" w:rsidR="009D512D" w:rsidRPr="00B76E6D" w:rsidRDefault="009D512D" w:rsidP="00B76E6D">
            <w:pPr>
              <w:spacing w:before="60" w:after="60"/>
              <w:jc w:val="left"/>
              <w:rPr>
                <w:sz w:val="16"/>
                <w:szCs w:val="16"/>
                <w:lang w:val="en-GB"/>
              </w:rPr>
            </w:pPr>
          </w:p>
        </w:tc>
        <w:tc>
          <w:tcPr>
            <w:tcW w:w="2209" w:type="dxa"/>
            <w:shd w:val="clear" w:color="auto" w:fill="auto"/>
          </w:tcPr>
          <w:p w14:paraId="3D6AE3ED" w14:textId="3FCDB22B" w:rsidR="009D512D" w:rsidRPr="00B76E6D" w:rsidRDefault="009D512D" w:rsidP="00B76E6D">
            <w:pPr>
              <w:spacing w:before="60" w:after="60"/>
              <w:ind w:left="1"/>
              <w:jc w:val="left"/>
              <w:rPr>
                <w:sz w:val="16"/>
                <w:szCs w:val="16"/>
                <w:lang w:val="en-GB"/>
              </w:rPr>
            </w:pPr>
          </w:p>
        </w:tc>
        <w:tc>
          <w:tcPr>
            <w:tcW w:w="521" w:type="dxa"/>
            <w:shd w:val="clear" w:color="auto" w:fill="auto"/>
          </w:tcPr>
          <w:p w14:paraId="48B6DBE8" w14:textId="77777777" w:rsidR="009D512D" w:rsidRPr="00B76E6D" w:rsidRDefault="009D512D" w:rsidP="00B76E6D">
            <w:pPr>
              <w:spacing w:before="60" w:after="60"/>
              <w:jc w:val="left"/>
              <w:rPr>
                <w:sz w:val="16"/>
                <w:szCs w:val="16"/>
                <w:lang w:val="en-GB"/>
              </w:rPr>
            </w:pPr>
          </w:p>
        </w:tc>
        <w:tc>
          <w:tcPr>
            <w:tcW w:w="1261" w:type="dxa"/>
            <w:shd w:val="clear" w:color="auto" w:fill="auto"/>
          </w:tcPr>
          <w:p w14:paraId="2A1F20D5" w14:textId="5138F0E4" w:rsidR="009D512D" w:rsidRPr="00B76E6D" w:rsidRDefault="009D512D" w:rsidP="00B76E6D">
            <w:pPr>
              <w:spacing w:before="60" w:after="60"/>
              <w:ind w:left="1"/>
              <w:jc w:val="left"/>
              <w:rPr>
                <w:sz w:val="16"/>
                <w:szCs w:val="16"/>
                <w:lang w:val="en-GB"/>
              </w:rPr>
            </w:pPr>
          </w:p>
        </w:tc>
        <w:tc>
          <w:tcPr>
            <w:tcW w:w="779" w:type="dxa"/>
            <w:shd w:val="clear" w:color="auto" w:fill="auto"/>
          </w:tcPr>
          <w:p w14:paraId="073B6526" w14:textId="107E296E" w:rsidR="009D512D" w:rsidRPr="00B76E6D" w:rsidRDefault="009D512D" w:rsidP="00B76E6D">
            <w:pPr>
              <w:spacing w:before="60" w:after="60"/>
              <w:ind w:left="2"/>
              <w:jc w:val="left"/>
              <w:rPr>
                <w:sz w:val="16"/>
                <w:szCs w:val="16"/>
                <w:lang w:val="en-GB"/>
              </w:rPr>
            </w:pPr>
          </w:p>
        </w:tc>
      </w:tr>
      <w:tr w:rsidR="00A14048" w:rsidRPr="008C7844" w14:paraId="077EEB4F" w14:textId="77777777" w:rsidTr="00A14048">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0BB2F3F5" w14:textId="77777777" w:rsidR="009D512D" w:rsidRPr="00B76E6D" w:rsidRDefault="000C0DCE" w:rsidP="00B76E6D">
            <w:pPr>
              <w:spacing w:before="60" w:after="60"/>
              <w:jc w:val="left"/>
              <w:rPr>
                <w:sz w:val="16"/>
                <w:szCs w:val="16"/>
                <w:lang w:val="en-GB"/>
              </w:rPr>
            </w:pPr>
            <w:r w:rsidRPr="00B76E6D">
              <w:rPr>
                <w:rFonts w:eastAsia="Calibri"/>
                <w:sz w:val="16"/>
                <w:szCs w:val="16"/>
                <w:lang w:val="en-GB"/>
              </w:rPr>
              <w:t xml:space="preserve">depth </w:t>
            </w:r>
          </w:p>
        </w:tc>
        <w:tc>
          <w:tcPr>
            <w:tcW w:w="924" w:type="dxa"/>
            <w:tcBorders>
              <w:top w:val="single" w:sz="4" w:space="0" w:color="000000"/>
              <w:left w:val="single" w:sz="4" w:space="0" w:color="000000"/>
              <w:bottom w:val="single" w:sz="4" w:space="0" w:color="000000"/>
              <w:right w:val="nil"/>
            </w:tcBorders>
            <w:shd w:val="clear" w:color="auto" w:fill="auto"/>
          </w:tcPr>
          <w:p w14:paraId="6B45A57D"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69EAA20C"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
          <w:p w14:paraId="69578717"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auto"/>
              <w:bottom w:val="nil"/>
            </w:tcBorders>
            <w:shd w:val="clear" w:color="auto" w:fill="auto"/>
          </w:tcPr>
          <w:p w14:paraId="5DE66A4D" w14:textId="77777777" w:rsidR="009D512D" w:rsidRPr="00B76E6D" w:rsidRDefault="009D512D" w:rsidP="00B76E6D">
            <w:pPr>
              <w:spacing w:before="60" w:after="60"/>
              <w:jc w:val="left"/>
              <w:rPr>
                <w:sz w:val="16"/>
                <w:szCs w:val="16"/>
                <w:lang w:val="en-GB"/>
              </w:rPr>
            </w:pPr>
          </w:p>
        </w:tc>
        <w:tc>
          <w:tcPr>
            <w:tcW w:w="2209" w:type="dxa"/>
            <w:shd w:val="clear" w:color="auto" w:fill="auto"/>
          </w:tcPr>
          <w:p w14:paraId="6B88E9DB" w14:textId="53082931" w:rsidR="009D512D" w:rsidRPr="00B76E6D" w:rsidRDefault="009D512D" w:rsidP="00B76E6D">
            <w:pPr>
              <w:spacing w:before="60" w:after="60"/>
              <w:ind w:left="1"/>
              <w:jc w:val="left"/>
              <w:rPr>
                <w:sz w:val="16"/>
                <w:szCs w:val="16"/>
                <w:lang w:val="en-GB"/>
              </w:rPr>
            </w:pPr>
          </w:p>
        </w:tc>
        <w:tc>
          <w:tcPr>
            <w:tcW w:w="521" w:type="dxa"/>
            <w:shd w:val="clear" w:color="auto" w:fill="auto"/>
          </w:tcPr>
          <w:p w14:paraId="7E80673F" w14:textId="77777777" w:rsidR="009D512D" w:rsidRPr="00B76E6D" w:rsidRDefault="009D512D" w:rsidP="00B76E6D">
            <w:pPr>
              <w:spacing w:before="60" w:after="60"/>
              <w:jc w:val="left"/>
              <w:rPr>
                <w:sz w:val="16"/>
                <w:szCs w:val="16"/>
                <w:lang w:val="en-GB"/>
              </w:rPr>
            </w:pPr>
          </w:p>
        </w:tc>
        <w:tc>
          <w:tcPr>
            <w:tcW w:w="1261" w:type="dxa"/>
            <w:shd w:val="clear" w:color="auto" w:fill="auto"/>
          </w:tcPr>
          <w:p w14:paraId="1F05E349" w14:textId="7B211A88" w:rsidR="009D512D" w:rsidRPr="00B76E6D" w:rsidRDefault="009D512D" w:rsidP="00B76E6D">
            <w:pPr>
              <w:spacing w:before="60" w:after="60"/>
              <w:ind w:left="1"/>
              <w:jc w:val="left"/>
              <w:rPr>
                <w:sz w:val="16"/>
                <w:szCs w:val="16"/>
                <w:lang w:val="en-GB"/>
              </w:rPr>
            </w:pPr>
          </w:p>
        </w:tc>
        <w:tc>
          <w:tcPr>
            <w:tcW w:w="779" w:type="dxa"/>
            <w:shd w:val="clear" w:color="auto" w:fill="auto"/>
          </w:tcPr>
          <w:p w14:paraId="3FED23B0" w14:textId="4003DC86" w:rsidR="009D512D" w:rsidRPr="00B76E6D" w:rsidRDefault="009D512D" w:rsidP="00B76E6D">
            <w:pPr>
              <w:spacing w:before="60" w:after="60"/>
              <w:ind w:left="2"/>
              <w:jc w:val="left"/>
              <w:rPr>
                <w:sz w:val="16"/>
                <w:szCs w:val="16"/>
                <w:lang w:val="en-GB"/>
              </w:rPr>
            </w:pPr>
          </w:p>
        </w:tc>
      </w:tr>
      <w:tr w:rsidR="00A14048" w:rsidRPr="008C7844" w14:paraId="089115D3" w14:textId="77777777" w:rsidTr="00A14048">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2B15FD68" w14:textId="77777777" w:rsidR="009D512D" w:rsidRPr="00B76E6D" w:rsidRDefault="00AD0772" w:rsidP="00B76E6D">
            <w:pPr>
              <w:spacing w:before="60" w:after="60"/>
              <w:jc w:val="left"/>
              <w:rPr>
                <w:sz w:val="16"/>
                <w:szCs w:val="16"/>
                <w:lang w:val="en-GB"/>
              </w:rPr>
            </w:pPr>
            <w:r w:rsidRPr="00B76E6D">
              <w:rPr>
                <w:rFonts w:eastAsia="Calibri"/>
                <w:sz w:val="16"/>
                <w:szCs w:val="16"/>
                <w:lang w:val="en-GB"/>
              </w:rPr>
              <w:t>u</w:t>
            </w:r>
            <w:r w:rsidR="00AC251D" w:rsidRPr="00B76E6D">
              <w:rPr>
                <w:rFonts w:eastAsia="Calibri"/>
                <w:sz w:val="16"/>
                <w:szCs w:val="16"/>
                <w:lang w:val="en-GB"/>
              </w:rPr>
              <w:t xml:space="preserve">ncertainty </w:t>
            </w:r>
          </w:p>
        </w:tc>
        <w:tc>
          <w:tcPr>
            <w:tcW w:w="924" w:type="dxa"/>
            <w:tcBorders>
              <w:top w:val="single" w:sz="4" w:space="0" w:color="000000"/>
              <w:left w:val="single" w:sz="4" w:space="0" w:color="000000"/>
              <w:bottom w:val="single" w:sz="4" w:space="0" w:color="000000"/>
              <w:right w:val="nil"/>
            </w:tcBorders>
            <w:shd w:val="clear" w:color="auto" w:fill="auto"/>
          </w:tcPr>
          <w:p w14:paraId="05A7521B"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7F0588AE"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
          <w:p w14:paraId="1259883B"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auto"/>
              <w:bottom w:val="nil"/>
            </w:tcBorders>
            <w:shd w:val="clear" w:color="auto" w:fill="auto"/>
          </w:tcPr>
          <w:p w14:paraId="0FCBED38" w14:textId="77777777" w:rsidR="009D512D" w:rsidRPr="00B76E6D" w:rsidRDefault="009D512D" w:rsidP="00B76E6D">
            <w:pPr>
              <w:spacing w:before="60" w:after="60"/>
              <w:jc w:val="left"/>
              <w:rPr>
                <w:sz w:val="16"/>
                <w:szCs w:val="16"/>
                <w:lang w:val="en-GB"/>
              </w:rPr>
            </w:pPr>
          </w:p>
        </w:tc>
        <w:tc>
          <w:tcPr>
            <w:tcW w:w="2209" w:type="dxa"/>
            <w:shd w:val="clear" w:color="auto" w:fill="auto"/>
          </w:tcPr>
          <w:p w14:paraId="1D583026" w14:textId="6F2FEA1A" w:rsidR="009D512D" w:rsidRPr="00B76E6D" w:rsidRDefault="009D512D" w:rsidP="00B76E6D">
            <w:pPr>
              <w:spacing w:before="60" w:after="60"/>
              <w:ind w:left="1"/>
              <w:jc w:val="left"/>
              <w:rPr>
                <w:sz w:val="16"/>
                <w:szCs w:val="16"/>
                <w:lang w:val="en-GB"/>
              </w:rPr>
            </w:pPr>
          </w:p>
        </w:tc>
        <w:tc>
          <w:tcPr>
            <w:tcW w:w="521" w:type="dxa"/>
            <w:shd w:val="clear" w:color="auto" w:fill="auto"/>
          </w:tcPr>
          <w:p w14:paraId="5B3BDB20" w14:textId="77777777" w:rsidR="009D512D" w:rsidRPr="00B76E6D" w:rsidRDefault="009D512D" w:rsidP="00B76E6D">
            <w:pPr>
              <w:spacing w:before="60" w:after="60"/>
              <w:jc w:val="left"/>
              <w:rPr>
                <w:sz w:val="16"/>
                <w:szCs w:val="16"/>
                <w:lang w:val="en-GB"/>
              </w:rPr>
            </w:pPr>
          </w:p>
        </w:tc>
        <w:tc>
          <w:tcPr>
            <w:tcW w:w="1261" w:type="dxa"/>
            <w:shd w:val="clear" w:color="auto" w:fill="auto"/>
          </w:tcPr>
          <w:p w14:paraId="225232BE" w14:textId="1C34D717" w:rsidR="009D512D" w:rsidRPr="00B76E6D" w:rsidRDefault="009D512D" w:rsidP="00B76E6D">
            <w:pPr>
              <w:spacing w:before="60" w:after="60"/>
              <w:ind w:left="1"/>
              <w:jc w:val="left"/>
              <w:rPr>
                <w:sz w:val="16"/>
                <w:szCs w:val="16"/>
                <w:lang w:val="en-GB"/>
              </w:rPr>
            </w:pPr>
          </w:p>
        </w:tc>
        <w:tc>
          <w:tcPr>
            <w:tcW w:w="779" w:type="dxa"/>
            <w:shd w:val="clear" w:color="auto" w:fill="auto"/>
          </w:tcPr>
          <w:p w14:paraId="46716DE0" w14:textId="322C59B5" w:rsidR="009D512D" w:rsidRPr="00B76E6D" w:rsidRDefault="009D512D" w:rsidP="00B76E6D">
            <w:pPr>
              <w:spacing w:before="60" w:after="60"/>
              <w:ind w:left="2"/>
              <w:jc w:val="left"/>
              <w:rPr>
                <w:sz w:val="16"/>
                <w:szCs w:val="16"/>
                <w:lang w:val="en-GB"/>
              </w:rPr>
            </w:pPr>
          </w:p>
        </w:tc>
      </w:tr>
      <w:tr w:rsidR="00A14048" w:rsidRPr="008C7844" w14:paraId="6EFF1DB0" w14:textId="77777777" w:rsidTr="00A14048">
        <w:trPr>
          <w:cantSplit/>
          <w:jc w:val="center"/>
        </w:trPr>
        <w:tc>
          <w:tcPr>
            <w:tcW w:w="2488" w:type="dxa"/>
            <w:tcBorders>
              <w:top w:val="single" w:sz="4" w:space="0" w:color="000000"/>
              <w:left w:val="single" w:sz="4" w:space="0" w:color="000000"/>
              <w:bottom w:val="single" w:sz="4" w:space="0" w:color="000000"/>
              <w:right w:val="single" w:sz="4" w:space="0" w:color="000000"/>
            </w:tcBorders>
            <w:shd w:val="clear" w:color="auto" w:fill="auto"/>
          </w:tcPr>
          <w:p w14:paraId="5B04BDAE" w14:textId="04EA8564" w:rsidR="009D512D" w:rsidRPr="00B76E6D" w:rsidRDefault="00695424" w:rsidP="00B76E6D">
            <w:pPr>
              <w:spacing w:before="60" w:after="60"/>
              <w:jc w:val="left"/>
              <w:rPr>
                <w:sz w:val="16"/>
                <w:szCs w:val="16"/>
                <w:lang w:val="en-GB"/>
              </w:rPr>
            </w:pPr>
            <w:r w:rsidRPr="00B76E6D">
              <w:rPr>
                <w:rFonts w:eastAsia="Calibri"/>
                <w:sz w:val="16"/>
                <w:szCs w:val="16"/>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
          <w:p w14:paraId="5FEDB585"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
          <w:p w14:paraId="3D598C1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
          <w:p w14:paraId="2F5FB029"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8 </w:t>
            </w:r>
          </w:p>
        </w:tc>
        <w:tc>
          <w:tcPr>
            <w:tcW w:w="0" w:type="auto"/>
            <w:vMerge/>
            <w:tcBorders>
              <w:top w:val="nil"/>
              <w:left w:val="single" w:sz="4" w:space="0" w:color="auto"/>
            </w:tcBorders>
            <w:shd w:val="clear" w:color="auto" w:fill="auto"/>
          </w:tcPr>
          <w:p w14:paraId="04F5E705" w14:textId="77777777" w:rsidR="009D512D" w:rsidRPr="00B76E6D" w:rsidRDefault="009D512D" w:rsidP="00B76E6D">
            <w:pPr>
              <w:spacing w:before="60" w:after="60"/>
              <w:jc w:val="left"/>
              <w:rPr>
                <w:sz w:val="16"/>
                <w:szCs w:val="16"/>
                <w:lang w:val="en-GB"/>
              </w:rPr>
            </w:pPr>
          </w:p>
        </w:tc>
        <w:tc>
          <w:tcPr>
            <w:tcW w:w="2209" w:type="dxa"/>
            <w:shd w:val="clear" w:color="auto" w:fill="auto"/>
          </w:tcPr>
          <w:p w14:paraId="68AC614A" w14:textId="54A35A36" w:rsidR="009D512D" w:rsidRPr="00B76E6D" w:rsidRDefault="009D512D" w:rsidP="00B76E6D">
            <w:pPr>
              <w:spacing w:before="60" w:after="60"/>
              <w:ind w:left="1"/>
              <w:jc w:val="left"/>
              <w:rPr>
                <w:sz w:val="16"/>
                <w:szCs w:val="16"/>
                <w:lang w:val="en-GB"/>
              </w:rPr>
            </w:pPr>
          </w:p>
        </w:tc>
        <w:tc>
          <w:tcPr>
            <w:tcW w:w="521" w:type="dxa"/>
            <w:shd w:val="clear" w:color="auto" w:fill="auto"/>
          </w:tcPr>
          <w:p w14:paraId="381D2FBF" w14:textId="77777777" w:rsidR="009D512D" w:rsidRPr="00B76E6D" w:rsidRDefault="009D512D" w:rsidP="00B76E6D">
            <w:pPr>
              <w:spacing w:before="60" w:after="60"/>
              <w:jc w:val="left"/>
              <w:rPr>
                <w:sz w:val="16"/>
                <w:szCs w:val="16"/>
                <w:lang w:val="en-GB"/>
              </w:rPr>
            </w:pPr>
          </w:p>
        </w:tc>
        <w:tc>
          <w:tcPr>
            <w:tcW w:w="1261" w:type="dxa"/>
            <w:shd w:val="clear" w:color="auto" w:fill="auto"/>
          </w:tcPr>
          <w:p w14:paraId="52BD8063" w14:textId="6A7A521D" w:rsidR="009D512D" w:rsidRPr="00B76E6D" w:rsidRDefault="009D512D" w:rsidP="00B76E6D">
            <w:pPr>
              <w:spacing w:before="60" w:after="60"/>
              <w:ind w:left="1"/>
              <w:jc w:val="left"/>
              <w:rPr>
                <w:sz w:val="16"/>
                <w:szCs w:val="16"/>
                <w:lang w:val="en-GB"/>
              </w:rPr>
            </w:pPr>
          </w:p>
        </w:tc>
        <w:tc>
          <w:tcPr>
            <w:tcW w:w="779" w:type="dxa"/>
            <w:shd w:val="clear" w:color="auto" w:fill="auto"/>
          </w:tcPr>
          <w:p w14:paraId="4AF3332D" w14:textId="71AD08CF" w:rsidR="009D512D" w:rsidRPr="00B76E6D" w:rsidRDefault="009D512D" w:rsidP="00B76E6D">
            <w:pPr>
              <w:spacing w:before="60" w:after="60"/>
              <w:ind w:left="2"/>
              <w:jc w:val="left"/>
              <w:rPr>
                <w:sz w:val="16"/>
                <w:szCs w:val="16"/>
                <w:lang w:val="en-GB"/>
              </w:rPr>
            </w:pPr>
          </w:p>
        </w:tc>
      </w:tr>
      <w:tr w:rsidR="009D512D" w:rsidRPr="008C7844" w14:paraId="31A9301A"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C22C8B2"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 </w:t>
            </w:r>
          </w:p>
        </w:tc>
        <w:tc>
          <w:tcPr>
            <w:tcW w:w="924" w:type="dxa"/>
            <w:tcBorders>
              <w:top w:val="single" w:sz="4" w:space="0" w:color="000000"/>
              <w:left w:val="nil"/>
              <w:bottom w:val="single" w:sz="4" w:space="0" w:color="000000"/>
              <w:right w:val="nil"/>
            </w:tcBorders>
            <w:shd w:val="clear" w:color="auto" w:fill="auto"/>
          </w:tcPr>
          <w:p w14:paraId="6D7A33E5"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auto"/>
          </w:tcPr>
          <w:p w14:paraId="0425D33A"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auto"/>
          </w:tcPr>
          <w:p w14:paraId="3A251570"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auto"/>
          </w:tcPr>
          <w:p w14:paraId="3BB43A76"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0C33935E" w14:textId="77777777" w:rsidR="009D512D" w:rsidRPr="00B76E6D" w:rsidRDefault="009D512D" w:rsidP="00B76E6D">
            <w:pPr>
              <w:spacing w:before="60" w:after="60"/>
              <w:jc w:val="left"/>
              <w:rPr>
                <w:sz w:val="16"/>
                <w:szCs w:val="16"/>
                <w:lang w:val="en-GB"/>
              </w:rPr>
            </w:pPr>
          </w:p>
        </w:tc>
      </w:tr>
      <w:tr w:rsidR="009D512D" w:rsidRPr="008C7844" w14:paraId="0567AFF2"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42A71CB4"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Sizes (bytes) </w:t>
            </w:r>
          </w:p>
        </w:tc>
        <w:tc>
          <w:tcPr>
            <w:tcW w:w="924" w:type="dxa"/>
            <w:tcBorders>
              <w:top w:val="single" w:sz="4" w:space="0" w:color="000000"/>
              <w:left w:val="nil"/>
              <w:bottom w:val="single" w:sz="4" w:space="0" w:color="000000"/>
              <w:right w:val="nil"/>
            </w:tcBorders>
            <w:shd w:val="clear" w:color="auto" w:fill="D9D9D9" w:themeFill="background1" w:themeFillShade="D9"/>
          </w:tcPr>
          <w:p w14:paraId="2004F544"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D9D9D9" w:themeFill="background1" w:themeFillShade="D9"/>
          </w:tcPr>
          <w:p w14:paraId="7941FD4D"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D9D9D9" w:themeFill="background1" w:themeFillShade="D9"/>
          </w:tcPr>
          <w:p w14:paraId="739F7DBD"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D9D9D9" w:themeFill="background1" w:themeFillShade="D9"/>
          </w:tcPr>
          <w:p w14:paraId="48A7A4C9"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626986DD" w14:textId="77777777" w:rsidR="009D512D" w:rsidRPr="00B76E6D" w:rsidRDefault="009D512D" w:rsidP="00B76E6D">
            <w:pPr>
              <w:spacing w:before="60" w:after="60"/>
              <w:jc w:val="left"/>
              <w:rPr>
                <w:sz w:val="16"/>
                <w:szCs w:val="16"/>
                <w:lang w:val="en-GB"/>
              </w:rPr>
            </w:pPr>
          </w:p>
        </w:tc>
      </w:tr>
      <w:tr w:rsidR="009D512D" w:rsidRPr="008C7844" w14:paraId="60BD0AD4"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75D57A5A"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KB </w:t>
            </w:r>
          </w:p>
        </w:tc>
        <w:tc>
          <w:tcPr>
            <w:tcW w:w="924" w:type="dxa"/>
            <w:tcBorders>
              <w:top w:val="single" w:sz="4" w:space="0" w:color="000000"/>
              <w:left w:val="nil"/>
              <w:bottom w:val="single" w:sz="4" w:space="0" w:color="000000"/>
              <w:right w:val="single" w:sz="4" w:space="0" w:color="000000"/>
            </w:tcBorders>
            <w:shd w:val="clear" w:color="auto" w:fill="D9D9D9" w:themeFill="background1" w:themeFillShade="D9"/>
          </w:tcPr>
          <w:p w14:paraId="19C3CBAE"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6984CB"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MB </w:t>
            </w:r>
          </w:p>
        </w:tc>
        <w:tc>
          <w:tcPr>
            <w:tcW w:w="2697" w:type="dxa"/>
            <w:gridSpan w:val="2"/>
            <w:tcBorders>
              <w:top w:val="single" w:sz="4" w:space="0" w:color="000000"/>
              <w:left w:val="nil"/>
              <w:bottom w:val="single" w:sz="4" w:space="0" w:color="000000"/>
              <w:right w:val="single" w:sz="4" w:space="0" w:color="000000"/>
            </w:tcBorders>
            <w:shd w:val="clear" w:color="auto" w:fill="D9D9D9" w:themeFill="background1" w:themeFillShade="D9"/>
          </w:tcPr>
          <w:p w14:paraId="76180429"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12647D60"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342A95AE" w14:textId="77777777" w:rsidR="009D512D" w:rsidRPr="00B76E6D" w:rsidRDefault="009D512D" w:rsidP="00B76E6D">
            <w:pPr>
              <w:spacing w:before="60" w:after="60"/>
              <w:jc w:val="left"/>
              <w:rPr>
                <w:sz w:val="16"/>
                <w:szCs w:val="16"/>
                <w:lang w:val="en-GB"/>
              </w:rPr>
            </w:pPr>
          </w:p>
        </w:tc>
      </w:tr>
      <w:tr w:rsidR="009D512D" w:rsidRPr="008C7844" w14:paraId="20A64BEE"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F553FF4"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1,024 </w:t>
            </w:r>
          </w:p>
        </w:tc>
        <w:tc>
          <w:tcPr>
            <w:tcW w:w="924" w:type="dxa"/>
            <w:tcBorders>
              <w:top w:val="single" w:sz="4" w:space="0" w:color="000000"/>
              <w:left w:val="nil"/>
              <w:bottom w:val="single" w:sz="4" w:space="0" w:color="000000"/>
              <w:right w:val="single" w:sz="4" w:space="0" w:color="000000"/>
            </w:tcBorders>
            <w:shd w:val="clear" w:color="auto" w:fill="auto"/>
          </w:tcPr>
          <w:p w14:paraId="148364C9"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FBE3123"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1,048,576 </w:t>
            </w:r>
          </w:p>
        </w:tc>
        <w:tc>
          <w:tcPr>
            <w:tcW w:w="2697" w:type="dxa"/>
            <w:gridSpan w:val="2"/>
            <w:tcBorders>
              <w:top w:val="single" w:sz="4" w:space="0" w:color="000000"/>
              <w:left w:val="nil"/>
              <w:bottom w:val="single" w:sz="4" w:space="0" w:color="000000"/>
              <w:right w:val="single" w:sz="4" w:space="0" w:color="000000"/>
            </w:tcBorders>
            <w:shd w:val="clear" w:color="auto" w:fill="auto"/>
          </w:tcPr>
          <w:p w14:paraId="0E6FD573"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735C460F"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
          <w:p w14:paraId="35F8B0E0" w14:textId="77777777" w:rsidR="009D512D" w:rsidRPr="00B76E6D" w:rsidRDefault="009D512D" w:rsidP="00B76E6D">
            <w:pPr>
              <w:spacing w:before="60" w:after="60"/>
              <w:jc w:val="left"/>
              <w:rPr>
                <w:sz w:val="16"/>
                <w:szCs w:val="16"/>
                <w:lang w:val="en-GB"/>
              </w:rPr>
            </w:pPr>
          </w:p>
        </w:tc>
      </w:tr>
      <w:tr w:rsidR="009D512D" w:rsidRPr="008C7844" w14:paraId="190C4854"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26BBB909" w14:textId="6A843E7D" w:rsidR="009D512D" w:rsidRPr="00B76E6D" w:rsidRDefault="00695424" w:rsidP="00B76E6D">
            <w:pPr>
              <w:spacing w:before="60" w:after="60"/>
              <w:jc w:val="left"/>
              <w:rPr>
                <w:sz w:val="16"/>
                <w:szCs w:val="16"/>
                <w:lang w:val="en-GB"/>
              </w:rPr>
            </w:pPr>
            <w:r w:rsidRPr="00B76E6D">
              <w:rPr>
                <w:rFonts w:eastAsia="Calibri"/>
                <w:sz w:val="16"/>
                <w:szCs w:val="16"/>
                <w:lang w:val="en-GB"/>
              </w:rPr>
              <w:t xml:space="preserve"> </w:t>
            </w:r>
          </w:p>
        </w:tc>
        <w:tc>
          <w:tcPr>
            <w:tcW w:w="3789" w:type="dxa"/>
            <w:gridSpan w:val="4"/>
            <w:tcBorders>
              <w:top w:val="single" w:sz="4" w:space="0" w:color="000000"/>
              <w:left w:val="nil"/>
              <w:bottom w:val="single" w:sz="4" w:space="0" w:color="000000"/>
              <w:right w:val="nil"/>
            </w:tcBorders>
            <w:shd w:val="clear" w:color="auto" w:fill="auto"/>
          </w:tcPr>
          <w:p w14:paraId="0AB6645E"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12351250" w14:textId="77777777" w:rsidR="009D512D" w:rsidRPr="00B76E6D" w:rsidRDefault="009D512D" w:rsidP="00B76E6D">
            <w:pPr>
              <w:spacing w:before="60" w:after="60"/>
              <w:jc w:val="left"/>
              <w:rPr>
                <w:sz w:val="16"/>
                <w:szCs w:val="16"/>
                <w:lang w:val="en-GB"/>
              </w:rPr>
            </w:pPr>
          </w:p>
        </w:tc>
      </w:tr>
      <w:tr w:rsidR="009D512D" w:rsidRPr="008C7844" w14:paraId="48B86B42"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3F7A0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File Options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2938811C"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77BDD59A" w14:textId="77777777" w:rsidR="009D512D" w:rsidRPr="00B76E6D" w:rsidRDefault="009D512D" w:rsidP="00B76E6D">
            <w:pPr>
              <w:spacing w:before="60" w:after="60"/>
              <w:jc w:val="left"/>
              <w:rPr>
                <w:sz w:val="16"/>
                <w:szCs w:val="16"/>
                <w:lang w:val="en-GB"/>
              </w:rPr>
            </w:pPr>
          </w:p>
        </w:tc>
      </w:tr>
      <w:tr w:rsidR="003A54A7" w:rsidRPr="008C7844" w14:paraId="162B8038"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F7959F"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Max Size Options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E8C4477" w14:textId="7A423E18" w:rsidR="003A54A7" w:rsidRPr="00B76E6D" w:rsidRDefault="003A54A7" w:rsidP="00B76E6D">
            <w:pPr>
              <w:spacing w:before="60" w:after="60"/>
              <w:ind w:left="1"/>
              <w:jc w:val="left"/>
              <w:rPr>
                <w:sz w:val="16"/>
                <w:szCs w:val="16"/>
                <w:lang w:val="en-GB"/>
              </w:rPr>
            </w:pPr>
            <w:r w:rsidRPr="00B76E6D">
              <w:rPr>
                <w:rFonts w:eastAsia="Calibri"/>
                <w:sz w:val="16"/>
                <w:szCs w:val="16"/>
                <w:lang w:val="en-GB"/>
              </w:rPr>
              <w:t>10</w:t>
            </w:r>
          </w:p>
        </w:tc>
      </w:tr>
      <w:tr w:rsidR="003A54A7" w:rsidRPr="008C7844" w14:paraId="5C43B0EE"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2A8E8"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Header Size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2D3819D4" w14:textId="1064A07B" w:rsidR="003A54A7" w:rsidRPr="00B76E6D" w:rsidRDefault="003A54A7" w:rsidP="00B76E6D">
            <w:pPr>
              <w:spacing w:before="60" w:after="60"/>
              <w:ind w:left="1"/>
              <w:jc w:val="left"/>
              <w:rPr>
                <w:sz w:val="16"/>
                <w:szCs w:val="16"/>
                <w:lang w:val="en-GB"/>
              </w:rPr>
            </w:pPr>
            <w:r w:rsidRPr="00B76E6D">
              <w:rPr>
                <w:rFonts w:eastAsia="Calibri"/>
                <w:sz w:val="16"/>
                <w:szCs w:val="16"/>
                <w:lang w:val="en-GB"/>
              </w:rPr>
              <w:t xml:space="preserve">3 </w:t>
            </w:r>
          </w:p>
        </w:tc>
      </w:tr>
      <w:tr w:rsidR="009D512D" w:rsidRPr="008C7844" w14:paraId="17C62789" w14:textId="77777777" w:rsidTr="00A26A75">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6A2CD2AB" w14:textId="77777777" w:rsidR="009D512D" w:rsidRPr="00B76E6D" w:rsidRDefault="00A97C0C" w:rsidP="00B76E6D">
            <w:pPr>
              <w:spacing w:before="60" w:after="60"/>
              <w:jc w:val="left"/>
              <w:rPr>
                <w:sz w:val="16"/>
                <w:szCs w:val="16"/>
                <w:lang w:val="en-GB"/>
              </w:rPr>
            </w:pPr>
            <w:proofErr w:type="spellStart"/>
            <w:r w:rsidRPr="00B76E6D">
              <w:rPr>
                <w:rFonts w:eastAsia="Calibri"/>
                <w:b/>
                <w:i/>
                <w:sz w:val="16"/>
                <w:szCs w:val="16"/>
                <w:lang w:val="en-GB"/>
              </w:rPr>
              <w:t>BathymetryCoverage</w:t>
            </w:r>
            <w:proofErr w:type="spellEnd"/>
            <w:r w:rsidR="00AC251D" w:rsidRPr="00B76E6D">
              <w:rPr>
                <w:rFonts w:eastAsia="Calibri"/>
                <w:b/>
                <w:i/>
                <w:sz w:val="16"/>
                <w:szCs w:val="16"/>
                <w:lang w:val="en-GB"/>
              </w:rPr>
              <w:t xml:space="preserve"> Size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549AD98A"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539860CB" w14:textId="77777777" w:rsidR="009D512D" w:rsidRPr="00B76E6D" w:rsidRDefault="009D512D" w:rsidP="00B76E6D">
            <w:pPr>
              <w:spacing w:before="60" w:after="60"/>
              <w:jc w:val="left"/>
              <w:rPr>
                <w:sz w:val="16"/>
                <w:szCs w:val="16"/>
                <w:lang w:val="en-GB"/>
              </w:rPr>
            </w:pPr>
          </w:p>
        </w:tc>
      </w:tr>
      <w:tr w:rsidR="003A54A7" w:rsidRPr="008C7844" w14:paraId="7C4E37E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E779CE" w14:textId="77777777" w:rsidR="003A54A7" w:rsidRPr="00B76E6D" w:rsidRDefault="003A54A7" w:rsidP="00B76E6D">
            <w:pPr>
              <w:spacing w:before="60" w:after="60"/>
              <w:jc w:val="left"/>
              <w:rPr>
                <w:sz w:val="16"/>
                <w:szCs w:val="16"/>
                <w:lang w:val="en-GB"/>
              </w:rPr>
            </w:pP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w:t>
            </w:r>
            <w:proofErr w:type="gramStart"/>
            <w:r w:rsidRPr="00B76E6D">
              <w:rPr>
                <w:rFonts w:eastAsia="Calibri"/>
                <w:b/>
                <w:sz w:val="16"/>
                <w:szCs w:val="16"/>
                <w:lang w:val="en-GB"/>
              </w:rPr>
              <w:t>Size(</w:t>
            </w:r>
            <w:proofErr w:type="gramEnd"/>
            <w:r w:rsidRPr="00B76E6D">
              <w:rPr>
                <w:rFonts w:eastAsia="Calibri"/>
                <w:b/>
                <w:sz w:val="16"/>
                <w:szCs w:val="16"/>
                <w:lang w:val="en-GB"/>
              </w:rPr>
              <w:t xml:space="preserve">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72CB4CCD" w14:textId="1CA71B0B" w:rsidR="003A54A7" w:rsidRPr="00B76E6D" w:rsidRDefault="003A54A7" w:rsidP="00B76E6D">
            <w:pPr>
              <w:spacing w:before="60" w:after="60"/>
              <w:ind w:left="1"/>
              <w:jc w:val="left"/>
              <w:rPr>
                <w:sz w:val="16"/>
                <w:szCs w:val="16"/>
                <w:lang w:val="en-GB"/>
              </w:rPr>
            </w:pPr>
            <w:r w:rsidRPr="00B76E6D">
              <w:rPr>
                <w:rFonts w:eastAsia="Calibri"/>
                <w:sz w:val="16"/>
                <w:szCs w:val="16"/>
                <w:lang w:val="en-GB"/>
              </w:rPr>
              <w:t>7</w:t>
            </w:r>
          </w:p>
        </w:tc>
      </w:tr>
      <w:tr w:rsidR="003A54A7" w:rsidRPr="008C7844" w14:paraId="44C8B75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C37441"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Total Number of </w:t>
            </w: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Records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584406E0" w14:textId="17A80DDA" w:rsidR="003A54A7" w:rsidRPr="00B76E6D" w:rsidRDefault="003A54A7" w:rsidP="00B76E6D">
            <w:pPr>
              <w:spacing w:before="60" w:after="60"/>
              <w:ind w:left="1"/>
              <w:jc w:val="left"/>
              <w:rPr>
                <w:sz w:val="16"/>
                <w:szCs w:val="16"/>
                <w:lang w:val="en-GB"/>
              </w:rPr>
            </w:pPr>
            <w:r w:rsidRPr="00B76E6D">
              <w:rPr>
                <w:rFonts w:eastAsia="Calibri"/>
                <w:sz w:val="16"/>
                <w:szCs w:val="16"/>
                <w:lang w:val="en-GB"/>
              </w:rPr>
              <w:t>366,902</w:t>
            </w:r>
          </w:p>
        </w:tc>
      </w:tr>
      <w:tr w:rsidR="003A54A7" w:rsidRPr="008C7844" w14:paraId="50B0B81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2E30A9"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Square Dimensions (</w:t>
            </w: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FF6232F" w14:textId="7F631DFA" w:rsidR="003A54A7" w:rsidRPr="00B76E6D" w:rsidRDefault="003A54A7" w:rsidP="00A26A75">
            <w:pPr>
              <w:spacing w:before="60" w:after="60"/>
              <w:jc w:val="left"/>
              <w:rPr>
                <w:sz w:val="16"/>
                <w:szCs w:val="16"/>
                <w:lang w:val="en-GB"/>
              </w:rPr>
            </w:pPr>
            <w:r w:rsidRPr="00B76E6D">
              <w:rPr>
                <w:rFonts w:eastAsia="Calibri"/>
                <w:sz w:val="16"/>
                <w:szCs w:val="16"/>
                <w:lang w:val="en-GB"/>
              </w:rPr>
              <w:t xml:space="preserve">606 </w:t>
            </w:r>
          </w:p>
        </w:tc>
      </w:tr>
    </w:tbl>
    <w:p w14:paraId="26930121" w14:textId="5328423B"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0A23F27C" w:rsidR="009D512D" w:rsidRPr="008C7844" w:rsidRDefault="00D575DD">
      <w:pPr>
        <w:spacing w:after="62" w:line="259" w:lineRule="auto"/>
        <w:jc w:val="left"/>
        <w:rPr>
          <w:lang w:val="en-GB"/>
        </w:rPr>
      </w:pPr>
      <w:r>
        <w:rPr>
          <w:lang w:val="de-DE"/>
          <w:rPrChange w:id="2008" w:author="Daniel Rohde" w:date="2022-12-20T00:06:00Z">
            <w:rPr>
              <w:lang w:val="fr-FR"/>
            </w:rPr>
          </w:rPrChange>
        </w:rPr>
        <w:lastRenderedPageBreak/>
        <mc:AlternateContent>
          <mc:Choice Requires="wpg">
            <w:drawing>
              <wp:anchor distT="0" distB="0" distL="114300" distR="114300" simplePos="0" relativeHeight="251652608" behindDoc="0" locked="0" layoutInCell="1" allowOverlap="1" wp14:anchorId="64669DAE" wp14:editId="201A2530">
                <wp:simplePos x="0" y="0"/>
                <wp:positionH relativeFrom="column">
                  <wp:posOffset>939800</wp:posOffset>
                </wp:positionH>
                <wp:positionV relativeFrom="paragraph">
                  <wp:posOffset>196850</wp:posOffset>
                </wp:positionV>
                <wp:extent cx="3716655" cy="3722370"/>
                <wp:effectExtent l="0" t="0" r="17145" b="49530"/>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6655" cy="3722370"/>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8552B4" w:rsidRDefault="008552B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669DAE" id="Group 278883" o:spid="_x0000_s1061" style="position:absolute;margin-left:74pt;margin-top:15.5pt;width:292.65pt;height:293.1pt;z-index:251652608;mso-width-relative:margin;mso-height-relative:margin" coordsize="38906,3882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Lp9ePydEAAAnRAAAFQAAAGRycy9tZWRpYS9pbWFnZTIu&#13;&#10;anBlZ//Y/+AAEEpGSUYAAQEBAGAAYAAA/9sAQwAIBgYHBgUIBwcHCQkICgwUDQwLCwwZEhMPFB0a&#13;&#10;Hx4dGhwcICQuJyAiLCMcHCg3KSwwMTQ0NB8nOT04MjwuMzQy/9sAQwEJCQkMCwwYDQ0YMiEcITIy&#13;&#10;MjIyMjIyMjIyMjIyMjIyMjIyMjIyMjIyMjIyMjIyMjIyMjIyMjIyMjIyMjIyMjIy/8AAEQgBgAGA&#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">
                <v:rect id="Rectangle 46345" o:spid="_x0000_s1062" style="position:absolute;left:38554;top:37409;width:468;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" filled="f" stroked="f">
                  <v:textbox inset="0,0,0,0">
                    <w:txbxContent>
                      <w:p w14:paraId="54F83025" w14:textId="77777777" w:rsidR="008552B4" w:rsidRDefault="008552B4">
                        <w:pPr>
                          <w:spacing w:after="160" w:line="259" w:lineRule="auto"/>
                          <w:jc w:val="left"/>
                        </w:pPr>
                        <w:r>
                          <w:t xml:space="preserve"> </w:t>
                        </w:r>
                      </w:p>
                    </w:txbxContent>
                  </v:textbox>
                </v:rect>
                <v:shape id="Picture 46358" o:spid="_x0000_s1063" type="#_x0000_t75" style="position:absolute;width:38404;height:38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">
                  <v:imagedata r:id="rId107" o:title=""/>
                </v:shape>
                <v:shape id="Picture 46360" o:spid="_x0000_s1064" type="#_x0000_t75" style="position:absolute;left:640;top:640;width:36576;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">
                  <v:imagedata r:id="rId108" o:title=""/>
                </v:shape>
                <v:shape id="Shape 46361" o:spid="_x0000_s1065" style="position:absolute;left:449;top:449;width:36957;height:36957;visibility:visible;mso-wrap-style:square;v-text-anchor:top" coordsize="3695700,3695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&#13;&#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00AC251D" w:rsidRPr="008C7844">
        <w:rPr>
          <w:lang w:val="en-GB"/>
        </w:rPr>
        <w:t xml:space="preserve"> </w:t>
      </w:r>
    </w:p>
    <w:p w14:paraId="23A94D4E" w14:textId="3341CDE8" w:rsidR="009D512D" w:rsidRPr="00A26A75" w:rsidRDefault="00A26A75" w:rsidP="00A26A75">
      <w:pPr>
        <w:pStyle w:val="Caption"/>
        <w:spacing w:before="120" w:after="120"/>
        <w:jc w:val="center"/>
        <w:rPr>
          <w:bCs/>
          <w:i w:val="0"/>
          <w:color w:val="auto"/>
          <w:sz w:val="20"/>
          <w:szCs w:val="20"/>
          <w:lang w:val="en-GB"/>
        </w:rPr>
      </w:pPr>
      <w:r w:rsidRPr="00A26A75">
        <w:rPr>
          <w:i w:val="0"/>
          <w:color w:val="auto"/>
          <w:sz w:val="20"/>
          <w:szCs w:val="20"/>
        </w:rPr>
        <w:t>Figure E</w:t>
      </w:r>
      <w:r>
        <w:rPr>
          <w:i w:val="0"/>
          <w:color w:val="auto"/>
          <w:sz w:val="20"/>
          <w:szCs w:val="20"/>
        </w:rPr>
        <w:t>-</w:t>
      </w:r>
      <w:r w:rsidRPr="00A26A75">
        <w:rPr>
          <w:i w:val="0"/>
          <w:color w:val="auto"/>
          <w:sz w:val="20"/>
          <w:szCs w:val="20"/>
        </w:rPr>
        <w:fldChar w:fldCharType="begin"/>
      </w:r>
      <w:r w:rsidRPr="00A26A75">
        <w:rPr>
          <w:i w:val="0"/>
          <w:color w:val="auto"/>
          <w:sz w:val="20"/>
          <w:szCs w:val="20"/>
        </w:rPr>
        <w:instrText xml:space="preserve"> SEQ Figure_E \* ARABIC </w:instrText>
      </w:r>
      <w:r w:rsidRPr="00A26A75">
        <w:rPr>
          <w:i w:val="0"/>
          <w:color w:val="auto"/>
          <w:sz w:val="20"/>
          <w:szCs w:val="20"/>
        </w:rPr>
        <w:fldChar w:fldCharType="separate"/>
      </w:r>
      <w:r w:rsidR="00D55292">
        <w:rPr>
          <w:i w:val="0"/>
          <w:noProof/>
          <w:color w:val="auto"/>
          <w:sz w:val="20"/>
          <w:szCs w:val="20"/>
        </w:rPr>
        <w:t>1</w:t>
      </w:r>
      <w:r w:rsidRPr="00A26A75">
        <w:rPr>
          <w:i w:val="0"/>
          <w:color w:val="auto"/>
          <w:sz w:val="20"/>
          <w:szCs w:val="20"/>
          <w:lang w:val="en-GB"/>
        </w:rPr>
        <w:fldChar w:fldCharType="end"/>
      </w:r>
      <w:r w:rsidRPr="00A26A75">
        <w:rPr>
          <w:i w:val="0"/>
          <w:color w:val="auto"/>
          <w:sz w:val="20"/>
          <w:szCs w:val="20"/>
        </w:rPr>
        <w:t xml:space="preserve"> </w:t>
      </w:r>
      <w:r>
        <w:rPr>
          <w:i w:val="0"/>
          <w:color w:val="auto"/>
          <w:sz w:val="20"/>
          <w:szCs w:val="20"/>
        </w:rPr>
        <w:t>–</w:t>
      </w:r>
      <w:r w:rsidRPr="00A26A75">
        <w:rPr>
          <w:i w:val="0"/>
          <w:color w:val="auto"/>
          <w:sz w:val="20"/>
          <w:szCs w:val="20"/>
        </w:rPr>
        <w:t xml:space="preserve"> Informative grid extents for a 10 MB Uncompressed Dataset</w:t>
      </w:r>
      <w:r w:rsidRPr="00A26A75" w:rsidDel="00D575DD">
        <w:rPr>
          <w:bCs/>
          <w:i w:val="0"/>
          <w:color w:val="auto"/>
          <w:sz w:val="20"/>
          <w:szCs w:val="20"/>
        </w:rPr>
        <w:t xml:space="preserve"> </w:t>
      </w:r>
    </w:p>
    <w:p w14:paraId="033E20B4" w14:textId="27EBFF00" w:rsidR="009D512D" w:rsidRPr="008C7844" w:rsidRDefault="00AC251D" w:rsidP="00A26A75">
      <w:pPr>
        <w:spacing w:after="0" w:line="259" w:lineRule="auto"/>
        <w:ind w:left="2076"/>
        <w:jc w:val="left"/>
        <w:rPr>
          <w:b/>
          <w:i/>
          <w:sz w:val="18"/>
          <w:szCs w:val="18"/>
          <w:lang w:val="en-GB"/>
        </w:rPr>
      </w:pPr>
      <w:r w:rsidRPr="008C7844">
        <w:rPr>
          <w:lang w:val="en-GB"/>
        </w:rPr>
        <w:t xml:space="preserve"> </w:t>
      </w:r>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77E3B9AF" w14:textId="77777777" w:rsidR="00E9721B" w:rsidRPr="008C7844" w:rsidRDefault="00E9721B" w:rsidP="00DC1FE6">
      <w:pPr>
        <w:pStyle w:val="Style5"/>
        <w:tabs>
          <w:tab w:val="center" w:pos="3119"/>
        </w:tabs>
        <w:spacing w:before="120" w:after="200"/>
        <w:ind w:left="0" w:right="1251" w:firstLine="0"/>
        <w:rPr>
          <w:sz w:val="24"/>
          <w:szCs w:val="24"/>
          <w:lang w:val="en-GB"/>
        </w:rPr>
      </w:pPr>
      <w:bookmarkStart w:id="2009" w:name="_Ref66117675"/>
      <w:bookmarkStart w:id="2010" w:name="_Toc105509809"/>
      <w:r w:rsidRPr="008C7844">
        <w:rPr>
          <w:sz w:val="24"/>
          <w:szCs w:val="24"/>
          <w:lang w:val="en-GB"/>
        </w:rPr>
        <w:lastRenderedPageBreak/>
        <w:t>S-102 Gridding Methods</w:t>
      </w:r>
      <w:bookmarkEnd w:id="2009"/>
      <w:bookmarkEnd w:id="2010"/>
    </w:p>
    <w:p w14:paraId="765755D3" w14:textId="28A18922"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w:t>
      </w:r>
      <w:r w:rsidR="00695424">
        <w:rPr>
          <w:lang w:val="en-GB"/>
        </w:rPr>
        <w:t xml:space="preserve"> </w:t>
      </w:r>
    </w:p>
    <w:p w14:paraId="0F84652F" w14:textId="297FAE18"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proofErr w:type="spellStart"/>
      <w:r w:rsidRPr="008C7844">
        <w:rPr>
          <w:b/>
          <w:lang w:val="en-GB"/>
        </w:rPr>
        <w:t>Shoalest</w:t>
      </w:r>
      <w:proofErr w:type="spellEnd"/>
      <w:r w:rsidRPr="008C7844">
        <w:rPr>
          <w:b/>
          <w:lang w:val="en-GB"/>
        </w:rPr>
        <w:t xml:space="preserve"> Depth</w:t>
      </w:r>
      <w:r w:rsidRPr="008C7844">
        <w:rPr>
          <w:lang w:val="en-GB"/>
        </w:rPr>
        <w:t xml:space="preserve"> algorithm examines depth estimates within a specific area of influence and assigns</w:t>
      </w:r>
      <w:r w:rsidR="00334A83">
        <w:rPr>
          <w:lang w:val="en-GB"/>
        </w:rPr>
        <w:t xml:space="preserve"> </w:t>
      </w:r>
      <w:r w:rsidRPr="008C7844">
        <w:rPr>
          <w:lang w:val="en-GB"/>
        </w:rPr>
        <w:t>the</w:t>
      </w:r>
      <w:r w:rsidR="00334A83">
        <w:rPr>
          <w:lang w:val="en-GB"/>
        </w:rPr>
        <w:t xml:space="preserve"> </w:t>
      </w:r>
      <w:proofErr w:type="spellStart"/>
      <w:r w:rsidRPr="008C7844">
        <w:rPr>
          <w:lang w:val="en-GB"/>
        </w:rPr>
        <w:t>shoalest</w:t>
      </w:r>
      <w:proofErr w:type="spellEnd"/>
      <w:r w:rsidRPr="008C7844">
        <w:rPr>
          <w:lang w:val="en-GB"/>
        </w:rPr>
        <w:t xml:space="preserve"> value to the nodal position. The resulting surface represents the shallowest depths across a given area.</w:t>
      </w:r>
      <w:r w:rsidR="00695424">
        <w:rPr>
          <w:lang w:val="en-GB"/>
        </w:rPr>
        <w:t xml:space="preserve"> </w:t>
      </w:r>
    </w:p>
    <w:p w14:paraId="652A7458" w14:textId="6D365574"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w:t>
      </w:r>
      <w:r w:rsidR="00695424">
        <w:rPr>
          <w:lang w:val="en-GB"/>
        </w:rPr>
        <w:t xml:space="preserve"> </w:t>
      </w:r>
    </w:p>
    <w:p w14:paraId="28BE3D9F" w14:textId="77777777" w:rsidR="009D512D" w:rsidRPr="00334A83" w:rsidRDefault="00AC251D" w:rsidP="00DC1FE6">
      <w:pPr>
        <w:pStyle w:val="ListParagraph"/>
        <w:numPr>
          <w:ilvl w:val="0"/>
          <w:numId w:val="35"/>
        </w:numPr>
        <w:spacing w:after="120"/>
        <w:ind w:left="357" w:hanging="357"/>
        <w:contextualSpacing w:val="0"/>
        <w:rPr>
          <w:lang w:val="en-GB"/>
        </w:rPr>
      </w:pPr>
      <w:r w:rsidRPr="00A14048">
        <w:rPr>
          <w:lang w:val="en-GB"/>
          <w:rPrChange w:id="2011" w:author="Daniel Rohde" w:date="2022-12-20T00:06:00Z">
            <w:rPr>
              <w:i/>
              <w:lang w:val="en-GB"/>
            </w:rPr>
          </w:rPrChange>
        </w:rPr>
        <w:t xml:space="preserve">Note: TPU is a measure of the expected accuracy of the depth estimate when all relevant error/uncertainty sources have been considered. </w:t>
      </w:r>
    </w:p>
    <w:p w14:paraId="254EB496" w14:textId="38D436FF"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and associated total propagated uncertainty for each contributing depth estimate to compute one or many hypotheses for an area of interest. The resulting hypotheses are used to estimate statistical representative depths at each nodal position.</w:t>
      </w:r>
      <w:r w:rsidR="00695424">
        <w:rPr>
          <w:lang w:val="en-GB"/>
        </w:rPr>
        <w:t xml:space="preserve"> </w:t>
      </w:r>
    </w:p>
    <w:p w14:paraId="57729E54" w14:textId="1A72FC34"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w:t>
      </w:r>
      <w:r w:rsidR="00695424">
        <w:rPr>
          <w:lang w:val="en-GB"/>
        </w:rPr>
        <w:t xml:space="preserve">  </w:t>
      </w:r>
    </w:p>
    <w:p w14:paraId="6330F36D" w14:textId="77777777" w:rsidR="009D512D" w:rsidRPr="008C7844" w:rsidRDefault="00AC251D" w:rsidP="00DC1FE6">
      <w:pPr>
        <w:pStyle w:val="ListParagraph"/>
        <w:numPr>
          <w:ilvl w:val="0"/>
          <w:numId w:val="35"/>
        </w:numPr>
        <w:spacing w:after="120"/>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29524149"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w:t>
      </w:r>
      <w:proofErr w:type="gramStart"/>
      <w:r w:rsidRPr="008C7844">
        <w:rPr>
          <w:lang w:val="en-GB"/>
        </w:rPr>
        <w:t>data, but</w:t>
      </w:r>
      <w:proofErr w:type="gramEnd"/>
      <w:r w:rsidRPr="008C7844">
        <w:rPr>
          <w:lang w:val="en-GB"/>
        </w:rPr>
        <w:t xml:space="preserve"> does not work well when there is no discernible trend within the data set.</w:t>
      </w:r>
      <w:r w:rsidR="00695424">
        <w:rPr>
          <w:lang w:val="en-GB"/>
        </w:rPr>
        <w:t xml:space="preserve">  </w:t>
      </w:r>
    </w:p>
    <w:p w14:paraId="1D0B86E7" w14:textId="539F6376" w:rsidR="009D512D" w:rsidRPr="008C7844" w:rsidRDefault="00AC251D" w:rsidP="00DC1FE6">
      <w:pPr>
        <w:pStyle w:val="ListParagraph"/>
        <w:numPr>
          <w:ilvl w:val="0"/>
          <w:numId w:val="35"/>
        </w:numPr>
        <w:spacing w:after="120"/>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w:t>
      </w:r>
      <w:r w:rsidR="00695424">
        <w:rPr>
          <w:lang w:val="en-GB"/>
        </w:rPr>
        <w:t xml:space="preserve"> </w:t>
      </w:r>
    </w:p>
    <w:p w14:paraId="5E43120D" w14:textId="30A21DCC" w:rsidR="009D512D" w:rsidRPr="008C7844" w:rsidRDefault="00AC251D" w:rsidP="00DC1FE6">
      <w:pPr>
        <w:pStyle w:val="ListParagraph"/>
        <w:numPr>
          <w:ilvl w:val="0"/>
          <w:numId w:val="35"/>
        </w:numPr>
        <w:spacing w:after="120"/>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w:t>
      </w:r>
      <w:r w:rsidR="00695424">
        <w:rPr>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DC1FE6">
      <w:pPr>
        <w:pStyle w:val="Style5"/>
        <w:tabs>
          <w:tab w:val="center" w:pos="2977"/>
        </w:tabs>
        <w:spacing w:before="120" w:after="200"/>
        <w:ind w:left="0" w:right="1251" w:firstLine="0"/>
        <w:rPr>
          <w:sz w:val="24"/>
          <w:szCs w:val="24"/>
          <w:lang w:val="en-GB"/>
        </w:rPr>
      </w:pPr>
      <w:bookmarkStart w:id="2012" w:name="_Toc105509810"/>
      <w:r w:rsidRPr="008C7844">
        <w:rPr>
          <w:sz w:val="24"/>
          <w:szCs w:val="24"/>
          <w:lang w:val="en-GB"/>
        </w:rPr>
        <w:lastRenderedPageBreak/>
        <w:t>Multi-Resolution Gridding</w:t>
      </w:r>
      <w:bookmarkEnd w:id="2012"/>
    </w:p>
    <w:p w14:paraId="6964FE73" w14:textId="77777777" w:rsidR="009D512D" w:rsidRPr="008C7844" w:rsidRDefault="00AC251D" w:rsidP="00DC1FE6">
      <w:pPr>
        <w:spacing w:after="120"/>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DC1FE6">
      <w:pPr>
        <w:pStyle w:val="Style5"/>
        <w:spacing w:before="120" w:after="200"/>
        <w:ind w:left="1276" w:right="34" w:hanging="1276"/>
        <w:jc w:val="both"/>
        <w:rPr>
          <w:sz w:val="24"/>
          <w:szCs w:val="24"/>
          <w:lang w:val="en-GB"/>
        </w:rPr>
      </w:pPr>
      <w:bookmarkStart w:id="2013" w:name="_Ref66117693"/>
      <w:bookmarkStart w:id="2014" w:name="_Toc105509811"/>
      <w:r w:rsidRPr="008C7844">
        <w:rPr>
          <w:sz w:val="24"/>
          <w:szCs w:val="24"/>
          <w:lang w:val="en-GB"/>
        </w:rPr>
        <w:lastRenderedPageBreak/>
        <w:t>Gridding Full Resolution Source Bathymetry and its Relationship to a Charted Sounding</w:t>
      </w:r>
      <w:bookmarkEnd w:id="2013"/>
      <w:bookmarkEnd w:id="2014"/>
    </w:p>
    <w:p w14:paraId="11989A38" w14:textId="77777777" w:rsidR="00CD1D4A" w:rsidRPr="008C7844" w:rsidRDefault="00CD1D4A" w:rsidP="00DC1FE6">
      <w:pPr>
        <w:pStyle w:val="Style5"/>
        <w:numPr>
          <w:ilvl w:val="1"/>
          <w:numId w:val="40"/>
        </w:numPr>
        <w:tabs>
          <w:tab w:val="center" w:pos="2977"/>
        </w:tabs>
        <w:spacing w:before="120" w:after="200"/>
        <w:ind w:right="1251"/>
        <w:rPr>
          <w:lang w:val="en-GB"/>
        </w:rPr>
      </w:pPr>
      <w:bookmarkStart w:id="2015" w:name="_Toc105509812"/>
      <w:r w:rsidRPr="008C7844">
        <w:rPr>
          <w:lang w:val="en-GB"/>
        </w:rPr>
        <w:t>Modern High-Resolution Hydrographic Multibeam Sonars</w:t>
      </w:r>
      <w:bookmarkEnd w:id="2015"/>
    </w:p>
    <w:p w14:paraId="266115F6" w14:textId="2246893D" w:rsidR="009D512D" w:rsidRPr="008C7844" w:rsidRDefault="00AC251D" w:rsidP="00DC1FE6">
      <w:pPr>
        <w:spacing w:after="120"/>
        <w:rPr>
          <w:lang w:val="en-GB"/>
        </w:rPr>
      </w:pPr>
      <w:r w:rsidRPr="008C7844">
        <w:rPr>
          <w:lang w:val="en-GB"/>
        </w:rPr>
        <w:t>As stated in clause</w:t>
      </w:r>
      <w:r w:rsidR="00D575DD">
        <w:rPr>
          <w:lang w:val="en-GB"/>
        </w:rPr>
        <w:t xml:space="preserve"> </w:t>
      </w:r>
      <w:r w:rsidR="00D575DD">
        <w:rPr>
          <w:lang w:val="en-GB"/>
        </w:rPr>
        <w:fldChar w:fldCharType="begin"/>
      </w:r>
      <w:r w:rsidR="00D575DD">
        <w:rPr>
          <w:lang w:val="en-GB"/>
        </w:rPr>
        <w:instrText xml:space="preserve"> REF _Ref66117274 \w \h </w:instrText>
      </w:r>
      <w:r w:rsidR="00D575DD">
        <w:rPr>
          <w:lang w:val="en-GB"/>
        </w:rPr>
      </w:r>
      <w:r w:rsidR="00D575DD">
        <w:rPr>
          <w:lang w:val="en-GB"/>
        </w:rPr>
        <w:fldChar w:fldCharType="separate"/>
      </w:r>
      <w:r w:rsidR="00D55292">
        <w:rPr>
          <w:lang w:val="en-GB"/>
        </w:rPr>
        <w:t>9</w:t>
      </w:r>
      <w:r w:rsidR="00D575DD">
        <w:rPr>
          <w:lang w:val="en-GB"/>
        </w:rPr>
        <w:fldChar w:fldCharType="end"/>
      </w:r>
      <w:r w:rsidRPr="008C7844">
        <w:rPr>
          <w:lang w:val="en-GB"/>
        </w:rPr>
        <w:t xml:space="preserve">, </w:t>
      </w:r>
      <w:proofErr w:type="gramStart"/>
      <w:r w:rsidRPr="008C7844">
        <w:rPr>
          <w:lang w:val="en-GB"/>
        </w:rPr>
        <w:t>the majority of</w:t>
      </w:r>
      <w:proofErr w:type="gramEnd"/>
      <w:r w:rsidRPr="008C7844">
        <w:rPr>
          <w:lang w:val="en-GB"/>
        </w:rPr>
        <w:t xml:space="preserve"> modern hydrographic surveys are conducted using high-resolution multibeam sonar systems. These systems provide great target detection capability and allow </w:t>
      </w:r>
      <w:proofErr w:type="gramStart"/>
      <w:r w:rsidRPr="008C7844">
        <w:rPr>
          <w:lang w:val="en-GB"/>
        </w:rPr>
        <w:t>for the production of</w:t>
      </w:r>
      <w:proofErr w:type="gramEnd"/>
      <w:r w:rsidRPr="008C7844">
        <w:rPr>
          <w:lang w:val="en-GB"/>
        </w:rPr>
        <w:t xml:space="preserve">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75943A02" w14:textId="1AD2C094" w:rsidR="0000215B" w:rsidRPr="008C7844" w:rsidRDefault="0000215B" w:rsidP="00DC1FE6">
      <w:pPr>
        <w:pStyle w:val="Style5"/>
        <w:numPr>
          <w:ilvl w:val="2"/>
          <w:numId w:val="40"/>
        </w:numPr>
        <w:tabs>
          <w:tab w:val="center" w:pos="2977"/>
        </w:tabs>
        <w:spacing w:before="120" w:after="120"/>
        <w:ind w:right="1251"/>
        <w:rPr>
          <w:sz w:val="20"/>
          <w:szCs w:val="20"/>
          <w:lang w:val="en-GB"/>
        </w:rPr>
      </w:pPr>
      <w:bookmarkStart w:id="2016" w:name="_Toc105509813"/>
      <w:r w:rsidRPr="008C7844">
        <w:rPr>
          <w:sz w:val="20"/>
          <w:szCs w:val="20"/>
          <w:lang w:val="en-GB"/>
        </w:rPr>
        <w:t xml:space="preserve">Example </w:t>
      </w:r>
      <w:r w:rsidR="00246449">
        <w:rPr>
          <w:sz w:val="20"/>
          <w:szCs w:val="20"/>
          <w:lang w:val="en-GB"/>
        </w:rPr>
        <w:t>c</w:t>
      </w:r>
      <w:r w:rsidRPr="008C7844">
        <w:rPr>
          <w:sz w:val="20"/>
          <w:szCs w:val="20"/>
          <w:lang w:val="en-GB"/>
        </w:rPr>
        <w:t xml:space="preserve">ollection </w:t>
      </w:r>
      <w:r w:rsidR="00246449">
        <w:rPr>
          <w:sz w:val="20"/>
          <w:szCs w:val="20"/>
          <w:lang w:val="en-GB"/>
        </w:rPr>
        <w:t>s</w:t>
      </w:r>
      <w:r w:rsidRPr="008C7844">
        <w:rPr>
          <w:sz w:val="20"/>
          <w:szCs w:val="20"/>
          <w:lang w:val="en-GB"/>
        </w:rPr>
        <w:t>cenario</w:t>
      </w:r>
      <w:bookmarkEnd w:id="2016"/>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2DF59C07" w:rsidR="009D512D" w:rsidRPr="008C7844" w:rsidRDefault="00AC251D" w:rsidP="00C34AA9">
      <w:pPr>
        <w:spacing w:after="120"/>
        <w:ind w:left="433" w:right="243"/>
        <w:rPr>
          <w:lang w:val="en-GB"/>
        </w:rPr>
      </w:pPr>
      <w:r w:rsidRPr="008C7844">
        <w:rPr>
          <w:lang w:val="en-GB"/>
        </w:rPr>
        <w:t>Average Water Depth: 20 metres</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C34AA9">
      <w:pPr>
        <w:spacing w:after="120"/>
        <w:ind w:left="433" w:right="243"/>
        <w:rPr>
          <w:lang w:val="en-GB"/>
        </w:rPr>
      </w:pPr>
      <w:r w:rsidRPr="008C7844">
        <w:rPr>
          <w:lang w:val="en-GB"/>
        </w:rPr>
        <w:t>Intended charting scale: 1:22,000</w:t>
      </w:r>
      <w:r w:rsidRPr="008C7844">
        <w:rPr>
          <w:b/>
          <w:lang w:val="en-GB"/>
        </w:rPr>
        <w:t xml:space="preserve"> </w:t>
      </w:r>
    </w:p>
    <w:p w14:paraId="1BD546B9" w14:textId="697C21CA" w:rsidR="009D512D" w:rsidRPr="008C7844" w:rsidRDefault="00AC251D" w:rsidP="0000215B">
      <w:pPr>
        <w:spacing w:after="0"/>
        <w:ind w:left="425"/>
        <w:rPr>
          <w:b/>
          <w:lang w:val="en-GB"/>
        </w:rPr>
      </w:pPr>
      <w:r w:rsidRPr="008C7844">
        <w:rPr>
          <w:b/>
          <w:lang w:val="en-GB"/>
        </w:rPr>
        <w:t>Survey Plan</w:t>
      </w:r>
      <w:r w:rsidR="00695424">
        <w:rPr>
          <w:b/>
          <w:lang w:val="en-GB"/>
        </w:rPr>
        <w:t xml:space="preserve">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6B220402" w14:textId="77777777" w:rsidR="00FF4C2D" w:rsidRDefault="00AC251D" w:rsidP="00A14048">
      <w:pPr>
        <w:spacing w:after="0"/>
        <w:ind w:left="426"/>
        <w:rPr>
          <w:ins w:id="2017" w:author="Daniel Rohde" w:date="2022-12-20T00:06:00Z"/>
          <w:b/>
          <w:lang w:val="en-GB"/>
        </w:rPr>
      </w:pPr>
      <w:r w:rsidRPr="008C7844">
        <w:rPr>
          <w:lang w:val="en-GB"/>
        </w:rPr>
        <w:t>Daily Collection Window: 12 hours each day</w:t>
      </w:r>
      <w:r w:rsidRPr="008C7844">
        <w:rPr>
          <w:b/>
          <w:lang w:val="en-GB"/>
        </w:rPr>
        <w:t xml:space="preserve"> </w:t>
      </w:r>
    </w:p>
    <w:p w14:paraId="0325700F" w14:textId="1E84F201" w:rsidR="009D512D" w:rsidRDefault="00AC251D" w:rsidP="00A14048">
      <w:pPr>
        <w:spacing w:after="0"/>
        <w:ind w:left="426"/>
        <w:rPr>
          <w:ins w:id="2018" w:author="Daniel Rohde" w:date="2022-12-20T00:06:00Z"/>
          <w:lang w:val="en-GB"/>
        </w:rPr>
      </w:pPr>
      <w:r w:rsidRPr="008C7844">
        <w:rPr>
          <w:lang w:val="en-GB"/>
        </w:rPr>
        <w:t>Collection Speed: 8 kts.</w:t>
      </w:r>
      <w:r w:rsidR="00695424">
        <w:rPr>
          <w:lang w:val="en-GB"/>
        </w:rPr>
        <w:t xml:space="preserve"> </w:t>
      </w:r>
    </w:p>
    <w:p w14:paraId="6D44E22F" w14:textId="77777777" w:rsidR="00FF4C2D" w:rsidRPr="00A14048" w:rsidRDefault="00FF4C2D" w:rsidP="00A14048">
      <w:pPr>
        <w:spacing w:after="0"/>
        <w:ind w:left="426"/>
        <w:rPr>
          <w:b/>
          <w:lang w:val="en-GB"/>
          <w:rPrChange w:id="2019" w:author="Daniel Rohde" w:date="2022-12-20T00:06:00Z">
            <w:rPr>
              <w:lang w:val="en-GB"/>
            </w:rPr>
          </w:rPrChange>
        </w:rPr>
        <w:pPrChange w:id="2020" w:author="Daniel Rohde" w:date="2022-12-20T00:06:00Z">
          <w:pPr>
            <w:spacing w:after="120"/>
            <w:ind w:left="426"/>
          </w:pPr>
        </w:pPrChange>
      </w:pP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015F2737" w14:textId="14FD42B5" w:rsidR="009D512D" w:rsidRPr="008C7844" w:rsidRDefault="00AC251D" w:rsidP="0000215B">
      <w:pPr>
        <w:spacing w:after="0"/>
        <w:ind w:left="425"/>
        <w:rPr>
          <w:lang w:val="en-GB"/>
        </w:rPr>
      </w:pPr>
      <w:r w:rsidRPr="008C7844">
        <w:rPr>
          <w:lang w:val="en-GB"/>
        </w:rPr>
        <w:t>Beam Width: 0.5° X 0.5°</w:t>
      </w:r>
      <w:r w:rsidR="00695424">
        <w:rPr>
          <w:lang w:val="en-GB"/>
        </w:rPr>
        <w:t xml:space="preserve"> </w:t>
      </w:r>
    </w:p>
    <w:p w14:paraId="3A700DC5" w14:textId="45C935BD" w:rsidR="009D512D" w:rsidRPr="008C7844" w:rsidRDefault="00AC251D" w:rsidP="0000215B">
      <w:pPr>
        <w:spacing w:after="0"/>
        <w:ind w:left="425"/>
        <w:rPr>
          <w:lang w:val="en-GB"/>
        </w:rPr>
      </w:pPr>
      <w:r w:rsidRPr="008C7844">
        <w:rPr>
          <w:lang w:val="en-GB"/>
        </w:rPr>
        <w:t>Number of Beams Across Swath:</w:t>
      </w:r>
      <w:r w:rsidR="00695424">
        <w:rPr>
          <w:lang w:val="en-GB"/>
        </w:rPr>
        <w:t xml:space="preserve"> </w:t>
      </w:r>
      <w:r w:rsidRPr="008C7844">
        <w:rPr>
          <w:lang w:val="en-GB"/>
        </w:rPr>
        <w:t>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Default="00AC251D" w:rsidP="00C34AA9">
      <w:pPr>
        <w:spacing w:after="120"/>
        <w:ind w:left="426"/>
        <w:rPr>
          <w:lang w:val="en-GB"/>
        </w:rPr>
      </w:pPr>
      <w:r w:rsidRPr="008C7844">
        <w:rPr>
          <w:lang w:val="en-GB"/>
        </w:rPr>
        <w:t xml:space="preserve">Sonar Max Ping Rate: 20 Hz </w:t>
      </w:r>
    </w:p>
    <w:p w14:paraId="4E297F80" w14:textId="77777777" w:rsidR="00C34AA9" w:rsidRPr="008C7844" w:rsidRDefault="00C34AA9" w:rsidP="00C34AA9">
      <w:pPr>
        <w:spacing w:after="120"/>
        <w:rPr>
          <w:lang w:val="en-GB"/>
        </w:rPr>
      </w:pPr>
    </w:p>
    <w:p w14:paraId="7C529681" w14:textId="77777777" w:rsidR="0000215B" w:rsidRPr="008C7844" w:rsidRDefault="0000215B" w:rsidP="00C34AA9">
      <w:pPr>
        <w:pStyle w:val="Style5"/>
        <w:numPr>
          <w:ilvl w:val="1"/>
          <w:numId w:val="40"/>
        </w:numPr>
        <w:tabs>
          <w:tab w:val="center" w:pos="2977"/>
        </w:tabs>
        <w:spacing w:before="120" w:after="200"/>
        <w:ind w:right="1251"/>
        <w:rPr>
          <w:lang w:val="en-GB"/>
        </w:rPr>
      </w:pPr>
      <w:bookmarkStart w:id="2021" w:name="_Toc105509814"/>
      <w:r w:rsidRPr="008C7844">
        <w:rPr>
          <w:lang w:val="en-GB"/>
        </w:rPr>
        <w:t>Survey Metrics</w:t>
      </w:r>
      <w:bookmarkEnd w:id="2021"/>
    </w:p>
    <w:p w14:paraId="0764C1E9" w14:textId="15B23780" w:rsidR="0000215B" w:rsidRPr="008C7844" w:rsidRDefault="001D594C" w:rsidP="00C34AA9">
      <w:pPr>
        <w:pStyle w:val="Style5"/>
        <w:numPr>
          <w:ilvl w:val="2"/>
          <w:numId w:val="40"/>
        </w:numPr>
        <w:tabs>
          <w:tab w:val="center" w:pos="2977"/>
        </w:tabs>
        <w:spacing w:before="120" w:after="120"/>
        <w:ind w:right="1251"/>
        <w:rPr>
          <w:sz w:val="20"/>
          <w:szCs w:val="20"/>
          <w:lang w:val="en-GB"/>
        </w:rPr>
      </w:pPr>
      <w:bookmarkStart w:id="2022" w:name="_Toc105509815"/>
      <w:r w:rsidRPr="008C7844">
        <w:rPr>
          <w:sz w:val="20"/>
          <w:szCs w:val="20"/>
          <w:lang w:val="en-GB"/>
        </w:rPr>
        <w:t xml:space="preserve">Ping </w:t>
      </w:r>
      <w:r w:rsidR="00246449">
        <w:rPr>
          <w:sz w:val="20"/>
          <w:szCs w:val="20"/>
          <w:lang w:val="en-GB"/>
        </w:rPr>
        <w:t>r</w:t>
      </w:r>
      <w:r w:rsidRPr="008C7844">
        <w:rPr>
          <w:sz w:val="20"/>
          <w:szCs w:val="20"/>
          <w:lang w:val="en-GB"/>
        </w:rPr>
        <w:t xml:space="preserve">ate and </w:t>
      </w:r>
      <w:r w:rsidR="00246449">
        <w:rPr>
          <w:sz w:val="20"/>
          <w:szCs w:val="20"/>
          <w:lang w:val="en-GB"/>
        </w:rPr>
        <w:t>n</w:t>
      </w:r>
      <w:r w:rsidRPr="008C7844">
        <w:rPr>
          <w:sz w:val="20"/>
          <w:szCs w:val="20"/>
          <w:lang w:val="en-GB"/>
        </w:rPr>
        <w:t xml:space="preserve">umber of </w:t>
      </w:r>
      <w:r w:rsidR="00246449">
        <w:rPr>
          <w:sz w:val="20"/>
          <w:szCs w:val="20"/>
          <w:lang w:val="en-GB"/>
        </w:rPr>
        <w:t>d</w:t>
      </w:r>
      <w:r w:rsidRPr="008C7844">
        <w:rPr>
          <w:sz w:val="20"/>
          <w:szCs w:val="20"/>
          <w:lang w:val="en-GB"/>
        </w:rPr>
        <w:t xml:space="preserve">epth </w:t>
      </w:r>
      <w:r w:rsidR="00246449">
        <w:rPr>
          <w:sz w:val="20"/>
          <w:szCs w:val="20"/>
          <w:lang w:val="en-GB"/>
        </w:rPr>
        <w:t>e</w:t>
      </w:r>
      <w:r w:rsidRPr="008C7844">
        <w:rPr>
          <w:sz w:val="20"/>
          <w:szCs w:val="20"/>
          <w:lang w:val="en-GB"/>
        </w:rPr>
        <w:t>stimates</w:t>
      </w:r>
      <w:bookmarkEnd w:id="2022"/>
    </w:p>
    <w:p w14:paraId="3F6FC29D" w14:textId="60F9DADF" w:rsidR="009D512D" w:rsidRPr="008C7844" w:rsidRDefault="00AC251D" w:rsidP="00C34AA9">
      <w:pPr>
        <w:spacing w:after="120"/>
        <w:rPr>
          <w:lang w:val="en-GB"/>
        </w:rPr>
      </w:pPr>
      <w:r w:rsidRPr="008C7844">
        <w:rPr>
          <w:lang w:val="en-GB"/>
        </w:rPr>
        <w:t xml:space="preserve">In 20 metres of water the system described above would collect 400 individual depth estimates each ping. If maximum ping rate of 20 Hz is realized the sonar </w:t>
      </w:r>
      <w:proofErr w:type="gramStart"/>
      <w:r w:rsidRPr="008C7844">
        <w:rPr>
          <w:lang w:val="en-GB"/>
        </w:rPr>
        <w:t>has the ability to</w:t>
      </w:r>
      <w:proofErr w:type="gramEnd"/>
      <w:r w:rsidRPr="008C7844">
        <w:rPr>
          <w:lang w:val="en-GB"/>
        </w:rPr>
        <w:t xml:space="preserve"> collect </w:t>
      </w:r>
      <w:del w:id="2023" w:author="Daniel Rohde" w:date="2022-12-20T00:06:00Z">
        <w:r w:rsidRPr="008C7844">
          <w:rPr>
            <w:lang w:val="en-GB"/>
          </w:rPr>
          <w:delText>8000</w:delText>
        </w:r>
      </w:del>
      <w:ins w:id="2024" w:author="Daniel Rohde" w:date="2022-12-20T00:06:00Z">
        <w:r w:rsidRPr="008C7844">
          <w:rPr>
            <w:lang w:val="en-GB"/>
          </w:rPr>
          <w:t>8</w:t>
        </w:r>
        <w:r w:rsidR="00334A83">
          <w:rPr>
            <w:lang w:val="en-GB"/>
          </w:rPr>
          <w:t>,</w:t>
        </w:r>
        <w:r w:rsidRPr="008C7844">
          <w:rPr>
            <w:lang w:val="en-GB"/>
          </w:rPr>
          <w:t>000</w:t>
        </w:r>
      </w:ins>
      <w:r w:rsidRPr="008C7844">
        <w:rPr>
          <w:lang w:val="en-GB"/>
        </w:rPr>
        <w:t xml:space="preserve"> individual depth estimates every second. </w:t>
      </w:r>
    </w:p>
    <w:p w14:paraId="3D89D900" w14:textId="713A3F2E" w:rsidR="009D512D" w:rsidRPr="008C7844" w:rsidRDefault="00AC251D" w:rsidP="00C34AA9">
      <w:pPr>
        <w:spacing w:after="60"/>
        <w:ind w:left="425"/>
        <w:rPr>
          <w:lang w:val="en-GB"/>
        </w:rPr>
      </w:pPr>
      <w:r w:rsidRPr="008C7844">
        <w:rPr>
          <w:lang w:val="en-GB"/>
        </w:rPr>
        <w:t>400 depth estimates per ping X 20 Hz = 8000 depth estimates / second</w:t>
      </w:r>
      <w:r w:rsidR="00695424">
        <w:rPr>
          <w:lang w:val="en-GB"/>
        </w:rPr>
        <w:t xml:space="preserve"> </w:t>
      </w:r>
    </w:p>
    <w:p w14:paraId="6C56B847" w14:textId="77777777" w:rsidR="009D512D" w:rsidRPr="008C7844" w:rsidRDefault="00AC251D" w:rsidP="00C34AA9">
      <w:pPr>
        <w:spacing w:after="6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depth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depth estimates every day. </w:t>
      </w:r>
    </w:p>
    <w:p w14:paraId="7B3B1758" w14:textId="47391F60" w:rsidR="009D512D" w:rsidRPr="008C7844" w:rsidRDefault="00AC251D" w:rsidP="00C34AA9">
      <w:pPr>
        <w:spacing w:after="120"/>
        <w:ind w:left="426"/>
        <w:rPr>
          <w:lang w:val="en-GB"/>
        </w:rPr>
      </w:pPr>
      <w:r w:rsidRPr="008C7844">
        <w:rPr>
          <w:b/>
          <w:u w:val="single" w:color="000000"/>
          <w:lang w:val="en-GB"/>
        </w:rPr>
        <w:t>10.4 billion</w:t>
      </w:r>
      <w:r w:rsidRPr="008C7844">
        <w:rPr>
          <w:lang w:val="en-GB"/>
        </w:rPr>
        <w:t xml:space="preserve"> depth estimates at the end of the survey.</w:t>
      </w:r>
      <w:r w:rsidR="00695424">
        <w:rPr>
          <w:lang w:val="en-GB"/>
        </w:rPr>
        <w:t xml:space="preserve"> </w:t>
      </w:r>
    </w:p>
    <w:p w14:paraId="24FB8DB8" w14:textId="5A0B3D13" w:rsidR="001D594C" w:rsidRPr="008C7844" w:rsidRDefault="00AC251D" w:rsidP="00C34AA9">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2025" w:name="_Toc105509816"/>
      <w:r w:rsidR="001D594C" w:rsidRPr="008C7844">
        <w:rPr>
          <w:sz w:val="20"/>
          <w:szCs w:val="20"/>
          <w:lang w:val="en-GB"/>
        </w:rPr>
        <w:t xml:space="preserve">Sonar </w:t>
      </w:r>
      <w:r w:rsidR="00246449">
        <w:rPr>
          <w:sz w:val="20"/>
          <w:szCs w:val="20"/>
          <w:lang w:val="en-GB"/>
        </w:rPr>
        <w:t>f</w:t>
      </w:r>
      <w:r w:rsidR="001D594C" w:rsidRPr="008C7844">
        <w:rPr>
          <w:sz w:val="20"/>
          <w:szCs w:val="20"/>
          <w:lang w:val="en-GB"/>
        </w:rPr>
        <w:t>ootprint</w:t>
      </w:r>
      <w:bookmarkEnd w:id="2025"/>
    </w:p>
    <w:p w14:paraId="6178A455" w14:textId="77777777" w:rsidR="009D512D" w:rsidRPr="008C7844" w:rsidRDefault="00AC251D" w:rsidP="00C34AA9">
      <w:pPr>
        <w:spacing w:after="120"/>
        <w:rPr>
          <w:lang w:val="en-GB"/>
        </w:rPr>
      </w:pPr>
      <w:r w:rsidRPr="008C7844">
        <w:rPr>
          <w:lang w:val="en-GB"/>
        </w:rPr>
        <w:t xml:space="preserve">Sonar footprint is a function of water depth (20 metres) and beam angle (0.5° X 0.5°). Computed footprint at nadir: </w:t>
      </w:r>
    </w:p>
    <w:p w14:paraId="6C453E92" w14:textId="7BBADA8D" w:rsidR="009D512D" w:rsidRPr="008C7844" w:rsidRDefault="00AC251D" w:rsidP="00C34AA9">
      <w:pPr>
        <w:spacing w:after="120"/>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p>
    <w:p w14:paraId="377E643F" w14:textId="68D986BA" w:rsidR="009D512D" w:rsidRPr="008C7844" w:rsidRDefault="00AC251D" w:rsidP="00C34AA9">
      <w:pPr>
        <w:spacing w:after="120"/>
        <w:rPr>
          <w:lang w:val="en-GB"/>
        </w:rPr>
      </w:pPr>
      <w:r w:rsidRPr="008C7844">
        <w:rPr>
          <w:lang w:val="en-GB"/>
        </w:rPr>
        <w:t xml:space="preserve">Since this is a 0.5° X 0.5° system, the total footprint at Nadir is: </w:t>
      </w:r>
      <w:r w:rsidRPr="008C7844">
        <w:rPr>
          <w:u w:val="single" w:color="000000"/>
          <w:lang w:val="en-GB"/>
        </w:rPr>
        <w:t>0.17m X 0.17m</w:t>
      </w:r>
      <w:r w:rsidR="00C34AA9">
        <w:rPr>
          <w:lang w:val="en-GB"/>
        </w:rPr>
        <w:t>.</w:t>
      </w:r>
    </w:p>
    <w:p w14:paraId="06D88C72" w14:textId="43ED6A08" w:rsidR="009D512D" w:rsidRPr="00C34AA9" w:rsidRDefault="00C34AA9" w:rsidP="00C34AA9">
      <w:pPr>
        <w:pStyle w:val="Caption"/>
        <w:spacing w:before="120" w:after="120"/>
        <w:jc w:val="center"/>
        <w:rPr>
          <w:i w:val="0"/>
          <w:sz w:val="20"/>
          <w:szCs w:val="20"/>
          <w:lang w:val="en-GB"/>
        </w:rPr>
      </w:pPr>
      <w:r w:rsidRPr="00C34AA9">
        <w:rPr>
          <w:i w:val="0"/>
          <w:color w:val="auto"/>
          <w:sz w:val="20"/>
          <w:szCs w:val="20"/>
        </w:rPr>
        <w:lastRenderedPageBreak/>
        <w:t>Figure H</w:t>
      </w:r>
      <w:r>
        <w:rPr>
          <w:i w:val="0"/>
          <w:color w:val="auto"/>
          <w:sz w:val="20"/>
          <w:szCs w:val="20"/>
        </w:rPr>
        <w:t>-</w:t>
      </w:r>
      <w:r w:rsidRPr="00C34AA9">
        <w:rPr>
          <w:i w:val="0"/>
          <w:color w:val="auto"/>
          <w:sz w:val="20"/>
          <w:szCs w:val="20"/>
        </w:rPr>
        <w:fldChar w:fldCharType="begin"/>
      </w:r>
      <w:r w:rsidRPr="00C34AA9">
        <w:rPr>
          <w:i w:val="0"/>
          <w:color w:val="auto"/>
          <w:sz w:val="20"/>
          <w:szCs w:val="20"/>
        </w:rPr>
        <w:instrText xml:space="preserve"> SEQ Figure_H \* ARABIC </w:instrText>
      </w:r>
      <w:r w:rsidRPr="00C34AA9">
        <w:rPr>
          <w:i w:val="0"/>
          <w:color w:val="auto"/>
          <w:sz w:val="20"/>
          <w:szCs w:val="20"/>
        </w:rPr>
        <w:fldChar w:fldCharType="separate"/>
      </w:r>
      <w:r w:rsidR="00D55292">
        <w:rPr>
          <w:i w:val="0"/>
          <w:noProof/>
          <w:color w:val="auto"/>
          <w:sz w:val="20"/>
          <w:szCs w:val="20"/>
        </w:rPr>
        <w:t>1</w:t>
      </w:r>
      <w:r w:rsidRPr="00C34AA9">
        <w:rPr>
          <w:i w:val="0"/>
          <w:color w:val="auto"/>
          <w:sz w:val="20"/>
          <w:szCs w:val="20"/>
        </w:rPr>
        <w:fldChar w:fldCharType="end"/>
      </w:r>
      <w:r w:rsidRPr="00C34AA9">
        <w:rPr>
          <w:i w:val="0"/>
          <w:color w:val="auto"/>
          <w:sz w:val="20"/>
          <w:szCs w:val="20"/>
        </w:rPr>
        <w:t xml:space="preserve"> – Sonar Footprint at Nadir</w:t>
      </w:r>
      <w:r w:rsidRPr="00C34AA9">
        <w:rPr>
          <w:i w:val="0"/>
          <w:noProof/>
          <w:sz w:val="20"/>
          <w:szCs w:val="20"/>
          <w:lang w:eastAsia="fr-FR"/>
        </w:rPr>
        <w:t xml:space="preserve"> </w:t>
      </w:r>
      <w:del w:id="2026" w:author="Daniel Rohde" w:date="2022-12-20T00:06:00Z">
        <w:r w:rsidR="00A15663" w:rsidRPr="00C34AA9">
          <w:rPr>
            <w:i w:val="0"/>
            <w:noProof/>
            <w:sz w:val="20"/>
            <w:szCs w:val="20"/>
            <w:lang w:val="fr-FR" w:eastAsia="fr-FR"/>
          </w:rPr>
          <mc:AlternateContent>
            <mc:Choice Requires="wpg">
              <w:drawing>
                <wp:anchor distT="0" distB="0" distL="114300" distR="114300" simplePos="0" relativeHeight="251698688" behindDoc="0" locked="0" layoutInCell="1" allowOverlap="1" wp14:anchorId="06098F59" wp14:editId="37CD0606">
                  <wp:simplePos x="0" y="0"/>
                  <wp:positionH relativeFrom="margin">
                    <wp:align>center</wp:align>
                  </wp:positionH>
                  <wp:positionV relativeFrom="paragraph">
                    <wp:posOffset>114300</wp:posOffset>
                  </wp:positionV>
                  <wp:extent cx="5486400" cy="3113405"/>
                  <wp:effectExtent l="19050" t="19050" r="19050" b="1270"/>
                  <wp:wrapTopAndBottom/>
                  <wp:docPr id="10"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11"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2"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4"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5"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6"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7"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8"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89"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0"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7591" name="Picture 4696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592"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E7D24" w14:textId="77777777" w:rsidR="007542E0" w:rsidRDefault="007542E0">
                                <w:pPr>
                                  <w:spacing w:after="160" w:line="259" w:lineRule="auto"/>
                                  <w:jc w:val="left"/>
                                  <w:rPr>
                                    <w:del w:id="2027" w:author="Daniel Rohde" w:date="2022-12-20T00:06:00Z"/>
                                  </w:rPr>
                                </w:pPr>
                                <w:del w:id="2028" w:author="Daniel Rohde" w:date="2022-12-20T00:06:00Z">
                                  <w:r>
                                    <w:rPr>
                                      <w:rFonts w:ascii="Calibri" w:eastAsia="Calibri" w:hAnsi="Calibri" w:cs="Calibri"/>
                                      <w:sz w:val="28"/>
                                    </w:rPr>
                                    <w:delText>0.17 m</w:delText>
                                  </w:r>
                                </w:del>
                              </w:p>
                            </w:txbxContent>
                          </wps:txbx>
                          <wps:bodyPr rot="0" vert="horz" wrap="square" lIns="0" tIns="0" rIns="0" bIns="0" anchor="t" anchorCtr="0" upright="1">
                            <a:noAutofit/>
                          </wps:bodyPr>
                        </wps:wsp>
                        <wps:wsp>
                          <wps:cNvPr id="267593"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3D002" w14:textId="77777777" w:rsidR="007542E0" w:rsidRDefault="007542E0">
                                <w:pPr>
                                  <w:spacing w:after="160" w:line="259" w:lineRule="auto"/>
                                  <w:jc w:val="left"/>
                                  <w:rPr>
                                    <w:del w:id="2029" w:author="Daniel Rohde" w:date="2022-12-20T00:06:00Z"/>
                                  </w:rPr>
                                </w:pPr>
                                <w:del w:id="2030" w:author="Daniel Rohde" w:date="2022-12-20T00:06:00Z">
                                  <w:r>
                                    <w:rPr>
                                      <w:rFonts w:ascii="Times New Roman" w:eastAsia="Times New Roman" w:hAnsi="Times New Roman" w:cs="Times New Roman"/>
                                      <w:sz w:val="24"/>
                                    </w:rPr>
                                    <w:delText xml:space="preserve"> </w:delText>
                                  </w:r>
                                </w:del>
                              </w:p>
                            </w:txbxContent>
                          </wps:txbx>
                          <wps:bodyPr rot="0" vert="horz" wrap="square" lIns="0" tIns="0" rIns="0" bIns="0" anchor="t" anchorCtr="0" upright="1">
                            <a:noAutofit/>
                          </wps:bodyPr>
                        </wps:wsp>
                        <wps:wsp>
                          <wps:cNvPr id="267594"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5"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6"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7"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8"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599"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0"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1"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2"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3"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4"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5"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6"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7"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8"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09"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0"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1"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2"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3"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4"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5"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6"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7"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8"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19"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20"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21"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4"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5"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6"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7"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8"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39"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0"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1"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2"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3"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4"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5"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6"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47"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470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F8F00" w14:textId="77777777" w:rsidR="007542E0" w:rsidRDefault="007542E0">
                                <w:pPr>
                                  <w:spacing w:after="160" w:line="259" w:lineRule="auto"/>
                                  <w:jc w:val="left"/>
                                  <w:rPr>
                                    <w:del w:id="2031" w:author="Daniel Rohde" w:date="2022-12-20T00:06:00Z"/>
                                  </w:rPr>
                                </w:pPr>
                                <w:del w:id="2032" w:author="Daniel Rohde" w:date="2022-12-20T00:06:00Z">
                                  <w:r>
                                    <w:rPr>
                                      <w:rFonts w:ascii="Calibri" w:eastAsia="Calibri" w:hAnsi="Calibri" w:cs="Calibri"/>
                                      <w:sz w:val="28"/>
                                    </w:rPr>
                                    <w:delText>0.17 m X 0.17 m</w:delText>
                                  </w:r>
                                </w:del>
                              </w:p>
                            </w:txbxContent>
                          </wps:txbx>
                          <wps:bodyPr rot="0" vert="horz" wrap="square" lIns="0" tIns="0" rIns="0" bIns="0" anchor="t" anchorCtr="0" upright="1">
                            <a:noAutofit/>
                          </wps:bodyPr>
                        </wps:wsp>
                        <wps:wsp>
                          <wps:cNvPr id="166"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88B99" w14:textId="77777777" w:rsidR="007542E0" w:rsidRDefault="007542E0">
                                <w:pPr>
                                  <w:spacing w:after="160" w:line="259" w:lineRule="auto"/>
                                  <w:jc w:val="left"/>
                                  <w:rPr>
                                    <w:del w:id="2033" w:author="Daniel Rohde" w:date="2022-12-20T00:06:00Z"/>
                                  </w:rPr>
                                </w:pPr>
                                <w:del w:id="2034" w:author="Daniel Rohde" w:date="2022-12-20T00:06:00Z">
                                  <w:r>
                                    <w:rPr>
                                      <w:rFonts w:ascii="Times New Roman" w:eastAsia="Times New Roman" w:hAnsi="Times New Roman" w:cs="Times New Roman"/>
                                      <w:sz w:val="24"/>
                                    </w:rPr>
                                    <w:delText xml:space="preserve"> </w:delText>
                                  </w:r>
                                </w:del>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098F59" id="Group 276993" o:spid="_x0000_s1066" style="position:absolute;left:0;text-align:left;margin-left:0;margin-top:9pt;width:6in;height:245.15pt;z-index:251698688;mso-position-horizontal:center;mso-position-horizontal-relative:margin;mso-width-relative:margin;mso-height-relative:margin" coordsize="59222,361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">
                  <v:shape id="Shape 46959" o:spid="_x0000_s1067" style="position:absolute;left:27066;width:5120;height:2758;visibility:visible;mso-wrap-style:square;v-text-anchor:top" coordsize="512064,275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" path="m,l512064,,256032,275844,,xe" fillcolor="#4f81bd" stroked="f" strokeweight="0">
                    <v:path arrowok="t" o:connecttype="custom" o:connectlocs="0,0;512064,0;256032,275844;0,0" o:connectangles="0,0,0,0" textboxrect="0,0,512064,275844"/>
                  </v:shape>
                  <v:shape id="Shape 46960" o:spid="_x0000_s1068" style="position:absolute;left:27066;width:5120;height:2758;visibility:visible;mso-wrap-style:square;v-text-anchor:top" coordsize="512064,275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" path="m512064,l256032,275844,,,512064,xe" filled="f" strokecolor="#385d8a" strokeweight="2.04pt">
                    <v:path arrowok="t" o:connecttype="custom" o:connectlocs="512064,0;256032,275844;0,0;512064,0" o:connectangles="0,0,0,0" textboxrect="0,0,512064,275844"/>
                  </v:shape>
                  <v:shape id="Shape 46961" o:spid="_x0000_s1069" style="position:absolute;left:190;top:2750;width:58765;height:18273;visibility:visible;mso-wrap-style:square;v-text-anchor:top" coordsize="5876545,1827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" path="m,1827275l2938272,,5876545,1827275,,1827275xe" filled="f" strokeweight=".48pt">
                    <v:path arrowok="t" o:connecttype="custom" o:connectlocs="0,1827275;2938272,0;5876545,1827275;0,1827275" o:connectangles="0,0,0,0" textboxrect="0,0,5876545,1827275"/>
                  </v:shape>
                  <v:shape id="Shape 46962" o:spid="_x0000_s1070" style="position:absolute;left:29573;top:2750;width:52;height:18263;visibility:visible;mso-wrap-style:square;v-text-anchor:top" coordsize="5207,182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" path="m5207,l,1826260e" filled="f" strokeweight=".72pt">
                    <v:path arrowok="t" o:connecttype="custom" o:connectlocs="5207,0;0,1826260" o:connectangles="0,0" textboxrect="0,0,5207,1826260"/>
                  </v:shape>
                  <v:shape id="Shape 46963" o:spid="_x0000_s1071" style="position:absolute;left:28399;top:2750;width:2301;height:18273;visibility:visible;mso-wrap-style:square;v-text-anchor:top" coordsize="230124,1827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" path="m,1827275l115062,,230124,1827275,,1827275xe" filled="f" strokeweight=".72pt">
                    <v:path arrowok="t" o:connecttype="custom" o:connectlocs="0,1827275;115062,0;230124,1827275;0,1827275" o:connectangles="0,0,0,0" textboxrect="0,0,230124,1827275"/>
                  </v:shape>
                  <v:shape id="Shape 46964" o:spid="_x0000_s1072" style="position:absolute;left:28399;top:22120;width:0;height:1108;visibility:visible;mso-wrap-style:square;v-text-anchor:top" coordsize="0,11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" path="m,l,110744e" filled="f" strokeweight=".72pt">
                    <v:path arrowok="t" o:connecttype="custom" o:connectlocs="0,0;0,110744" o:connectangles="0,0" textboxrect="0,0,0,110744"/>
                  </v:shape>
                  <v:shape id="Shape 46965" o:spid="_x0000_s1073" style="position:absolute;left:30640;top:22120;width:0;height:1108;visibility:visible;mso-wrap-style:square;v-text-anchor:top" coordsize="0,11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" path="m,l,110744e" filled="f" strokeweight=".72pt">
                    <v:path arrowok="t" o:connecttype="custom" o:connectlocs="0,0;0,110744" o:connectangles="0,0" textboxrect="0,0,0,110744"/>
                  </v:shape>
                  <v:shape id="Shape 46966" o:spid="_x0000_s1074" style="position:absolute;left:28399;top:22684;width:2243;height:0;visibility:visible;mso-wrap-style:square;v-text-anchor:top" coordsize="2242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" path="m,l224282,e" filled="f" strokeweight=".72pt">
                    <v:path arrowok="t" o:connecttype="custom" o:connectlocs="0,0;224282,0" o:connectangles="0,0" textboxrect="0,0,224282,0"/>
                  </v:shape>
                  <v:shape id="Shape 46967" o:spid="_x0000_s1075" style="position:absolute;left:29618;top:23233;width:2604;height:2262;visibility:visible;mso-wrap-style:square;v-text-anchor:top" coordsize="260350,226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&#13;&#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076" type="#_x0000_t75" style="position:absolute;left:31447;top:24787;width:9159;height:3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">
                    <v:imagedata r:id="rId111" o:title=""/>
                  </v:shape>
                  <v:rect id="Rectangle 276846" o:spid="_x0000_s1077" style="position:absolute;left:32371;top:25143;width:6288;height:26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" filled="f" stroked="f">
                    <v:textbox inset="0,0,0,0">
                      <w:txbxContent>
                        <w:p w14:paraId="6C4E7D24" w14:textId="77777777" w:rsidR="007542E0" w:rsidRDefault="007542E0">
                          <w:pPr>
                            <w:spacing w:after="160" w:line="259" w:lineRule="auto"/>
                            <w:jc w:val="left"/>
                            <w:rPr>
                              <w:del w:id="2035" w:author="Daniel Rohde" w:date="2022-12-20T00:06:00Z"/>
                            </w:rPr>
                          </w:pPr>
                          <w:del w:id="2036" w:author="Daniel Rohde" w:date="2022-12-20T00:06:00Z">
                            <w:r>
                              <w:rPr>
                                <w:rFonts w:ascii="Calibri" w:eastAsia="Calibri" w:hAnsi="Calibri" w:cs="Calibri"/>
                                <w:sz w:val="28"/>
                              </w:rPr>
                              <w:delText>0.17 m</w:delText>
                            </w:r>
                          </w:del>
                        </w:p>
                      </w:txbxContent>
                    </v:textbox>
                  </v:rect>
                  <v:rect id="Rectangle 46971" o:spid="_x0000_s1078" style="position:absolute;left:37339;top:2512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" filled="f" stroked="f">
                    <v:textbox inset="0,0,0,0">
                      <w:txbxContent>
                        <w:p w14:paraId="1A23D002" w14:textId="77777777" w:rsidR="007542E0" w:rsidRDefault="007542E0">
                          <w:pPr>
                            <w:spacing w:after="160" w:line="259" w:lineRule="auto"/>
                            <w:jc w:val="left"/>
                            <w:rPr>
                              <w:del w:id="2037" w:author="Daniel Rohde" w:date="2022-12-20T00:06:00Z"/>
                            </w:rPr>
                          </w:pPr>
                          <w:del w:id="2038" w:author="Daniel Rohde" w:date="2022-12-20T00:06:00Z">
                            <w:r>
                              <w:rPr>
                                <w:rFonts w:ascii="Times New Roman" w:eastAsia="Times New Roman" w:hAnsi="Times New Roman" w:cs="Times New Roman"/>
                                <w:sz w:val="24"/>
                              </w:rPr>
                              <w:delText xml:space="preserve"> </w:delText>
                            </w:r>
                          </w:del>
                        </w:p>
                      </w:txbxContent>
                    </v:textbox>
                  </v:rect>
                  <v:shape id="Shape 46972" o:spid="_x0000_s1079" style="position:absolute;left:190;top:29878;width:58773;height:0;visibility:visible;mso-wrap-style:square;v-text-anchor:top" coordsize="58773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" path="m,l5877307,e" filled="f" strokeweight=".72pt">
                    <v:path arrowok="t" o:connecttype="custom" o:connectlocs="0,0;5877307,0" o:connectangles="0,0" textboxrect="0,0,5877307,0"/>
                  </v:shape>
                  <v:shape id="Shape 46973" o:spid="_x0000_s1080" style="position:absolute;left:2973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081" style="position:absolute;left:3054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082" style="position:absolute;left:3166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083" style="position:absolute;left:3273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084" style="position:absolute;left:3348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085" style="position:absolute;left:3479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086" style="position:absolute;left:3561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087" style="position:absolute;left:36896;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088" style="position:absolute;left:3770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089" style="position:absolute;left:3883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090" style="position:absolute;left:3989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091" style="position:absolute;left:40645;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092" style="position:absolute;left:4197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093" style="position:absolute;left:42778;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094" style="position:absolute;left:44074;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095" style="position:absolute;left:4488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096" style="position:absolute;left:4600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097" style="position:absolute;left:47076;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098" style="position:absolute;left:4782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099" style="position:absolute;left:49149;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00" style="position:absolute;left:49956;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01" style="position:absolute;left:51236;top:28773;width:2104;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02" style="position:absolute;left:52044;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03" style="position:absolute;left:5318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04" style="position:absolute;left:5425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05" style="position:absolute;left:54985;top:28773;width:2104;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06" style="position:absolute;left:5631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07" style="position:absolute;left:5713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08" style="position:absolute;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09" style="position:absolute;left:80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10" style="position:absolute;left:193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11" style="position:absolute;left:300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12" style="position:absolute;left:3749;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13" style="position:absolute;left:505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14" style="position:absolute;left:588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15" style="position:absolute;left:716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16" style="position:absolute;left:797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17" style="position:absolute;left:9098;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18" style="position:absolute;left:10165;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19" style="position:absolute;left:1091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20" style="position:absolute;left:1223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21" style="position:absolute;left:1306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22" style="position:absolute;left:1434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23" style="position:absolute;left:1514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24" style="position:absolute;left:16276;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&#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25" style="position:absolute;left:17343;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26" style="position:absolute;left:1808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27" style="position:absolute;left:1941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28" style="position:absolute;left:2023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29" style="position:absolute;left:2151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30" style="position:absolute;left:22326;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31" style="position:absolute;left:2345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32" style="position:absolute;left:2452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33" style="position:absolute;left:2526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34" style="position:absolute;left:2657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35" style="position:absolute;left:2740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36" style="position:absolute;left:2840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&#13;&#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37" style="position:absolute;left:30259;top:30975;width:2603;height:2262;visibility:visible;mso-wrap-style:square;v-text-anchor:top" coordsize="260350,226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&#13;&#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38" type="#_x0000_t75" style="position:absolute;left:32087;top:32545;width:17633;height:3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">
                    <v:imagedata r:id="rId112" o:title=""/>
                  </v:shape>
                  <v:rect id="Rectangle 276848" o:spid="_x0000_s1139" style="position:absolute;left:33011;top:32905;width:13462;height:25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QYv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XIEGL8kAAADh&#13;&#10;AAAADwAAAAAAAAAAAAAAAAAHAgAAZHJzL2Rvd25yZXYueG1sUEsFBgAAAAADAAMAtwAAAP0CAAAA&#13;&#10;AA==&#13;&#10;" filled="f" stroked="f">
                    <v:textbox inset="0,0,0,0">
                      <w:txbxContent>
                        <w:p w14:paraId="6AEF8F00" w14:textId="77777777" w:rsidR="007542E0" w:rsidRDefault="007542E0">
                          <w:pPr>
                            <w:spacing w:after="160" w:line="259" w:lineRule="auto"/>
                            <w:jc w:val="left"/>
                            <w:rPr>
                              <w:del w:id="2039" w:author="Daniel Rohde" w:date="2022-12-20T00:06:00Z"/>
                            </w:rPr>
                          </w:pPr>
                          <w:del w:id="2040" w:author="Daniel Rohde" w:date="2022-12-20T00:06:00Z">
                            <w:r>
                              <w:rPr>
                                <w:rFonts w:ascii="Calibri" w:eastAsia="Calibri" w:hAnsi="Calibri" w:cs="Calibri"/>
                                <w:sz w:val="28"/>
                              </w:rPr>
                              <w:delText>0.17 m X 0.17 m</w:delText>
                            </w:r>
                          </w:del>
                        </w:p>
                      </w:txbxContent>
                    </v:textbox>
                  </v:rect>
                  <v:rect id="Rectangle 47034" o:spid="_x0000_s1140" style="position:absolute;left:44292;top:32885;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5hYyQAAAOE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" filled="f" stroked="f">
                    <v:textbox inset="0,0,0,0">
                      <w:txbxContent>
                        <w:p w14:paraId="5FC88B99" w14:textId="77777777" w:rsidR="007542E0" w:rsidRDefault="007542E0">
                          <w:pPr>
                            <w:spacing w:after="160" w:line="259" w:lineRule="auto"/>
                            <w:jc w:val="left"/>
                            <w:rPr>
                              <w:del w:id="2041" w:author="Daniel Rohde" w:date="2022-12-20T00:06:00Z"/>
                            </w:rPr>
                          </w:pPr>
                          <w:del w:id="2042" w:author="Daniel Rohde" w:date="2022-12-20T00:06:00Z">
                            <w:r>
                              <w:rPr>
                                <w:rFonts w:ascii="Times New Roman" w:eastAsia="Times New Roman" w:hAnsi="Times New Roman" w:cs="Times New Roman"/>
                                <w:sz w:val="24"/>
                              </w:rPr>
                              <w:delText xml:space="preserve"> </w:delText>
                            </w:r>
                          </w:del>
                        </w:p>
                      </w:txbxContent>
                    </v:textbox>
                  </v:rect>
                  <w10:wrap type="topAndBottom" anchorx="margin"/>
                </v:group>
              </w:pict>
            </mc:Fallback>
          </mc:AlternateContent>
        </w:r>
      </w:del>
      <w:ins w:id="2043" w:author="Daniel Rohde" w:date="2022-12-20T00:06:00Z">
        <w:r w:rsidR="00A15663" w:rsidRPr="00C34AA9">
          <w:rPr>
            <w:i w:val="0"/>
            <w:noProof/>
            <w:sz w:val="20"/>
            <w:szCs w:val="20"/>
            <w:lang w:val="de-DE" w:eastAsia="de-DE"/>
          </w:rPr>
          <mc:AlternateContent>
            <mc:Choice Requires="wpg">
              <w:drawing>
                <wp:anchor distT="0" distB="0" distL="114300" distR="114300" simplePos="0" relativeHeight="251655680" behindDoc="0" locked="0" layoutInCell="1" allowOverlap="1" wp14:anchorId="79BE382D" wp14:editId="396FA077">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8552B4" w:rsidRDefault="008552B4">
                                <w:pPr>
                                  <w:spacing w:after="160" w:line="259" w:lineRule="auto"/>
                                  <w:jc w:val="left"/>
                                  <w:rPr>
                                    <w:ins w:id="2044" w:author="Daniel Rohde" w:date="2022-12-20T00:06:00Z"/>
                                  </w:rPr>
                                </w:pPr>
                                <w:ins w:id="2045" w:author="Daniel Rohde" w:date="2022-12-20T00:06:00Z">
                                  <w:r>
                                    <w:rPr>
                                      <w:rFonts w:ascii="Calibri" w:eastAsia="Calibri" w:hAnsi="Calibri" w:cs="Calibri"/>
                                      <w:sz w:val="28"/>
                                    </w:rPr>
                                    <w:t>0.17 m</w:t>
                                  </w:r>
                                </w:ins>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8552B4" w:rsidRDefault="008552B4">
                                <w:pPr>
                                  <w:spacing w:after="160" w:line="259" w:lineRule="auto"/>
                                  <w:jc w:val="left"/>
                                  <w:rPr>
                                    <w:ins w:id="2046" w:author="Daniel Rohde" w:date="2022-12-20T00:06:00Z"/>
                                  </w:rPr>
                                </w:pPr>
                                <w:ins w:id="2047" w:author="Daniel Rohde" w:date="2022-12-20T00:06:00Z">
                                  <w:r>
                                    <w:rPr>
                                      <w:rFonts w:ascii="Times New Roman" w:eastAsia="Times New Roman" w:hAnsi="Times New Roman" w:cs="Times New Roman"/>
                                      <w:sz w:val="24"/>
                                    </w:rPr>
                                    <w:t xml:space="preserve"> </w:t>
                                  </w:r>
                                </w:ins>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8552B4" w:rsidRDefault="008552B4">
                                <w:pPr>
                                  <w:spacing w:after="160" w:line="259" w:lineRule="auto"/>
                                  <w:jc w:val="left"/>
                                  <w:rPr>
                                    <w:ins w:id="2048" w:author="Daniel Rohde" w:date="2022-12-20T00:06:00Z"/>
                                  </w:rPr>
                                </w:pPr>
                                <w:ins w:id="2049" w:author="Daniel Rohde" w:date="2022-12-20T00:06:00Z">
                                  <w:r>
                                    <w:rPr>
                                      <w:rFonts w:ascii="Calibri" w:eastAsia="Calibri" w:hAnsi="Calibri" w:cs="Calibri"/>
                                      <w:sz w:val="28"/>
                                    </w:rPr>
                                    <w:t>0.17 m X 0.17 m</w:t>
                                  </w:r>
                                </w:ins>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8552B4" w:rsidRDefault="008552B4">
                                <w:pPr>
                                  <w:spacing w:after="160" w:line="259" w:lineRule="auto"/>
                                  <w:jc w:val="left"/>
                                  <w:rPr>
                                    <w:ins w:id="2050" w:author="Daniel Rohde" w:date="2022-12-20T00:06:00Z"/>
                                  </w:rPr>
                                </w:pPr>
                                <w:ins w:id="2051" w:author="Daniel Rohde" w:date="2022-12-20T00:06:00Z">
                                  <w:r>
                                    <w:rPr>
                                      <w:rFonts w:ascii="Times New Roman" w:eastAsia="Times New Roman" w:hAnsi="Times New Roman" w:cs="Times New Roman"/>
                                      <w:sz w:val="24"/>
                                    </w:rPr>
                                    <w:t xml:space="preserve"> </w:t>
                                  </w:r>
                                </w:ins>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E382D" id="_x0000_s1141" style="position:absolute;left:0;text-align:left;margin-left:0;margin-top:9pt;width:6in;height:245.15pt;z-index:251655680;mso-position-horizontal:center;mso-position-horizontal-relative:margin;mso-width-relative:margin;mso-height-relative:margin" coordsize="59222,361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">
                  <v:shape id="Shape 46959" o:spid="_x0000_s1142" style="position:absolute;left:27066;width:5120;height:2758;visibility:visible;mso-wrap-style:square;v-text-anchor:top" coordsize="512064,275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" path="m,l512064,,256032,275844,,xe" fillcolor="#4f81bd" stroked="f" strokeweight="0">
                    <v:path arrowok="t" o:connecttype="custom" o:connectlocs="0,0;512064,0;256032,275844;0,0" o:connectangles="0,0,0,0" textboxrect="0,0,512064,275844"/>
                  </v:shape>
                  <v:shape id="Shape 46960" o:spid="_x0000_s1143" style="position:absolute;left:27066;width:5120;height:2758;visibility:visible;mso-wrap-style:square;v-text-anchor:top" coordsize="512064,2758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" path="m512064,l256032,275844,,,512064,xe" filled="f" strokecolor="#385d8a" strokeweight="2.04pt">
                    <v:path arrowok="t" o:connecttype="custom" o:connectlocs="512064,0;256032,275844;0,0;512064,0" o:connectangles="0,0,0,0" textboxrect="0,0,512064,275844"/>
                  </v:shape>
                  <v:shape id="Shape 46961" o:spid="_x0000_s1144" style="position:absolute;left:190;top:2750;width:58765;height:18273;visibility:visible;mso-wrap-style:square;v-text-anchor:top" coordsize="5876545,1827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" path="m,1827275l2938272,,5876545,1827275,,1827275xe" filled="f" strokeweight=".48pt">
                    <v:path arrowok="t" o:connecttype="custom" o:connectlocs="0,1827275;2938272,0;5876545,1827275;0,1827275" o:connectangles="0,0,0,0" textboxrect="0,0,5876545,1827275"/>
                  </v:shape>
                  <v:shape id="Shape 46962" o:spid="_x0000_s1145" style="position:absolute;left:29573;top:2750;width:52;height:18263;visibility:visible;mso-wrap-style:square;v-text-anchor:top" coordsize="5207,182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" path="m5207,l,1826260e" filled="f" strokeweight=".72pt">
                    <v:path arrowok="t" o:connecttype="custom" o:connectlocs="5207,0;0,1826260" o:connectangles="0,0" textboxrect="0,0,5207,1826260"/>
                  </v:shape>
                  <v:shape id="Shape 46963" o:spid="_x0000_s1146" style="position:absolute;left:28399;top:2750;width:2301;height:18273;visibility:visible;mso-wrap-style:square;v-text-anchor:top" coordsize="230124,1827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" path="m,1827275l115062,,230124,1827275,,1827275xe" filled="f" strokeweight=".72pt">
                    <v:path arrowok="t" o:connecttype="custom" o:connectlocs="0,1827275;115062,0;230124,1827275;0,1827275" o:connectangles="0,0,0,0" textboxrect="0,0,230124,1827275"/>
                  </v:shape>
                  <v:shape id="Shape 46964" o:spid="_x0000_s1147" style="position:absolute;left:28399;top:22120;width:0;height:1108;visibility:visible;mso-wrap-style:square;v-text-anchor:top" coordsize="0,11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" path="m,l,110744e" filled="f" strokeweight=".72pt">
                    <v:path arrowok="t" o:connecttype="custom" o:connectlocs="0,0;0,110744" o:connectangles="0,0" textboxrect="0,0,0,110744"/>
                  </v:shape>
                  <v:shape id="Shape 46965" o:spid="_x0000_s1148" style="position:absolute;left:30640;top:22120;width:0;height:1108;visibility:visible;mso-wrap-style:square;v-text-anchor:top" coordsize="0,11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" path="m,l,110744e" filled="f" strokeweight=".72pt">
                    <v:path arrowok="t" o:connecttype="custom" o:connectlocs="0,0;0,110744" o:connectangles="0,0" textboxrect="0,0,0,110744"/>
                  </v:shape>
                  <v:shape id="Shape 46966" o:spid="_x0000_s1149" style="position:absolute;left:28399;top:22684;width:2243;height:0;visibility:visible;mso-wrap-style:square;v-text-anchor:top" coordsize="2242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" path="m,l224282,e" filled="f" strokeweight=".72pt">
                    <v:path arrowok="t" o:connecttype="custom" o:connectlocs="0,0;224282,0" o:connectangles="0,0" textboxrect="0,0,224282,0"/>
                  </v:shape>
                  <v:shape id="Shape 46967" o:spid="_x0000_s1150" style="position:absolute;left:29618;top:23233;width:2604;height:2262;visibility:visible;mso-wrap-style:square;v-text-anchor:top" coordsize="260350,226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&#13;&#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151" type="#_x0000_t75" style="position:absolute;left:31447;top:24787;width:9159;height:35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">
                    <v:imagedata r:id="rId111" o:title=""/>
                  </v:shape>
                  <v:rect id="Rectangle 276846" o:spid="_x0000_s1152" style="position:absolute;left:32371;top:25143;width:6288;height:26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IEyAAAAOAAAAAPAAAAZHJzL2Rvd25yZXYueG1sRI9Na8JA&#13;&#10;EIbvgv9hGaE33Vho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BeykIEyAAAAOAA&#13;&#10;AAAPAAAAAAAAAAAAAAAAAAcCAABkcnMvZG93bnJldi54bWxQSwUGAAAAAAMAAwC3AAAA/AIAAAAA&#13;&#10;" filled="f" stroked="f">
                    <v:textbox inset="0,0,0,0">
                      <w:txbxContent>
                        <w:p w14:paraId="2F2A138F" w14:textId="77777777" w:rsidR="008552B4" w:rsidRDefault="008552B4">
                          <w:pPr>
                            <w:spacing w:after="160" w:line="259" w:lineRule="auto"/>
                            <w:jc w:val="left"/>
                            <w:rPr>
                              <w:ins w:id="2052" w:author="Daniel Rohde" w:date="2022-12-20T00:06:00Z"/>
                            </w:rPr>
                          </w:pPr>
                          <w:ins w:id="2053" w:author="Daniel Rohde" w:date="2022-12-20T00:06:00Z">
                            <w:r>
                              <w:rPr>
                                <w:rFonts w:ascii="Calibri" w:eastAsia="Calibri" w:hAnsi="Calibri" w:cs="Calibri"/>
                                <w:sz w:val="28"/>
                              </w:rPr>
                              <w:t>0.17 m</w:t>
                            </w:r>
                          </w:ins>
                        </w:p>
                      </w:txbxContent>
                    </v:textbox>
                  </v:rect>
                  <v:rect id="Rectangle 46971" o:spid="_x0000_s1153" style="position:absolute;left:37339;top:2512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uefxwAAAOA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DGG55/HAAAA4AAA&#13;&#10;AA8AAAAAAAAAAAAAAAAABwIAAGRycy9kb3ducmV2LnhtbFBLBQYAAAAAAwADALcAAAD7AgAAAAA=&#13;&#10;" filled="f" stroked="f">
                    <v:textbox inset="0,0,0,0">
                      <w:txbxContent>
                        <w:p w14:paraId="506A01E0" w14:textId="77777777" w:rsidR="008552B4" w:rsidRDefault="008552B4">
                          <w:pPr>
                            <w:spacing w:after="160" w:line="259" w:lineRule="auto"/>
                            <w:jc w:val="left"/>
                            <w:rPr>
                              <w:ins w:id="2054" w:author="Daniel Rohde" w:date="2022-12-20T00:06:00Z"/>
                            </w:rPr>
                          </w:pPr>
                          <w:ins w:id="2055" w:author="Daniel Rohde" w:date="2022-12-20T00:06:00Z">
                            <w:r>
                              <w:rPr>
                                <w:rFonts w:ascii="Times New Roman" w:eastAsia="Times New Roman" w:hAnsi="Times New Roman" w:cs="Times New Roman"/>
                                <w:sz w:val="24"/>
                              </w:rPr>
                              <w:t xml:space="preserve"> </w:t>
                            </w:r>
                          </w:ins>
                        </w:p>
                      </w:txbxContent>
                    </v:textbox>
                  </v:rect>
                  <v:shape id="Shape 46972" o:spid="_x0000_s1154" style="position:absolute;left:190;top:29878;width:58773;height:0;visibility:visible;mso-wrap-style:square;v-text-anchor:top" coordsize="58773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" path="m,l5877307,e" filled="f" strokeweight=".72pt">
                    <v:path arrowok="t" o:connecttype="custom" o:connectlocs="0,0;5877307,0" o:connectangles="0,0" textboxrect="0,0,5877307,0"/>
                  </v:shape>
                  <v:shape id="Shape 46973" o:spid="_x0000_s1155" style="position:absolute;left:2973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156" style="position:absolute;left:3054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157" style="position:absolute;left:3166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158" style="position:absolute;left:3273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159" style="position:absolute;left:3348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160" style="position:absolute;left:3479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161" style="position:absolute;left:3561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162" style="position:absolute;left:36896;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163" style="position:absolute;left:3770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164" style="position:absolute;left:3883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165" style="position:absolute;left:3989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166" style="position:absolute;left:40645;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167" style="position:absolute;left:4197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168" style="position:absolute;left:42778;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169" style="position:absolute;left:44074;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170" style="position:absolute;left:4488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171" style="position:absolute;left:4600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172" style="position:absolute;left:47076;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173" style="position:absolute;left:47823;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174" style="position:absolute;left:49149;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75" style="position:absolute;left:49956;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76" style="position:absolute;left:51236;top:28773;width:2104;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77" style="position:absolute;left:52044;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78" style="position:absolute;left:5318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79" style="position:absolute;left:5425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80" style="position:absolute;left:54985;top:28773;width:2104;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81" style="position:absolute;left:5631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82" style="position:absolute;left:5713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83" style="position:absolute;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84" style="position:absolute;left:80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85" style="position:absolute;left:193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86" style="position:absolute;left:300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87" style="position:absolute;left:3749;top:28773;width:2087;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88" style="position:absolute;left:505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89" style="position:absolute;left:588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90" style="position:absolute;left:7162;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91" style="position:absolute;left:797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92" style="position:absolute;left:9098;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93" style="position:absolute;left:10165;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94" style="position:absolute;left:1091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95" style="position:absolute;left:1223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96" style="position:absolute;left:1306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97" style="position:absolute;left:14340;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98" style="position:absolute;left:1514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99" style="position:absolute;left:16276;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200" style="position:absolute;left:17343;top:28773;width:2103;height:2209;visibility:visible;mso-wrap-style:square;v-text-anchor:top" coordsize="210312,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&#13;&#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201" style="position:absolute;left:18089;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202" style="position:absolute;left:19415;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203" style="position:absolute;left:2023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204" style="position:absolute;left:2151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205" style="position:absolute;left:22326;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206" style="position:absolute;left:23454;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207" style="position:absolute;left:2452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208" style="position:absolute;left:2526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209" style="position:absolute;left:26578;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210" style="position:absolute;left:27401;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&#13;&#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211" style="position:absolute;left:28407;top:28773;width:2088;height:2209;visibility:visible;mso-wrap-style:square;v-text-anchor:top" coordsize="208788,220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&#13;&#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212" style="position:absolute;left:30259;top:30975;width:2603;height:2262;visibility:visible;mso-wrap-style:square;v-text-anchor:top" coordsize="260350,226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&#13;&#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213" type="#_x0000_t75" style="position:absolute;left:32087;top:32545;width:17633;height:3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">
                    <v:imagedata r:id="rId112" o:title=""/>
                  </v:shape>
                  <v:rect id="Rectangle 276848" o:spid="_x0000_s1214" style="position:absolute;left:33011;top:32905;width:13462;height:25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u0m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" filled="f" stroked="f">
                    <v:textbox inset="0,0,0,0">
                      <w:txbxContent>
                        <w:p w14:paraId="056F64C6" w14:textId="77777777" w:rsidR="008552B4" w:rsidRDefault="008552B4">
                          <w:pPr>
                            <w:spacing w:after="160" w:line="259" w:lineRule="auto"/>
                            <w:jc w:val="left"/>
                            <w:rPr>
                              <w:ins w:id="2056" w:author="Daniel Rohde" w:date="2022-12-20T00:06:00Z"/>
                            </w:rPr>
                          </w:pPr>
                          <w:ins w:id="2057" w:author="Daniel Rohde" w:date="2022-12-20T00:06:00Z">
                            <w:r>
                              <w:rPr>
                                <w:rFonts w:ascii="Calibri" w:eastAsia="Calibri" w:hAnsi="Calibri" w:cs="Calibri"/>
                                <w:sz w:val="28"/>
                              </w:rPr>
                              <w:t>0.17 m X 0.17 m</w:t>
                            </w:r>
                          </w:ins>
                        </w:p>
                      </w:txbxContent>
                    </v:textbox>
                  </v:rect>
                  <v:rect id="Rectangle 47034" o:spid="_x0000_s1215" style="position:absolute;left:44292;top:32885;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ki9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5CJIvckAAADh&#13;&#10;AAAADwAAAAAAAAAAAAAAAAAHAgAAZHJzL2Rvd25yZXYueG1sUEsFBgAAAAADAAMAtwAAAP0CAAAA&#13;&#10;AA==&#13;&#10;" filled="f" stroked="f">
                    <v:textbox inset="0,0,0,0">
                      <w:txbxContent>
                        <w:p w14:paraId="62A4DA47" w14:textId="77777777" w:rsidR="008552B4" w:rsidRDefault="008552B4">
                          <w:pPr>
                            <w:spacing w:after="160" w:line="259" w:lineRule="auto"/>
                            <w:jc w:val="left"/>
                            <w:rPr>
                              <w:ins w:id="2058" w:author="Daniel Rohde" w:date="2022-12-20T00:06:00Z"/>
                            </w:rPr>
                          </w:pPr>
                          <w:ins w:id="2059" w:author="Daniel Rohde" w:date="2022-12-20T00:06:00Z">
                            <w:r>
                              <w:rPr>
                                <w:rFonts w:ascii="Times New Roman" w:eastAsia="Times New Roman" w:hAnsi="Times New Roman" w:cs="Times New Roman"/>
                                <w:sz w:val="24"/>
                              </w:rPr>
                              <w:t xml:space="preserve"> </w:t>
                            </w:r>
                          </w:ins>
                        </w:p>
                      </w:txbxContent>
                    </v:textbox>
                  </v:rect>
                  <w10:wrap type="topAndBottom" anchorx="margin"/>
                </v:group>
              </w:pict>
            </mc:Fallback>
          </mc:AlternateContent>
        </w:r>
      </w:ins>
    </w:p>
    <w:p w14:paraId="16C19198" w14:textId="32BE9160" w:rsidR="009D51C3" w:rsidRPr="008C7844" w:rsidRDefault="009D51C3" w:rsidP="00C34AA9">
      <w:pPr>
        <w:pStyle w:val="Style5"/>
        <w:numPr>
          <w:ilvl w:val="2"/>
          <w:numId w:val="40"/>
        </w:numPr>
        <w:tabs>
          <w:tab w:val="center" w:pos="2977"/>
        </w:tabs>
        <w:spacing w:before="120" w:after="120"/>
        <w:ind w:right="1251"/>
        <w:rPr>
          <w:sz w:val="20"/>
          <w:szCs w:val="20"/>
          <w:lang w:val="en-GB"/>
        </w:rPr>
      </w:pPr>
      <w:bookmarkStart w:id="2060" w:name="_Toc105509817"/>
      <w:r w:rsidRPr="008C7844">
        <w:rPr>
          <w:sz w:val="20"/>
          <w:szCs w:val="20"/>
          <w:lang w:val="en-GB"/>
        </w:rPr>
        <w:t xml:space="preserve">Sonar </w:t>
      </w:r>
      <w:r w:rsidR="00246449">
        <w:rPr>
          <w:sz w:val="20"/>
          <w:szCs w:val="20"/>
          <w:lang w:val="en-GB"/>
        </w:rPr>
        <w:t>c</w:t>
      </w:r>
      <w:r w:rsidRPr="008C7844">
        <w:rPr>
          <w:sz w:val="20"/>
          <w:szCs w:val="20"/>
          <w:lang w:val="en-GB"/>
        </w:rPr>
        <w:t>overage</w:t>
      </w:r>
      <w:bookmarkEnd w:id="2060"/>
    </w:p>
    <w:p w14:paraId="1AFB33C3" w14:textId="7FCAEF87" w:rsidR="009D512D" w:rsidRDefault="00A15663" w:rsidP="00F95C7B">
      <w:pPr>
        <w:spacing w:after="120"/>
        <w:rPr>
          <w:lang w:val="en-GB"/>
        </w:rPr>
      </w:pPr>
      <w:del w:id="2061" w:author="Daniel Rohde" w:date="2022-12-20T00:06:00Z">
        <w:r>
          <w:rPr>
            <w:noProof/>
            <w:lang w:val="fr-FR" w:eastAsia="fr-FR"/>
          </w:rPr>
          <mc:AlternateContent>
            <mc:Choice Requires="wpg">
              <w:drawing>
                <wp:anchor distT="0" distB="0" distL="114300" distR="114300" simplePos="0" relativeHeight="251700736" behindDoc="0" locked="0" layoutInCell="1" allowOverlap="1" wp14:anchorId="461401A1" wp14:editId="088F62B8">
                  <wp:simplePos x="0" y="0"/>
                  <wp:positionH relativeFrom="column">
                    <wp:posOffset>-118745</wp:posOffset>
                  </wp:positionH>
                  <wp:positionV relativeFrom="paragraph">
                    <wp:posOffset>862330</wp:posOffset>
                  </wp:positionV>
                  <wp:extent cx="6004560" cy="2059305"/>
                  <wp:effectExtent l="14605" t="14605" r="10160" b="21590"/>
                  <wp:wrapTopAndBottom/>
                  <wp:docPr id="16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6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7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7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7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7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7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 name="Picture 469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CF2F7" w14:textId="77777777" w:rsidR="007542E0" w:rsidRDefault="007542E0">
                                <w:pPr>
                                  <w:spacing w:after="160" w:line="259" w:lineRule="auto"/>
                                  <w:jc w:val="left"/>
                                  <w:rPr>
                                    <w:del w:id="2062" w:author="Daniel Rohde" w:date="2022-12-20T00:06:00Z"/>
                                  </w:rPr>
                                </w:pPr>
                                <w:del w:id="2063" w:author="Daniel Rohde" w:date="2022-12-20T00:06:00Z">
                                  <w:r>
                                    <w:rPr>
                                      <w:rFonts w:ascii="Calibri" w:eastAsia="Calibri" w:hAnsi="Calibri" w:cs="Calibri"/>
                                      <w:b/>
                                      <w:color w:val="FFFFFF"/>
                                      <w:sz w:val="24"/>
                                    </w:rPr>
                                    <w:delText>50</w:delText>
                                  </w:r>
                                </w:del>
                              </w:p>
                            </w:txbxContent>
                          </wps:txbx>
                          <wps:bodyPr rot="0" vert="horz" wrap="square" lIns="0" tIns="0" rIns="0" bIns="0" anchor="t" anchorCtr="0" upright="1">
                            <a:noAutofit/>
                          </wps:bodyPr>
                        </wps:wsp>
                        <wps:wsp>
                          <wps:cNvPr id="18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76C96" w14:textId="77777777" w:rsidR="007542E0" w:rsidRDefault="007542E0">
                                <w:pPr>
                                  <w:spacing w:after="160" w:line="259" w:lineRule="auto"/>
                                  <w:jc w:val="left"/>
                                  <w:rPr>
                                    <w:del w:id="2064" w:author="Daniel Rohde" w:date="2022-12-20T00:06:00Z"/>
                                  </w:rPr>
                                </w:pPr>
                                <w:del w:id="2065" w:author="Daniel Rohde" w:date="2022-12-20T00:06:00Z">
                                  <w:r>
                                    <w:rPr>
                                      <w:rFonts w:ascii="Calibri" w:eastAsia="Calibri" w:hAnsi="Calibri" w:cs="Calibri"/>
                                      <w:b/>
                                      <w:color w:val="FFFFFF"/>
                                      <w:sz w:val="24"/>
                                    </w:rPr>
                                    <w:delText>m</w:delText>
                                  </w:r>
                                </w:del>
                              </w:p>
                            </w:txbxContent>
                          </wps:txbx>
                          <wps:bodyPr rot="0" vert="horz" wrap="square" lIns="0" tIns="0" rIns="0" bIns="0" anchor="t" anchorCtr="0" upright="1">
                            <a:noAutofit/>
                          </wps:bodyPr>
                        </wps:wsp>
                        <wps:wsp>
                          <wps:cNvPr id="18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E2A22" w14:textId="77777777" w:rsidR="007542E0" w:rsidRDefault="007542E0">
                                <w:pPr>
                                  <w:spacing w:after="160" w:line="259" w:lineRule="auto"/>
                                  <w:jc w:val="left"/>
                                  <w:rPr>
                                    <w:del w:id="2066" w:author="Daniel Rohde" w:date="2022-12-20T00:06:00Z"/>
                                  </w:rPr>
                                </w:pPr>
                                <w:del w:id="2067" w:author="Daniel Rohde" w:date="2022-12-20T00:06:00Z">
                                  <w:r>
                                    <w:rPr>
                                      <w:rFonts w:ascii="Times New Roman" w:eastAsia="Times New Roman" w:hAnsi="Times New Roman" w:cs="Times New Roman"/>
                                      <w:sz w:val="24"/>
                                    </w:rPr>
                                    <w:delText xml:space="preserve"> </w:delText>
                                  </w:r>
                                </w:del>
                              </w:p>
                            </w:txbxContent>
                          </wps:txbx>
                          <wps:bodyPr rot="0" vert="horz" wrap="square" lIns="0" tIns="0" rIns="0" bIns="0" anchor="t" anchorCtr="0" upright="1">
                            <a:noAutofit/>
                          </wps:bodyPr>
                        </wps:wsp>
                        <wps:wsp>
                          <wps:cNvPr id="18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 name="Picture 469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CE0ED" w14:textId="77777777" w:rsidR="007542E0" w:rsidRDefault="007542E0">
                                <w:pPr>
                                  <w:spacing w:after="160" w:line="259" w:lineRule="auto"/>
                                  <w:jc w:val="left"/>
                                  <w:rPr>
                                    <w:del w:id="2068" w:author="Daniel Rohde" w:date="2022-12-20T00:06:00Z"/>
                                  </w:rPr>
                                </w:pPr>
                                <w:del w:id="2069" w:author="Daniel Rohde" w:date="2022-12-20T00:06:00Z">
                                  <w:r>
                                    <w:rPr>
                                      <w:rFonts w:ascii="Calibri" w:eastAsia="Calibri" w:hAnsi="Calibri" w:cs="Calibri"/>
                                      <w:b/>
                                      <w:color w:val="FFFFFF"/>
                                      <w:sz w:val="24"/>
                                    </w:rPr>
                                    <w:delText>50</w:delText>
                                  </w:r>
                                </w:del>
                              </w:p>
                            </w:txbxContent>
                          </wps:txbx>
                          <wps:bodyPr rot="0" vert="horz" wrap="square" lIns="0" tIns="0" rIns="0" bIns="0" anchor="t" anchorCtr="0" upright="1">
                            <a:noAutofit/>
                          </wps:bodyPr>
                        </wps:wsp>
                        <wps:wsp>
                          <wps:cNvPr id="18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0EC39" w14:textId="77777777" w:rsidR="007542E0" w:rsidRDefault="007542E0">
                                <w:pPr>
                                  <w:spacing w:after="160" w:line="259" w:lineRule="auto"/>
                                  <w:jc w:val="left"/>
                                  <w:rPr>
                                    <w:del w:id="2070" w:author="Daniel Rohde" w:date="2022-12-20T00:06:00Z"/>
                                  </w:rPr>
                                </w:pPr>
                                <w:del w:id="2071" w:author="Daniel Rohde" w:date="2022-12-20T00:06:00Z">
                                  <w:r>
                                    <w:rPr>
                                      <w:rFonts w:ascii="Calibri" w:eastAsia="Calibri" w:hAnsi="Calibri" w:cs="Calibri"/>
                                      <w:b/>
                                      <w:color w:val="FFFFFF"/>
                                      <w:sz w:val="24"/>
                                    </w:rPr>
                                    <w:delText>m</w:delText>
                                  </w:r>
                                </w:del>
                              </w:p>
                            </w:txbxContent>
                          </wps:txbx>
                          <wps:bodyPr rot="0" vert="horz" wrap="square" lIns="0" tIns="0" rIns="0" bIns="0" anchor="t" anchorCtr="0" upright="1">
                            <a:noAutofit/>
                          </wps:bodyPr>
                        </wps:wsp>
                        <wps:wsp>
                          <wps:cNvPr id="18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49C4B" w14:textId="77777777" w:rsidR="007542E0" w:rsidRDefault="007542E0">
                                <w:pPr>
                                  <w:spacing w:after="160" w:line="259" w:lineRule="auto"/>
                                  <w:jc w:val="left"/>
                                  <w:rPr>
                                    <w:del w:id="2072" w:author="Daniel Rohde" w:date="2022-12-20T00:06:00Z"/>
                                  </w:rPr>
                                </w:pPr>
                                <w:del w:id="2073" w:author="Daniel Rohde" w:date="2022-12-20T00:06:00Z">
                                  <w:r>
                                    <w:rPr>
                                      <w:rFonts w:ascii="Times New Roman" w:eastAsia="Times New Roman" w:hAnsi="Times New Roman" w:cs="Times New Roman"/>
                                      <w:sz w:val="24"/>
                                    </w:rPr>
                                    <w:delText xml:space="preserve"> </w:delText>
                                  </w:r>
                                </w:del>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61401A1" id="Group 276992" o:spid="_x0000_s1216" style="position:absolute;left:0;text-align:left;margin-left:-9.35pt;margin-top:67.9pt;width:472.8pt;height:162.15pt;z-index:251700736;mso-width-relative:margin;mso-height-relative:margin" coordsize="60058,20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">
                  <v:shape id="Shape 293455" o:spid="_x0000_s1217" style="position:absolute;top:1;width:41407;height:20574;visibility:visible;mso-wrap-style:square;v-text-anchor:top" coordsize="4140708,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&#13;&#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218" style="position:absolute;top:1;width:41407;height:20574;visibility:visible;mso-wrap-style:square;v-text-anchor:top" coordsize="4140708,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" path="m,2057400r4140708,l4140708,,,,,2057400xe" filled="f" strokecolor="#385d8a" strokeweight="2.04pt">
                    <v:path arrowok="t" o:connecttype="custom" o:connectlocs="0,2057400;4140708,2057400;4140708,0;0,0;0,2057400" o:connectangles="0,0,0,0,0" textboxrect="0,0,4140708,2057400"/>
                  </v:shape>
                  <v:shape id="Shape 293456" o:spid="_x0000_s1219" style="position:absolute;left:40965;top:1;width:442;height:20574;visibility:visible;mso-wrap-style:square;v-text-anchor:top" coordsize="44196,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" path="m,l44196,r,2057400l,2057400,,e" fillcolor="black" stroked="f" strokeweight="0">
                    <v:path arrowok="t" o:connecttype="custom" o:connectlocs="0,0;44196,0;44196,2057400;0,2057400;0,0" o:connectangles="0,0,0,0,0" textboxrect="0,0,44196,2057400"/>
                  </v:shape>
                  <v:shape id="Shape 46941" o:spid="_x0000_s1220" style="position:absolute;left:40965;top:1;width:442;height:20574;visibility:visible;mso-wrap-style:square;v-text-anchor:top" coordsize="44196,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" path="m,2057400r44196,l44196,,,,,2057400xe" filled="f" strokeweight="2.04pt">
                    <v:path arrowok="t" o:connecttype="custom" o:connectlocs="0,2057400;44196,2057400;44196,0;0,0;0,2057400" o:connectangles="0,0,0,0,0" textboxrect="0,0,44196,2057400"/>
                  </v:shape>
                  <v:shape id="Shape 46942" o:spid="_x0000_s1221" style="position:absolute;top:10288;width:60058;height:0;visibility:visible;mso-wrap-style:square;v-text-anchor:top" coordsize="6005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" path="m,l6005830,e" filled="f" strokeweight="1.56pt">
                    <v:path arrowok="t" o:connecttype="custom" o:connectlocs="0,0;6005830,0" o:connectangles="0,0" textboxrect="0,0,6005830,0"/>
                  </v:shape>
                  <v:shape id="Shape 293457" o:spid="_x0000_s1222" style="position:absolute;left:36621;top:9023;width:6584;height:2560;visibility:visible;mso-wrap-style:square;v-text-anchor:top" coordsize="658368,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" path="m,l658368,r,256032l,256032,,e" fillcolor="#4f81bd" stroked="f" strokeweight="0">
                    <v:path arrowok="t" o:connecttype="custom" o:connectlocs="0,0;658368,0;658368,256032;0,256032;0,0" o:connectangles="0,0,0,0,0" textboxrect="0,0,658368,256032"/>
                  </v:shape>
                  <v:shape id="Shape 46944" o:spid="_x0000_s1223" style="position:absolute;left:36621;top:9023;width:6584;height:2560;visibility:visible;mso-wrap-style:square;v-text-anchor:top" coordsize="658368,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" path="m,256032r658368,l658368,,,,,256032xe" filled="f" strokecolor="#385d8a" strokeweight="2.04pt">
                    <v:path arrowok="t" o:connecttype="custom" o:connectlocs="0,256032;658368,256032;658368,0;0,0;0,256032" o:connectangles="0,0,0,0,0" textboxrect="0,0,658368,256032"/>
                  </v:shape>
                  <v:shape id="Shape 46945" o:spid="_x0000_s1224" style="position:absolute;left:43205;top:9023;width:2210;height:2560;visibility:visible;mso-wrap-style:square;v-text-anchor:top" coordsize="220980,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" path="m,l220980,128015,,256032,,xe" fillcolor="#4f81bd" stroked="f" strokeweight="0">
                    <v:path arrowok="t" o:connecttype="custom" o:connectlocs="0,0;220980,128015;0,256032;0,0" o:connectangles="0,0,0,0" textboxrect="0,0,220980,256032"/>
                  </v:shape>
                  <v:shape id="Shape 46946" o:spid="_x0000_s1225" style="position:absolute;left:43205;top:9023;width:2210;height:2560;visibility:visible;mso-wrap-style:square;v-text-anchor:top" coordsize="220980,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" path="m,l220980,128015,,256032,,xe" filled="f" strokecolor="#385d8a" strokeweight="2.04pt">
                    <v:path arrowok="t" o:connecttype="custom" o:connectlocs="0,0;220980,128015;0,256032;0,0" o:connectangles="0,0,0,0" textboxrect="0,0,220980,256032"/>
                  </v:shape>
                  <v:shape id="Shape 46947" o:spid="_x0000_s1226" style="position:absolute;left:29350;width:1344;height:10309;visibility:visible;mso-wrap-style:square;v-text-anchor:top" coordsize="134366,1030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&#13;&#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227" style="position:absolute;left:29350;top:10303;width:1344;height:10267;visibility:visible;mso-wrap-style:square;v-text-anchor:top" coordsize="134366,1026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&#13;&#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228" style="position:absolute;left:27531;top:3620;width:6263;height:4405;visibility:visible;mso-wrap-style:square;v-text-anchor:top" coordsize="626364,440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" path="m,l626364,r,440436l,440436,,e" fillcolor="#a6a6a6" stroked="f" strokeweight="0">
                    <v:path arrowok="t" o:connecttype="custom" o:connectlocs="0,0;626364,0;626364,440436;0,440436;0,0" o:connectangles="0,0,0,0,0" textboxrect="0,0,626364,440436"/>
                  </v:shape>
                  <v:shape id="Picture 46951" o:spid="_x0000_s1229" type="#_x0000_t75" style="position:absolute;left:27531;top:4077;width:6263;height:3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">
                    <v:imagedata r:id="rId114" o:title=""/>
                  </v:shape>
                  <v:rect id="Rectangle 276852" o:spid="_x0000_s1230" style="position:absolute;left:28454;top:4391;width:206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14:paraId="4F6CF2F7" w14:textId="77777777" w:rsidR="007542E0" w:rsidRDefault="007542E0">
                          <w:pPr>
                            <w:spacing w:after="160" w:line="259" w:lineRule="auto"/>
                            <w:jc w:val="left"/>
                            <w:rPr>
                              <w:del w:id="2074" w:author="Daniel Rohde" w:date="2022-12-20T00:06:00Z"/>
                            </w:rPr>
                          </w:pPr>
                          <w:del w:id="2075" w:author="Daniel Rohde" w:date="2022-12-20T00:06:00Z">
                            <w:r>
                              <w:rPr>
                                <w:rFonts w:ascii="Calibri" w:eastAsia="Calibri" w:hAnsi="Calibri" w:cs="Calibri"/>
                                <w:b/>
                                <w:color w:val="FFFFFF"/>
                                <w:sz w:val="24"/>
                              </w:rPr>
                              <w:delText>50</w:delText>
                            </w:r>
                          </w:del>
                        </w:p>
                      </w:txbxContent>
                    </v:textbox>
                  </v:rect>
                  <v:rect id="Rectangle 276853" o:spid="_x0000_s1231" style="position:absolute;left:30008;top:4391;width:16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14:paraId="3AF76C96" w14:textId="77777777" w:rsidR="007542E0" w:rsidRDefault="007542E0">
                          <w:pPr>
                            <w:spacing w:after="160" w:line="259" w:lineRule="auto"/>
                            <w:jc w:val="left"/>
                            <w:rPr>
                              <w:del w:id="2076" w:author="Daniel Rohde" w:date="2022-12-20T00:06:00Z"/>
                            </w:rPr>
                          </w:pPr>
                          <w:del w:id="2077" w:author="Daniel Rohde" w:date="2022-12-20T00:06:00Z">
                            <w:r>
                              <w:rPr>
                                <w:rFonts w:ascii="Calibri" w:eastAsia="Calibri" w:hAnsi="Calibri" w:cs="Calibri"/>
                                <w:b/>
                                <w:color w:val="FFFFFF"/>
                                <w:sz w:val="24"/>
                              </w:rPr>
                              <w:delText>m</w:delText>
                            </w:r>
                          </w:del>
                        </w:p>
                      </w:txbxContent>
                    </v:textbox>
                  </v:rect>
                  <v:rect id="Rectangle 46953" o:spid="_x0000_s1232" style="position:absolute;left:31243;top:41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N06ygAAAOEAAAAPAAAAZHJzL2Rvd25yZXYueG1sRI9Na8Mw&#13;&#10;DIbvg/4Ho8Juq7MW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Awo3TrKAAAA&#13;&#10;4QAAAA8AAAAAAAAAAAAAAAAABwIAAGRycy9kb3ducmV2LnhtbFBLBQYAAAAAAwADALcAAAD+AgAA&#13;&#10;AAA=&#13;&#10;" filled="f" stroked="f">
                    <v:textbox inset="0,0,0,0">
                      <w:txbxContent>
                        <w:p w14:paraId="3C9E2A22" w14:textId="77777777" w:rsidR="007542E0" w:rsidRDefault="007542E0">
                          <w:pPr>
                            <w:spacing w:after="160" w:line="259" w:lineRule="auto"/>
                            <w:jc w:val="left"/>
                            <w:rPr>
                              <w:del w:id="2078" w:author="Daniel Rohde" w:date="2022-12-20T00:06:00Z"/>
                            </w:rPr>
                          </w:pPr>
                          <w:del w:id="2079" w:author="Daniel Rohde" w:date="2022-12-20T00:06:00Z">
                            <w:r>
                              <w:rPr>
                                <w:rFonts w:ascii="Times New Roman" w:eastAsia="Times New Roman" w:hAnsi="Times New Roman" w:cs="Times New Roman"/>
                                <w:sz w:val="24"/>
                              </w:rPr>
                              <w:delText xml:space="preserve"> </w:delText>
                            </w:r>
                          </w:del>
                        </w:p>
                      </w:txbxContent>
                    </v:textbox>
                  </v:rect>
                  <v:shape id="Shape 293459" o:spid="_x0000_s1233" style="position:absolute;left:27561;top:12840;width:6279;height:4405;visibility:visible;mso-wrap-style:square;v-text-anchor:top" coordsize="627888,440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" path="m,l627888,r,440437l,440437,,e" fillcolor="#a6a6a6" stroked="f" strokeweight="0">
                    <v:path arrowok="t" o:connecttype="custom" o:connectlocs="0,0;627888,0;627888,440437;0,440437;0,0" o:connectangles="0,0,0,0,0" textboxrect="0,0,627888,440437"/>
                  </v:shape>
                  <v:shape id="Picture 46956" o:spid="_x0000_s1234" type="#_x0000_t75" style="position:absolute;left:27561;top:13298;width:6279;height:3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">
                    <v:imagedata r:id="rId114" o:title=""/>
                  </v:shape>
                  <v:rect id="Rectangle 276854" o:spid="_x0000_s1235" style="position:absolute;left:28484;top:13615;width:206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" filled="f" stroked="f">
                    <v:textbox inset="0,0,0,0">
                      <w:txbxContent>
                        <w:p w14:paraId="4ECCE0ED" w14:textId="77777777" w:rsidR="007542E0" w:rsidRDefault="007542E0">
                          <w:pPr>
                            <w:spacing w:after="160" w:line="259" w:lineRule="auto"/>
                            <w:jc w:val="left"/>
                            <w:rPr>
                              <w:del w:id="2080" w:author="Daniel Rohde" w:date="2022-12-20T00:06:00Z"/>
                            </w:rPr>
                          </w:pPr>
                          <w:del w:id="2081" w:author="Daniel Rohde" w:date="2022-12-20T00:06:00Z">
                            <w:r>
                              <w:rPr>
                                <w:rFonts w:ascii="Calibri" w:eastAsia="Calibri" w:hAnsi="Calibri" w:cs="Calibri"/>
                                <w:b/>
                                <w:color w:val="FFFFFF"/>
                                <w:sz w:val="24"/>
                              </w:rPr>
                              <w:delText>50</w:delText>
                            </w:r>
                          </w:del>
                        </w:p>
                      </w:txbxContent>
                    </v:textbox>
                  </v:rect>
                  <v:rect id="Rectangle 276855" o:spid="_x0000_s1236" style="position:absolute;left:30039;top:13615;width:16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14:paraId="6D10EC39" w14:textId="77777777" w:rsidR="007542E0" w:rsidRDefault="007542E0">
                          <w:pPr>
                            <w:spacing w:after="160" w:line="259" w:lineRule="auto"/>
                            <w:jc w:val="left"/>
                            <w:rPr>
                              <w:del w:id="2082" w:author="Daniel Rohde" w:date="2022-12-20T00:06:00Z"/>
                            </w:rPr>
                          </w:pPr>
                          <w:del w:id="2083" w:author="Daniel Rohde" w:date="2022-12-20T00:06:00Z">
                            <w:r>
                              <w:rPr>
                                <w:rFonts w:ascii="Calibri" w:eastAsia="Calibri" w:hAnsi="Calibri" w:cs="Calibri"/>
                                <w:b/>
                                <w:color w:val="FFFFFF"/>
                                <w:sz w:val="24"/>
                              </w:rPr>
                              <w:delText>m</w:delText>
                            </w:r>
                          </w:del>
                        </w:p>
                      </w:txbxContent>
                    </v:textbox>
                  </v:rect>
                  <v:rect id="Rectangle 46958" o:spid="_x0000_s1237" style="position:absolute;left:31273;top:1340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57749C4B" w14:textId="77777777" w:rsidR="007542E0" w:rsidRDefault="007542E0">
                          <w:pPr>
                            <w:spacing w:after="160" w:line="259" w:lineRule="auto"/>
                            <w:jc w:val="left"/>
                            <w:rPr>
                              <w:del w:id="2084" w:author="Daniel Rohde" w:date="2022-12-20T00:06:00Z"/>
                            </w:rPr>
                          </w:pPr>
                          <w:del w:id="2085" w:author="Daniel Rohde" w:date="2022-12-20T00:06:00Z">
                            <w:r>
                              <w:rPr>
                                <w:rFonts w:ascii="Times New Roman" w:eastAsia="Times New Roman" w:hAnsi="Times New Roman" w:cs="Times New Roman"/>
                                <w:sz w:val="24"/>
                              </w:rPr>
                              <w:delText xml:space="preserve"> </w:delText>
                            </w:r>
                          </w:del>
                        </w:p>
                      </w:txbxContent>
                    </v:textbox>
                  </v:rect>
                  <w10:wrap type="topAndBottom"/>
                </v:group>
              </w:pict>
            </mc:Fallback>
          </mc:AlternateContent>
        </w:r>
      </w:del>
      <w:ins w:id="2086" w:author="Daniel Rohde" w:date="2022-12-20T00:06:00Z">
        <w:r>
          <w:rPr>
            <w:noProof/>
            <w:lang w:val="de-DE" w:eastAsia="de-DE"/>
          </w:rPr>
          <mc:AlternateContent>
            <mc:Choice Requires="wpg">
              <w:drawing>
                <wp:anchor distT="0" distB="0" distL="114300" distR="114300" simplePos="0" relativeHeight="251656704" behindDoc="0" locked="0" layoutInCell="1" allowOverlap="1" wp14:anchorId="117E0372" wp14:editId="5CF03C79">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8552B4" w:rsidRDefault="008552B4">
                                <w:pPr>
                                  <w:spacing w:after="160" w:line="259" w:lineRule="auto"/>
                                  <w:jc w:val="left"/>
                                  <w:rPr>
                                    <w:ins w:id="2087" w:author="Daniel Rohde" w:date="2022-12-20T00:06:00Z"/>
                                  </w:rPr>
                                </w:pPr>
                                <w:ins w:id="2088" w:author="Daniel Rohde" w:date="2022-12-20T00:06:00Z">
                                  <w:r>
                                    <w:rPr>
                                      <w:rFonts w:ascii="Calibri" w:eastAsia="Calibri" w:hAnsi="Calibri" w:cs="Calibri"/>
                                      <w:b/>
                                      <w:color w:val="FFFFFF"/>
                                      <w:sz w:val="24"/>
                                    </w:rPr>
                                    <w:t>50</w:t>
                                  </w:r>
                                </w:ins>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8552B4" w:rsidRDefault="008552B4">
                                <w:pPr>
                                  <w:spacing w:after="160" w:line="259" w:lineRule="auto"/>
                                  <w:jc w:val="left"/>
                                  <w:rPr>
                                    <w:ins w:id="2089" w:author="Daniel Rohde" w:date="2022-12-20T00:06:00Z"/>
                                  </w:rPr>
                                </w:pPr>
                                <w:ins w:id="2090" w:author="Daniel Rohde" w:date="2022-12-20T00:06:00Z">
                                  <w:r>
                                    <w:rPr>
                                      <w:rFonts w:ascii="Calibri" w:eastAsia="Calibri" w:hAnsi="Calibri" w:cs="Calibri"/>
                                      <w:b/>
                                      <w:color w:val="FFFFFF"/>
                                      <w:sz w:val="24"/>
                                    </w:rPr>
                                    <w:t>m</w:t>
                                  </w:r>
                                </w:ins>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8552B4" w:rsidRDefault="008552B4">
                                <w:pPr>
                                  <w:spacing w:after="160" w:line="259" w:lineRule="auto"/>
                                  <w:jc w:val="left"/>
                                  <w:rPr>
                                    <w:ins w:id="2091" w:author="Daniel Rohde" w:date="2022-12-20T00:06:00Z"/>
                                  </w:rPr>
                                </w:pPr>
                                <w:ins w:id="2092" w:author="Daniel Rohde" w:date="2022-12-20T00:06:00Z">
                                  <w:r>
                                    <w:rPr>
                                      <w:rFonts w:ascii="Times New Roman" w:eastAsia="Times New Roman" w:hAnsi="Times New Roman" w:cs="Times New Roman"/>
                                      <w:sz w:val="24"/>
                                    </w:rPr>
                                    <w:t xml:space="preserve"> </w:t>
                                  </w:r>
                                </w:ins>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8552B4" w:rsidRDefault="008552B4">
                                <w:pPr>
                                  <w:spacing w:after="160" w:line="259" w:lineRule="auto"/>
                                  <w:jc w:val="left"/>
                                  <w:rPr>
                                    <w:ins w:id="2093" w:author="Daniel Rohde" w:date="2022-12-20T00:06:00Z"/>
                                  </w:rPr>
                                </w:pPr>
                                <w:ins w:id="2094" w:author="Daniel Rohde" w:date="2022-12-20T00:06:00Z">
                                  <w:r>
                                    <w:rPr>
                                      <w:rFonts w:ascii="Calibri" w:eastAsia="Calibri" w:hAnsi="Calibri" w:cs="Calibri"/>
                                      <w:b/>
                                      <w:color w:val="FFFFFF"/>
                                      <w:sz w:val="24"/>
                                    </w:rPr>
                                    <w:t>50</w:t>
                                  </w:r>
                                </w:ins>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8552B4" w:rsidRDefault="008552B4">
                                <w:pPr>
                                  <w:spacing w:after="160" w:line="259" w:lineRule="auto"/>
                                  <w:jc w:val="left"/>
                                  <w:rPr>
                                    <w:ins w:id="2095" w:author="Daniel Rohde" w:date="2022-12-20T00:06:00Z"/>
                                  </w:rPr>
                                </w:pPr>
                                <w:ins w:id="2096" w:author="Daniel Rohde" w:date="2022-12-20T00:06:00Z">
                                  <w:r>
                                    <w:rPr>
                                      <w:rFonts w:ascii="Calibri" w:eastAsia="Calibri" w:hAnsi="Calibri" w:cs="Calibri"/>
                                      <w:b/>
                                      <w:color w:val="FFFFFF"/>
                                      <w:sz w:val="24"/>
                                    </w:rPr>
                                    <w:t>m</w:t>
                                  </w:r>
                                </w:ins>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8552B4" w:rsidRDefault="008552B4">
                                <w:pPr>
                                  <w:spacing w:after="160" w:line="259" w:lineRule="auto"/>
                                  <w:jc w:val="left"/>
                                  <w:rPr>
                                    <w:ins w:id="2097" w:author="Daniel Rohde" w:date="2022-12-20T00:06:00Z"/>
                                  </w:rPr>
                                </w:pPr>
                                <w:ins w:id="2098" w:author="Daniel Rohde" w:date="2022-12-20T00:06:00Z">
                                  <w:r>
                                    <w:rPr>
                                      <w:rFonts w:ascii="Times New Roman" w:eastAsia="Times New Roman" w:hAnsi="Times New Roman" w:cs="Times New Roman"/>
                                      <w:sz w:val="24"/>
                                    </w:rPr>
                                    <w:t xml:space="preserve"> </w:t>
                                  </w:r>
                                </w:ins>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7E0372" id="_x0000_s1238" style="position:absolute;left:0;text-align:left;margin-left:-9.35pt;margin-top:67.9pt;width:472.8pt;height:162.15pt;z-index:251656704;mso-width-relative:margin;mso-height-relative:margin" coordsize="60058,20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">
                  <v:shape id="Shape 293455" o:spid="_x0000_s1239" style="position:absolute;top:1;width:41407;height:20574;visibility:visible;mso-wrap-style:square;v-text-anchor:top" coordsize="4140708,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&#13;&#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240" style="position:absolute;top:1;width:41407;height:20574;visibility:visible;mso-wrap-style:square;v-text-anchor:top" coordsize="4140708,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" path="m,2057400r4140708,l4140708,,,,,2057400xe" filled="f" strokecolor="#385d8a" strokeweight="2.04pt">
                    <v:path arrowok="t" o:connecttype="custom" o:connectlocs="0,2057400;4140708,2057400;4140708,0;0,0;0,2057400" o:connectangles="0,0,0,0,0" textboxrect="0,0,4140708,2057400"/>
                  </v:shape>
                  <v:shape id="Shape 293456" o:spid="_x0000_s1241" style="position:absolute;left:40965;top:1;width:442;height:20574;visibility:visible;mso-wrap-style:square;v-text-anchor:top" coordsize="44196,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" path="m,l44196,r,2057400l,2057400,,e" fillcolor="black" stroked="f" strokeweight="0">
                    <v:path arrowok="t" o:connecttype="custom" o:connectlocs="0,0;44196,0;44196,2057400;0,2057400;0,0" o:connectangles="0,0,0,0,0" textboxrect="0,0,44196,2057400"/>
                  </v:shape>
                  <v:shape id="Shape 46941" o:spid="_x0000_s1242" style="position:absolute;left:40965;top:1;width:442;height:20574;visibility:visible;mso-wrap-style:square;v-text-anchor:top" coordsize="44196,205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" path="m,2057400r44196,l44196,,,,,2057400xe" filled="f" strokeweight="2.04pt">
                    <v:path arrowok="t" o:connecttype="custom" o:connectlocs="0,2057400;44196,2057400;44196,0;0,0;0,2057400" o:connectangles="0,0,0,0,0" textboxrect="0,0,44196,2057400"/>
                  </v:shape>
                  <v:shape id="Shape 46942" o:spid="_x0000_s1243" style="position:absolute;top:10288;width:60058;height:0;visibility:visible;mso-wrap-style:square;v-text-anchor:top" coordsize="6005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" path="m,l6005830,e" filled="f" strokeweight="1.56pt">
                    <v:path arrowok="t" o:connecttype="custom" o:connectlocs="0,0;6005830,0" o:connectangles="0,0" textboxrect="0,0,6005830,0"/>
                  </v:shape>
                  <v:shape id="Shape 293457" o:spid="_x0000_s1244" style="position:absolute;left:36621;top:9023;width:6584;height:2560;visibility:visible;mso-wrap-style:square;v-text-anchor:top" coordsize="658368,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" path="m,l658368,r,256032l,256032,,e" fillcolor="#4f81bd" stroked="f" strokeweight="0">
                    <v:path arrowok="t" o:connecttype="custom" o:connectlocs="0,0;658368,0;658368,256032;0,256032;0,0" o:connectangles="0,0,0,0,0" textboxrect="0,0,658368,256032"/>
                  </v:shape>
                  <v:shape id="Shape 46944" o:spid="_x0000_s1245" style="position:absolute;left:36621;top:9023;width:6584;height:2560;visibility:visible;mso-wrap-style:square;v-text-anchor:top" coordsize="658368,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" path="m,256032r658368,l658368,,,,,256032xe" filled="f" strokecolor="#385d8a" strokeweight="2.04pt">
                    <v:path arrowok="t" o:connecttype="custom" o:connectlocs="0,256032;658368,256032;658368,0;0,0;0,256032" o:connectangles="0,0,0,0,0" textboxrect="0,0,658368,256032"/>
                  </v:shape>
                  <v:shape id="Shape 46945" o:spid="_x0000_s1246" style="position:absolute;left:43205;top:9023;width:2210;height:2560;visibility:visible;mso-wrap-style:square;v-text-anchor:top" coordsize="220980,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" path="m,l220980,128015,,256032,,xe" fillcolor="#4f81bd" stroked="f" strokeweight="0">
                    <v:path arrowok="t" o:connecttype="custom" o:connectlocs="0,0;220980,128015;0,256032;0,0" o:connectangles="0,0,0,0" textboxrect="0,0,220980,256032"/>
                  </v:shape>
                  <v:shape id="Shape 46946" o:spid="_x0000_s1247" style="position:absolute;left:43205;top:9023;width:2210;height:2560;visibility:visible;mso-wrap-style:square;v-text-anchor:top" coordsize="220980,256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" path="m,l220980,128015,,256032,,xe" filled="f" strokecolor="#385d8a" strokeweight="2.04pt">
                    <v:path arrowok="t" o:connecttype="custom" o:connectlocs="0,0;220980,128015;0,256032;0,0" o:connectangles="0,0,0,0" textboxrect="0,0,220980,256032"/>
                  </v:shape>
                  <v:shape id="Shape 46947" o:spid="_x0000_s1248" style="position:absolute;left:29350;width:1344;height:10309;visibility:visible;mso-wrap-style:square;v-text-anchor:top" coordsize="134366,10309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&#13;&#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249" style="position:absolute;left:29350;top:10303;width:1344;height:10267;visibility:visible;mso-wrap-style:square;v-text-anchor:top" coordsize="134366,1026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&#13;&#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250" style="position:absolute;left:27531;top:3620;width:6263;height:4405;visibility:visible;mso-wrap-style:square;v-text-anchor:top" coordsize="626364,440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" path="m,l626364,r,440436l,440436,,e" fillcolor="#a6a6a6" stroked="f" strokeweight="0">
                    <v:path arrowok="t" o:connecttype="custom" o:connectlocs="0,0;626364,0;626364,440436;0,440436;0,0" o:connectangles="0,0,0,0,0" textboxrect="0,0,626364,440436"/>
                  </v:shape>
                  <v:shape id="Picture 46951" o:spid="_x0000_s1251" type="#_x0000_t75" style="position:absolute;left:27531;top:4077;width:6263;height:3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">
                    <v:imagedata r:id="rId114" o:title=""/>
                  </v:shape>
                  <v:rect id="Rectangle 276852" o:spid="_x0000_s1252" style="position:absolute;left:28454;top:4391;width:2061;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QI/xwAAAOA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OxZAj/HAAAA4AAA&#13;&#10;AA8AAAAAAAAAAAAAAAAABwIAAGRycy9kb3ducmV2LnhtbFBLBQYAAAAAAwADALcAAAD7AgAAAAA=&#13;&#10;" filled="f" stroked="f">
                    <v:textbox inset="0,0,0,0">
                      <w:txbxContent>
                        <w:p w14:paraId="3EEFDC43" w14:textId="77777777" w:rsidR="008552B4" w:rsidRDefault="008552B4">
                          <w:pPr>
                            <w:spacing w:after="160" w:line="259" w:lineRule="auto"/>
                            <w:jc w:val="left"/>
                            <w:rPr>
                              <w:ins w:id="2099" w:author="Daniel Rohde" w:date="2022-12-20T00:06:00Z"/>
                            </w:rPr>
                          </w:pPr>
                          <w:ins w:id="2100" w:author="Daniel Rohde" w:date="2022-12-20T00:06:00Z">
                            <w:r>
                              <w:rPr>
                                <w:rFonts w:ascii="Calibri" w:eastAsia="Calibri" w:hAnsi="Calibri" w:cs="Calibri"/>
                                <w:b/>
                                <w:color w:val="FFFFFF"/>
                                <w:sz w:val="24"/>
                              </w:rPr>
                              <w:t>50</w:t>
                            </w:r>
                          </w:ins>
                        </w:p>
                      </w:txbxContent>
                    </v:textbox>
                  </v:rect>
                  <v:rect id="Rectangle 276853" o:spid="_x0000_s1253" style="position:absolute;left:30008;top:4391;width:16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5xI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ByLnEjHAAAA4AAA&#13;&#10;AA8AAAAAAAAAAAAAAAAABwIAAGRycy9kb3ducmV2LnhtbFBLBQYAAAAAAwADALcAAAD7AgAAAAA=&#13;&#10;" filled="f" stroked="f">
                    <v:textbox inset="0,0,0,0">
                      <w:txbxContent>
                        <w:p w14:paraId="7DC831B0" w14:textId="77777777" w:rsidR="008552B4" w:rsidRDefault="008552B4">
                          <w:pPr>
                            <w:spacing w:after="160" w:line="259" w:lineRule="auto"/>
                            <w:jc w:val="left"/>
                            <w:rPr>
                              <w:ins w:id="2101" w:author="Daniel Rohde" w:date="2022-12-20T00:06:00Z"/>
                            </w:rPr>
                          </w:pPr>
                          <w:ins w:id="2102" w:author="Daniel Rohde" w:date="2022-12-20T00:06:00Z">
                            <w:r>
                              <w:rPr>
                                <w:rFonts w:ascii="Calibri" w:eastAsia="Calibri" w:hAnsi="Calibri" w:cs="Calibri"/>
                                <w:b/>
                                <w:color w:val="FFFFFF"/>
                                <w:sz w:val="24"/>
                              </w:rPr>
                              <w:t>m</w:t>
                            </w:r>
                          </w:ins>
                        </w:p>
                      </w:txbxContent>
                    </v:textbox>
                  </v:rect>
                  <v:rect id="Rectangle 46953" o:spid="_x0000_s1254" style="position:absolute;left:31243;top:417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znTyQAAAOAAAAAPAAAAZHJzL2Rvd25yZXYueG1sRI9Ba8JA&#13;&#10;FITvhf6H5RW81U0r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c8c508kAAADg&#13;&#10;AAAADwAAAAAAAAAAAAAAAAAHAgAAZHJzL2Rvd25yZXYueG1sUEsFBgAAAAADAAMAtwAAAP0CAAAA&#13;&#10;AA==&#13;&#10;" filled="f" stroked="f">
                    <v:textbox inset="0,0,0,0">
                      <w:txbxContent>
                        <w:p w14:paraId="6CD65D04" w14:textId="77777777" w:rsidR="008552B4" w:rsidRDefault="008552B4">
                          <w:pPr>
                            <w:spacing w:after="160" w:line="259" w:lineRule="auto"/>
                            <w:jc w:val="left"/>
                            <w:rPr>
                              <w:ins w:id="2103" w:author="Daniel Rohde" w:date="2022-12-20T00:06:00Z"/>
                            </w:rPr>
                          </w:pPr>
                          <w:ins w:id="2104" w:author="Daniel Rohde" w:date="2022-12-20T00:06:00Z">
                            <w:r>
                              <w:rPr>
                                <w:rFonts w:ascii="Times New Roman" w:eastAsia="Times New Roman" w:hAnsi="Times New Roman" w:cs="Times New Roman"/>
                                <w:sz w:val="24"/>
                              </w:rPr>
                              <w:t xml:space="preserve"> </w:t>
                            </w:r>
                          </w:ins>
                        </w:p>
                      </w:txbxContent>
                    </v:textbox>
                  </v:rect>
                  <v:shape id="Shape 293459" o:spid="_x0000_s1255" style="position:absolute;left:27561;top:12840;width:6279;height:4405;visibility:visible;mso-wrap-style:square;v-text-anchor:top" coordsize="627888,440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" path="m,l627888,r,440437l,440437,,e" fillcolor="#a6a6a6" stroked="f" strokeweight="0">
                    <v:path arrowok="t" o:connecttype="custom" o:connectlocs="0,0;627888,0;627888,440437;0,440437;0,0" o:connectangles="0,0,0,0,0" textboxrect="0,0,627888,440437"/>
                  </v:shape>
                  <v:shape id="Picture 46956" o:spid="_x0000_s1256" type="#_x0000_t75" style="position:absolute;left:27561;top:13298;width:6279;height:3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">
                    <v:imagedata r:id="rId114" o:title=""/>
                  </v:shape>
                  <v:rect id="Rectangle 276854" o:spid="_x0000_s1257" style="position:absolute;left:28484;top:13615;width:2062;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08BFB284" w14:textId="77777777" w:rsidR="008552B4" w:rsidRDefault="008552B4">
                          <w:pPr>
                            <w:spacing w:after="160" w:line="259" w:lineRule="auto"/>
                            <w:jc w:val="left"/>
                            <w:rPr>
                              <w:ins w:id="2105" w:author="Daniel Rohde" w:date="2022-12-20T00:06:00Z"/>
                            </w:rPr>
                          </w:pPr>
                          <w:ins w:id="2106" w:author="Daniel Rohde" w:date="2022-12-20T00:06:00Z">
                            <w:r>
                              <w:rPr>
                                <w:rFonts w:ascii="Calibri" w:eastAsia="Calibri" w:hAnsi="Calibri" w:cs="Calibri"/>
                                <w:b/>
                                <w:color w:val="FFFFFF"/>
                                <w:sz w:val="24"/>
                              </w:rPr>
                              <w:t>50</w:t>
                            </w:r>
                          </w:ins>
                        </w:p>
                      </w:txbxContent>
                    </v:textbox>
                  </v:rect>
                  <v:rect id="Rectangle 276855" o:spid="_x0000_s1258" style="position:absolute;left:30039;top:13615;width:1648;height:2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7B243E1D" w14:textId="77777777" w:rsidR="008552B4" w:rsidRDefault="008552B4">
                          <w:pPr>
                            <w:spacing w:after="160" w:line="259" w:lineRule="auto"/>
                            <w:jc w:val="left"/>
                            <w:rPr>
                              <w:ins w:id="2107" w:author="Daniel Rohde" w:date="2022-12-20T00:06:00Z"/>
                            </w:rPr>
                          </w:pPr>
                          <w:ins w:id="2108" w:author="Daniel Rohde" w:date="2022-12-20T00:06:00Z">
                            <w:r>
                              <w:rPr>
                                <w:rFonts w:ascii="Calibri" w:eastAsia="Calibri" w:hAnsi="Calibri" w:cs="Calibri"/>
                                <w:b/>
                                <w:color w:val="FFFFFF"/>
                                <w:sz w:val="24"/>
                              </w:rPr>
                              <w:t>m</w:t>
                            </w:r>
                          </w:ins>
                        </w:p>
                      </w:txbxContent>
                    </v:textbox>
                  </v:rect>
                  <v:rect id="Rectangle 46958" o:spid="_x0000_s1259" style="position:absolute;left:31273;top:1340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6uiyAAAAOAAAAAPAAAAZHJzL2Rvd25yZXYueG1sRI9Na8JA&#13;&#10;EIbvgv9hGaE33dhC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B9Y6uiyAAAAOAA&#13;&#10;AAAPAAAAAAAAAAAAAAAAAAcCAABkcnMvZG93bnJldi54bWxQSwUGAAAAAAMAAwC3AAAA/AIAAAAA&#13;&#10;" filled="f" stroked="f">
                    <v:textbox inset="0,0,0,0">
                      <w:txbxContent>
                        <w:p w14:paraId="343727A3" w14:textId="77777777" w:rsidR="008552B4" w:rsidRDefault="008552B4">
                          <w:pPr>
                            <w:spacing w:after="160" w:line="259" w:lineRule="auto"/>
                            <w:jc w:val="left"/>
                            <w:rPr>
                              <w:ins w:id="2109" w:author="Daniel Rohde" w:date="2022-12-20T00:06:00Z"/>
                            </w:rPr>
                          </w:pPr>
                          <w:ins w:id="2110" w:author="Daniel Rohde" w:date="2022-12-20T00:06:00Z">
                            <w:r>
                              <w:rPr>
                                <w:rFonts w:ascii="Times New Roman" w:eastAsia="Times New Roman" w:hAnsi="Times New Roman" w:cs="Times New Roman"/>
                                <w:sz w:val="24"/>
                              </w:rPr>
                              <w:t xml:space="preserve"> </w:t>
                            </w:r>
                          </w:ins>
                        </w:p>
                      </w:txbxContent>
                    </v:textbox>
                  </v:rect>
                  <w10:wrap type="topAndBottom"/>
                </v:group>
              </w:pict>
            </mc:Fallback>
          </mc:AlternateContent>
        </w:r>
      </w:ins>
      <w:r w:rsidR="00AC251D" w:rsidRPr="008C7844">
        <w:rPr>
          <w:lang w:val="en-GB"/>
        </w:rPr>
        <w:t xml:space="preserve">A benefit of multibeam sonars is the ability to collect a swath of depth estimates with each ping. The example sonar lists swath coverage as 5 times water depth. In 20 metres of water this system will </w:t>
      </w:r>
      <w:proofErr w:type="spellStart"/>
      <w:r w:rsidR="00AC251D" w:rsidRPr="008C7844">
        <w:rPr>
          <w:lang w:val="en-GB"/>
        </w:rPr>
        <w:t>ensonify</w:t>
      </w:r>
      <w:proofErr w:type="spellEnd"/>
      <w:r w:rsidR="00AC251D" w:rsidRPr="008C7844">
        <w:rPr>
          <w:lang w:val="en-GB"/>
        </w:rPr>
        <w:t xml:space="preserve"> 100 metres of seafloor every ping. This results in a 100</w:t>
      </w:r>
      <w:del w:id="2111" w:author="Daniel Rohde" w:date="2022-12-20T00:06:00Z">
        <w:r w:rsidR="00AC251D" w:rsidRPr="008C7844">
          <w:rPr>
            <w:lang w:val="en-GB"/>
          </w:rPr>
          <w:delText xml:space="preserve"> </w:delText>
        </w:r>
      </w:del>
      <w:ins w:id="2112" w:author="Daniel Rohde" w:date="2022-12-20T00:06:00Z">
        <w:r w:rsidR="00334A83">
          <w:rPr>
            <w:lang w:val="en-GB"/>
          </w:rPr>
          <w:t>-</w:t>
        </w:r>
      </w:ins>
      <w:r w:rsidR="00AC251D" w:rsidRPr="008C7844">
        <w:rPr>
          <w:lang w:val="en-GB"/>
        </w:rPr>
        <w:t>metre swath (50 metres to port and starboard) along the entire length of the survey line. See</w:t>
      </w:r>
      <w:r w:rsidR="001E1A99">
        <w:rPr>
          <w:lang w:val="en-GB"/>
        </w:rPr>
        <w:t xml:space="preserve"> </w:t>
      </w:r>
      <w:r w:rsidR="000F134B">
        <w:rPr>
          <w:lang w:val="en-GB"/>
        </w:rPr>
        <w:t>Figure H-2</w:t>
      </w:r>
      <w:r w:rsidR="00AC251D" w:rsidRPr="008C7844">
        <w:rPr>
          <w:lang w:val="en-GB"/>
        </w:rPr>
        <w:t xml:space="preserve">. </w:t>
      </w:r>
    </w:p>
    <w:p w14:paraId="24EC894E" w14:textId="77777777" w:rsidR="00F95C7B" w:rsidRDefault="00F95C7B" w:rsidP="00F95C7B">
      <w:pPr>
        <w:spacing w:after="120"/>
        <w:rPr>
          <w:lang w:val="en-GB"/>
        </w:rPr>
      </w:pPr>
    </w:p>
    <w:p w14:paraId="65A43C89" w14:textId="77777777" w:rsidR="00F95C7B" w:rsidRPr="008C7844" w:rsidRDefault="00F95C7B" w:rsidP="00F95C7B">
      <w:pPr>
        <w:spacing w:after="0"/>
        <w:rPr>
          <w:lang w:val="en-GB"/>
        </w:rPr>
      </w:pPr>
    </w:p>
    <w:p w14:paraId="31FD7484" w14:textId="5DDD146F" w:rsidR="009D51C3" w:rsidRPr="00F95C7B" w:rsidRDefault="00C34AA9" w:rsidP="00F95C7B">
      <w:pPr>
        <w:pStyle w:val="Caption"/>
        <w:spacing w:before="120" w:after="120"/>
        <w:jc w:val="center"/>
        <w:rPr>
          <w:i w:val="0"/>
          <w:color w:val="auto"/>
          <w:sz w:val="20"/>
          <w:szCs w:val="20"/>
          <w:lang w:val="en-GB"/>
        </w:rPr>
      </w:pPr>
      <w:r w:rsidRPr="00F95C7B">
        <w:rPr>
          <w:i w:val="0"/>
          <w:color w:val="auto"/>
          <w:sz w:val="20"/>
          <w:szCs w:val="20"/>
        </w:rPr>
        <w:t>Figure H</w:t>
      </w:r>
      <w:r w:rsidR="000F134B">
        <w:rPr>
          <w:i w:val="0"/>
          <w:color w:val="auto"/>
          <w:sz w:val="20"/>
          <w:szCs w:val="20"/>
        </w:rPr>
        <w:t>-</w:t>
      </w:r>
      <w:r w:rsidRPr="00F95C7B">
        <w:rPr>
          <w:i w:val="0"/>
          <w:color w:val="auto"/>
          <w:sz w:val="20"/>
          <w:szCs w:val="20"/>
        </w:rPr>
        <w:fldChar w:fldCharType="begin"/>
      </w:r>
      <w:r w:rsidRPr="00F95C7B">
        <w:rPr>
          <w:i w:val="0"/>
          <w:color w:val="auto"/>
          <w:sz w:val="20"/>
          <w:szCs w:val="20"/>
        </w:rPr>
        <w:instrText xml:space="preserve"> SEQ Figure_H \* ARABIC </w:instrText>
      </w:r>
      <w:r w:rsidRPr="00F95C7B">
        <w:rPr>
          <w:i w:val="0"/>
          <w:color w:val="auto"/>
          <w:sz w:val="20"/>
          <w:szCs w:val="20"/>
        </w:rPr>
        <w:fldChar w:fldCharType="separate"/>
      </w:r>
      <w:r w:rsidR="00D55292">
        <w:rPr>
          <w:i w:val="0"/>
          <w:noProof/>
          <w:color w:val="auto"/>
          <w:sz w:val="20"/>
          <w:szCs w:val="20"/>
        </w:rPr>
        <w:t>2</w:t>
      </w:r>
      <w:r w:rsidRPr="00F95C7B">
        <w:rPr>
          <w:i w:val="0"/>
          <w:color w:val="auto"/>
          <w:sz w:val="20"/>
          <w:szCs w:val="20"/>
          <w:lang w:val="en-GB"/>
        </w:rPr>
        <w:fldChar w:fldCharType="end"/>
      </w:r>
      <w:r w:rsidRPr="00F95C7B">
        <w:rPr>
          <w:i w:val="0"/>
          <w:color w:val="auto"/>
          <w:sz w:val="20"/>
          <w:szCs w:val="20"/>
        </w:rPr>
        <w:t xml:space="preserve"> - Swath Coverage of survey vessel</w:t>
      </w:r>
    </w:p>
    <w:p w14:paraId="36CC82B9" w14:textId="77777777" w:rsidR="009D512D" w:rsidRPr="008C7844" w:rsidRDefault="00AC251D" w:rsidP="00F95C7B">
      <w:pPr>
        <w:spacing w:after="120"/>
        <w:rPr>
          <w:lang w:val="en-GB"/>
        </w:rPr>
      </w:pPr>
      <w:r w:rsidRPr="008C7844">
        <w:rPr>
          <w:lang w:val="en-GB"/>
        </w:rPr>
        <w:t xml:space="preserve">Total coverage: </w:t>
      </w:r>
    </w:p>
    <w:p w14:paraId="5EBFC76D" w14:textId="77777777" w:rsidR="009D512D" w:rsidRPr="008C7844" w:rsidRDefault="00AC251D" w:rsidP="00F95C7B">
      <w:pPr>
        <w:spacing w:after="120"/>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58B2CFA5" w:rsidR="009D512D" w:rsidRDefault="00AC251D" w:rsidP="00F95C7B">
      <w:pPr>
        <w:spacing w:after="120"/>
        <w:ind w:left="426"/>
        <w:rPr>
          <w:i/>
          <w:lang w:val="en-GB"/>
        </w:rPr>
      </w:pPr>
      <w:r w:rsidRPr="008C7844">
        <w:rPr>
          <w:i/>
          <w:lang w:val="en-GB"/>
        </w:rPr>
        <w:t>533.4 km</w:t>
      </w:r>
      <w:r w:rsidRPr="008C7844">
        <w:rPr>
          <w:i/>
          <w:vertAlign w:val="superscript"/>
          <w:lang w:val="en-GB"/>
        </w:rPr>
        <w:t xml:space="preserve">2 </w:t>
      </w:r>
      <w:r w:rsidRPr="008C7844">
        <w:rPr>
          <w:i/>
          <w:lang w:val="en-GB"/>
        </w:rPr>
        <w:t>of total coverage after 30 days.</w:t>
      </w:r>
      <w:r w:rsidR="00695424">
        <w:rPr>
          <w:i/>
          <w:lang w:val="en-GB"/>
        </w:rPr>
        <w:t xml:space="preserve"> </w:t>
      </w:r>
    </w:p>
    <w:p w14:paraId="13D072DD" w14:textId="77777777" w:rsidR="00F95C7B" w:rsidRPr="00F95C7B" w:rsidRDefault="00F95C7B" w:rsidP="00F95C7B">
      <w:pPr>
        <w:spacing w:after="120"/>
        <w:rPr>
          <w:lang w:val="en-GB"/>
        </w:rPr>
      </w:pPr>
    </w:p>
    <w:p w14:paraId="3E21617F" w14:textId="77777777" w:rsidR="00886EDA" w:rsidRPr="008C7844" w:rsidRDefault="00886EDA" w:rsidP="00F95C7B">
      <w:pPr>
        <w:pStyle w:val="Style5"/>
        <w:numPr>
          <w:ilvl w:val="1"/>
          <w:numId w:val="40"/>
        </w:numPr>
        <w:tabs>
          <w:tab w:val="center" w:pos="2977"/>
        </w:tabs>
        <w:spacing w:before="120" w:after="200"/>
        <w:ind w:right="1251"/>
        <w:rPr>
          <w:lang w:val="en-GB"/>
        </w:rPr>
      </w:pPr>
      <w:bookmarkStart w:id="2113" w:name="_Toc105509818"/>
      <w:r w:rsidRPr="008C7844">
        <w:rPr>
          <w:lang w:val="en-GB"/>
        </w:rPr>
        <w:t>Post Survey Process</w:t>
      </w:r>
      <w:bookmarkEnd w:id="2113"/>
    </w:p>
    <w:p w14:paraId="21A61DC7" w14:textId="77D63534" w:rsidR="00886EDA" w:rsidRPr="008C7844" w:rsidRDefault="00886EDA" w:rsidP="00F95C7B">
      <w:pPr>
        <w:pStyle w:val="Style5"/>
        <w:numPr>
          <w:ilvl w:val="2"/>
          <w:numId w:val="40"/>
        </w:numPr>
        <w:tabs>
          <w:tab w:val="center" w:pos="2977"/>
        </w:tabs>
        <w:spacing w:before="120" w:after="120"/>
        <w:ind w:right="1251"/>
        <w:rPr>
          <w:sz w:val="20"/>
          <w:szCs w:val="20"/>
          <w:lang w:val="en-GB"/>
        </w:rPr>
      </w:pPr>
      <w:bookmarkStart w:id="2114" w:name="_Toc105509819"/>
      <w:r w:rsidRPr="008C7844">
        <w:rPr>
          <w:sz w:val="20"/>
          <w:szCs w:val="20"/>
          <w:lang w:val="en-GB"/>
        </w:rPr>
        <w:t>High-</w:t>
      </w:r>
      <w:r w:rsidR="00246449">
        <w:rPr>
          <w:sz w:val="20"/>
          <w:szCs w:val="20"/>
          <w:lang w:val="en-GB"/>
        </w:rPr>
        <w:t>d</w:t>
      </w:r>
      <w:r w:rsidRPr="008C7844">
        <w:rPr>
          <w:sz w:val="20"/>
          <w:szCs w:val="20"/>
          <w:lang w:val="en-GB"/>
        </w:rPr>
        <w:t xml:space="preserve">ensity </w:t>
      </w:r>
      <w:r w:rsidR="00246449">
        <w:rPr>
          <w:sz w:val="20"/>
          <w:szCs w:val="20"/>
          <w:lang w:val="en-GB"/>
        </w:rPr>
        <w:t>p</w:t>
      </w:r>
      <w:r w:rsidRPr="008C7844">
        <w:rPr>
          <w:sz w:val="20"/>
          <w:szCs w:val="20"/>
          <w:lang w:val="en-GB"/>
        </w:rPr>
        <w:t xml:space="preserve">rocessing </w:t>
      </w:r>
      <w:r w:rsidR="00246449">
        <w:rPr>
          <w:sz w:val="20"/>
          <w:szCs w:val="20"/>
          <w:lang w:val="en-GB"/>
        </w:rPr>
        <w:t>g</w:t>
      </w:r>
      <w:r w:rsidRPr="008C7844">
        <w:rPr>
          <w:sz w:val="20"/>
          <w:szCs w:val="20"/>
          <w:lang w:val="en-GB"/>
        </w:rPr>
        <w:t>rid</w:t>
      </w:r>
      <w:bookmarkEnd w:id="2114"/>
    </w:p>
    <w:p w14:paraId="7CD1308F" w14:textId="08F4E38A" w:rsidR="009D512D" w:rsidRPr="008C7844" w:rsidRDefault="00AC251D" w:rsidP="00F95C7B">
      <w:pPr>
        <w:spacing w:after="120"/>
        <w:rPr>
          <w:lang w:val="en-GB"/>
        </w:rPr>
      </w:pPr>
      <w:r w:rsidRPr="008C7844">
        <w:rPr>
          <w:lang w:val="en-GB"/>
        </w:rPr>
        <w:t xml:space="preserve">Throughout the survey or at its completion hydrographers will process collected bathymetry, removing gross outliers and erroneous depth estimates. The current trend for processing large quantities of </w:t>
      </w:r>
      <w:r w:rsidRPr="008C7844">
        <w:rPr>
          <w:lang w:val="en-GB"/>
        </w:rPr>
        <w:lastRenderedPageBreak/>
        <w:t xml:space="preserve">multibeam bathymetry is to generate grids to aid in this process. Generation of a grid improves visualization of the survey and allows for the use of statistics to clean collected data. </w:t>
      </w:r>
      <w:proofErr w:type="gramStart"/>
      <w:r w:rsidRPr="008C7844">
        <w:rPr>
          <w:lang w:val="en-GB"/>
        </w:rPr>
        <w:t>For the purpose of</w:t>
      </w:r>
      <w:proofErr w:type="gramEnd"/>
      <w:r w:rsidRPr="008C7844">
        <w:rPr>
          <w:lang w:val="en-GB"/>
        </w:rPr>
        <w:t xml:space="preserve"> this example, the described process will produce a high</w:t>
      </w:r>
      <w:r w:rsidR="00036821" w:rsidRPr="008C7844">
        <w:rPr>
          <w:lang w:val="en-GB"/>
        </w:rPr>
        <w:t>-</w:t>
      </w:r>
      <w:r w:rsidRPr="008C7844">
        <w:rPr>
          <w:lang w:val="en-GB"/>
        </w:rPr>
        <w:t>density seafloor model, selecting a grid resolution representative of twice the sonar footprint at nadir. Since twice the footprint is ~0.3 metres the processing resolution has been increased to 0.5 metres.</w:t>
      </w:r>
      <w:r w:rsidR="00695424">
        <w:rPr>
          <w:lang w:val="en-GB"/>
        </w:rPr>
        <w:t xml:space="preserve"> </w:t>
      </w:r>
    </w:p>
    <w:p w14:paraId="0040D2EB" w14:textId="17F24AB5" w:rsidR="009D512D" w:rsidRPr="008C7844" w:rsidRDefault="00AC251D" w:rsidP="00F95C7B">
      <w:pPr>
        <w:spacing w:after="120"/>
        <w:rPr>
          <w:lang w:val="en-GB"/>
        </w:rPr>
      </w:pPr>
      <w:r w:rsidRPr="008C7844">
        <w:rPr>
          <w:i/>
          <w:lang w:val="en-GB"/>
        </w:rPr>
        <w:t>N</w:t>
      </w:r>
      <w:r w:rsidR="00F95C7B">
        <w:rPr>
          <w:i/>
          <w:lang w:val="en-GB"/>
        </w:rPr>
        <w:t>OTE</w:t>
      </w:r>
      <w:r w:rsidRPr="008C7844">
        <w:rPr>
          <w:i/>
          <w:lang w:val="en-GB"/>
        </w:rPr>
        <w:t xml:space="preserve">: The reason for gridding at such a high resolution is to eliminate the need to revisit the full source data point cloud (10.4 </w:t>
      </w:r>
      <w:proofErr w:type="gramStart"/>
      <w:r w:rsidRPr="008C7844">
        <w:rPr>
          <w:i/>
          <w:lang w:val="en-GB"/>
        </w:rPr>
        <w:t>Billion</w:t>
      </w:r>
      <w:proofErr w:type="gramEnd"/>
      <w:r w:rsidRPr="008C7844">
        <w:rPr>
          <w:i/>
          <w:lang w:val="en-GB"/>
        </w:rPr>
        <w:t xml:space="preserve"> Depth Estimates) every time a production effort is initiated. Production and archival of a high</w:t>
      </w:r>
      <w:r w:rsidR="00C046B0">
        <w:rPr>
          <w:i/>
          <w:lang w:val="en-GB"/>
        </w:rPr>
        <w:t>-</w:t>
      </w:r>
      <w:r w:rsidRPr="008C7844">
        <w:rPr>
          <w:i/>
          <w:lang w:val="en-GB"/>
        </w:rPr>
        <w:t xml:space="preserve">density grid </w:t>
      </w:r>
      <w:proofErr w:type="gramStart"/>
      <w:r w:rsidRPr="008C7844">
        <w:rPr>
          <w:i/>
          <w:lang w:val="en-GB"/>
        </w:rPr>
        <w:t>allows</w:t>
      </w:r>
      <w:proofErr w:type="gramEnd"/>
      <w:r w:rsidRPr="008C7844">
        <w:rPr>
          <w:i/>
          <w:lang w:val="en-GB"/>
        </w:rPr>
        <w:t xml:space="preserve"> the HO to defocus the high-density surface to a coarser resolution more applicable to the intended charting product.</w:t>
      </w:r>
      <w:r w:rsidR="00695424">
        <w:rPr>
          <w:i/>
          <w:lang w:val="en-GB"/>
        </w:rPr>
        <w:t xml:space="preserve"> </w:t>
      </w:r>
    </w:p>
    <w:p w14:paraId="51E82350" w14:textId="5CBF2F22" w:rsidR="009D512D" w:rsidRPr="008C7844" w:rsidRDefault="00AC251D" w:rsidP="00F95C7B">
      <w:pPr>
        <w:spacing w:after="120"/>
        <w:rPr>
          <w:lang w:val="en-GB"/>
        </w:rPr>
      </w:pPr>
      <w:r w:rsidRPr="008C7844">
        <w:rPr>
          <w:lang w:val="en-GB"/>
        </w:rPr>
        <w:t>Results: A 0.5</w:t>
      </w:r>
      <w:del w:id="2115" w:author="Daniel Rohde" w:date="2022-12-20T00:06:00Z">
        <w:r w:rsidRPr="008C7844">
          <w:rPr>
            <w:lang w:val="en-GB"/>
          </w:rPr>
          <w:delText xml:space="preserve"> </w:delText>
        </w:r>
      </w:del>
      <w:ins w:id="2116" w:author="Daniel Rohde" w:date="2022-12-20T00:06:00Z">
        <w:r w:rsidR="00334A83">
          <w:rPr>
            <w:lang w:val="en-GB"/>
          </w:rPr>
          <w:t>-</w:t>
        </w:r>
      </w:ins>
      <w:r w:rsidRPr="008C7844">
        <w:rPr>
          <w:lang w:val="en-GB"/>
        </w:rPr>
        <w:t xml:space="preserve">metre grid for the example survey area: 2.1 </w:t>
      </w:r>
      <w:proofErr w:type="gramStart"/>
      <w:r w:rsidRPr="008C7844">
        <w:rPr>
          <w:lang w:val="en-GB"/>
        </w:rPr>
        <w:t>Billion</w:t>
      </w:r>
      <w:proofErr w:type="gramEnd"/>
      <w:r w:rsidRPr="008C7844">
        <w:rPr>
          <w:lang w:val="en-GB"/>
        </w:rPr>
        <w:t xml:space="preserve"> depth nodes, or &lt; 20% of the total collected depth estimates. </w:t>
      </w:r>
      <w:del w:id="2117" w:author="Daniel Rohde" w:date="2022-12-20T00:06:00Z">
        <w:r w:rsidRPr="008C7844">
          <w:rPr>
            <w:i/>
            <w:lang w:val="en-GB"/>
          </w:rPr>
          <w:delText xml:space="preserve">See </w:delText>
        </w:r>
        <w:r w:rsidR="000F134B">
          <w:rPr>
            <w:i/>
            <w:lang w:val="en-GB"/>
          </w:rPr>
          <w:delText>Figure H-3</w:delText>
        </w:r>
        <w:r w:rsidR="001E1A99">
          <w:rPr>
            <w:i/>
            <w:lang w:val="en-GB"/>
          </w:rPr>
          <w:delText xml:space="preserve"> </w:delText>
        </w:r>
        <w:r w:rsidRPr="008C7844">
          <w:rPr>
            <w:i/>
            <w:lang w:val="en-GB"/>
          </w:rPr>
          <w:delText>for a graphic representation of the survey area at 0.5 metre resolution.</w:delText>
        </w:r>
        <w:r w:rsidRPr="008C7844">
          <w:rPr>
            <w:lang w:val="en-GB"/>
          </w:rPr>
          <w:delText xml:space="preserve"> </w:delText>
        </w:r>
      </w:del>
    </w:p>
    <w:p w14:paraId="519F98C4" w14:textId="0D7BDFFC" w:rsidR="00886EDA" w:rsidRPr="008C7844" w:rsidRDefault="00AC251D" w:rsidP="00F95C7B">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2118" w:name="_Toc105509820"/>
      <w:r w:rsidR="00886EDA" w:rsidRPr="008C7844">
        <w:rPr>
          <w:sz w:val="20"/>
          <w:szCs w:val="20"/>
          <w:lang w:val="en-GB"/>
        </w:rPr>
        <w:t xml:space="preserve">Generation of a </w:t>
      </w:r>
      <w:r w:rsidR="00246449">
        <w:rPr>
          <w:sz w:val="20"/>
          <w:szCs w:val="20"/>
          <w:lang w:val="en-GB"/>
        </w:rPr>
        <w:t>p</w:t>
      </w:r>
      <w:r w:rsidR="00886EDA" w:rsidRPr="008C7844">
        <w:rPr>
          <w:sz w:val="20"/>
          <w:szCs w:val="20"/>
          <w:lang w:val="en-GB"/>
        </w:rPr>
        <w:t xml:space="preserve">roduction </w:t>
      </w:r>
      <w:r w:rsidR="00246449">
        <w:rPr>
          <w:sz w:val="20"/>
          <w:szCs w:val="20"/>
          <w:lang w:val="en-GB"/>
        </w:rPr>
        <w:t>g</w:t>
      </w:r>
      <w:r w:rsidR="00886EDA" w:rsidRPr="008C7844">
        <w:rPr>
          <w:sz w:val="20"/>
          <w:szCs w:val="20"/>
          <w:lang w:val="en-GB"/>
        </w:rPr>
        <w:t>rid</w:t>
      </w:r>
      <w:bookmarkEnd w:id="2118"/>
    </w:p>
    <w:p w14:paraId="72B48439" w14:textId="2847A171" w:rsidR="009D512D" w:rsidRPr="008C7844" w:rsidRDefault="00AC251D" w:rsidP="00F95C7B">
      <w:pPr>
        <w:spacing w:after="120"/>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w:t>
      </w:r>
      <w:del w:id="2119" w:author="Daniel Rohde" w:date="2022-12-20T00:06:00Z">
        <w:r w:rsidRPr="008C7844">
          <w:rPr>
            <w:lang w:val="en-GB"/>
          </w:rPr>
          <w:delText xml:space="preserve"> </w:delText>
        </w:r>
      </w:del>
      <w:ins w:id="2120" w:author="Daniel Rohde" w:date="2022-12-20T00:06:00Z">
        <w:r w:rsidR="00FF4C2D">
          <w:rPr>
            <w:lang w:val="en-GB"/>
          </w:rPr>
          <w:t>-</w:t>
        </w:r>
      </w:ins>
      <w:r w:rsidRPr="008C7844">
        <w:rPr>
          <w:lang w:val="en-GB"/>
        </w:rPr>
        <w:t xml:space="preserve">metre grid reduces the number of grid nodes from 2.1 </w:t>
      </w:r>
      <w:proofErr w:type="gramStart"/>
      <w:r w:rsidRPr="008C7844">
        <w:rPr>
          <w:lang w:val="en-GB"/>
        </w:rPr>
        <w:t>Billion</w:t>
      </w:r>
      <w:proofErr w:type="gramEnd"/>
      <w:r w:rsidRPr="008C7844">
        <w:rPr>
          <w:lang w:val="en-GB"/>
        </w:rPr>
        <w:t xml:space="preserve"> to 14.6 million. The resulting 6</w:t>
      </w:r>
      <w:del w:id="2121" w:author="Daniel Rohde" w:date="2022-12-20T00:06:00Z">
        <w:r w:rsidRPr="008C7844">
          <w:rPr>
            <w:lang w:val="en-GB"/>
          </w:rPr>
          <w:delText xml:space="preserve"> </w:delText>
        </w:r>
      </w:del>
      <w:ins w:id="2122" w:author="Daniel Rohde" w:date="2022-12-20T00:06:00Z">
        <w:r w:rsidR="00FF4C2D">
          <w:rPr>
            <w:lang w:val="en-GB"/>
          </w:rPr>
          <w:t>-</w:t>
        </w:r>
      </w:ins>
      <w:r w:rsidRPr="008C7844">
        <w:rPr>
          <w:lang w:val="en-GB"/>
        </w:rPr>
        <w:t>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15646985" w:rsidR="009D512D" w:rsidRPr="008C7844" w:rsidRDefault="00A15663" w:rsidP="00F95C7B">
      <w:pPr>
        <w:spacing w:after="120"/>
        <w:rPr>
          <w:b/>
          <w:i/>
          <w:lang w:val="en-GB"/>
        </w:rPr>
      </w:pPr>
      <w:r>
        <w:rPr>
          <w:lang w:val="de-DE"/>
          <w:rPrChange w:id="2123" w:author="Daniel Rohde" w:date="2022-12-20T00:06:00Z">
            <w:rPr>
              <w:lang w:val="fr-FR"/>
            </w:rPr>
          </w:rPrChange>
        </w:rPr>
        <w:drawing>
          <wp:anchor distT="0" distB="0" distL="114300" distR="114300" simplePos="0" relativeHeight="251657728" behindDoc="0" locked="0" layoutInCell="1" allowOverlap="1" wp14:anchorId="2A56F1E0" wp14:editId="73695B07">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Note: If the 6-metre surface serves as the source for a complimentary S-102 dataset there will be ~169 nodal depths underneath a single charted sounding. See</w:t>
      </w:r>
      <w:r w:rsidR="000F134B">
        <w:rPr>
          <w:i/>
          <w:lang w:val="en-GB"/>
        </w:rPr>
        <w:t xml:space="preserve"> Figure H-3</w:t>
      </w:r>
      <w:r w:rsidR="00AC251D" w:rsidRPr="008C7844">
        <w:rPr>
          <w:i/>
          <w:lang w:val="en-GB"/>
        </w:rPr>
        <w:t>.</w:t>
      </w:r>
      <w:r w:rsidR="00AC251D" w:rsidRPr="008C7844">
        <w:rPr>
          <w:b/>
          <w:i/>
          <w:lang w:val="en-GB"/>
        </w:rPr>
        <w:t xml:space="preserve"> </w:t>
      </w:r>
    </w:p>
    <w:p w14:paraId="719551AB" w14:textId="249DD5CE" w:rsidR="008C7844" w:rsidRPr="00F95C7B" w:rsidRDefault="00F95C7B" w:rsidP="00F95C7B">
      <w:pPr>
        <w:pStyle w:val="Caption"/>
        <w:spacing w:before="120" w:after="120"/>
        <w:jc w:val="center"/>
        <w:rPr>
          <w:i w:val="0"/>
          <w:color w:val="auto"/>
          <w:sz w:val="20"/>
          <w:szCs w:val="20"/>
          <w:lang w:val="en-GB"/>
        </w:rPr>
      </w:pPr>
      <w:r w:rsidRPr="00F95C7B">
        <w:rPr>
          <w:i w:val="0"/>
          <w:color w:val="auto"/>
          <w:sz w:val="20"/>
          <w:szCs w:val="20"/>
        </w:rPr>
        <w:t>Figure H</w:t>
      </w:r>
      <w:r w:rsidR="000F134B">
        <w:rPr>
          <w:i w:val="0"/>
          <w:color w:val="auto"/>
          <w:sz w:val="20"/>
          <w:szCs w:val="20"/>
        </w:rPr>
        <w:t>-</w:t>
      </w:r>
      <w:r w:rsidRPr="00F95C7B">
        <w:rPr>
          <w:i w:val="0"/>
          <w:color w:val="auto"/>
          <w:sz w:val="20"/>
          <w:szCs w:val="20"/>
        </w:rPr>
        <w:fldChar w:fldCharType="begin"/>
      </w:r>
      <w:r w:rsidRPr="00F95C7B">
        <w:rPr>
          <w:i w:val="0"/>
          <w:color w:val="auto"/>
          <w:sz w:val="20"/>
          <w:szCs w:val="20"/>
        </w:rPr>
        <w:instrText xml:space="preserve"> SEQ Figure_H \* ARABIC </w:instrText>
      </w:r>
      <w:r w:rsidRPr="00F95C7B">
        <w:rPr>
          <w:i w:val="0"/>
          <w:color w:val="auto"/>
          <w:sz w:val="20"/>
          <w:szCs w:val="20"/>
        </w:rPr>
        <w:fldChar w:fldCharType="separate"/>
      </w:r>
      <w:r w:rsidR="00D55292">
        <w:rPr>
          <w:i w:val="0"/>
          <w:noProof/>
          <w:color w:val="auto"/>
          <w:sz w:val="20"/>
          <w:szCs w:val="20"/>
        </w:rPr>
        <w:t>3</w:t>
      </w:r>
      <w:r w:rsidRPr="00F95C7B">
        <w:rPr>
          <w:i w:val="0"/>
          <w:color w:val="auto"/>
          <w:sz w:val="20"/>
          <w:szCs w:val="20"/>
        </w:rPr>
        <w:fldChar w:fldCharType="end"/>
      </w:r>
      <w:r w:rsidRPr="00F95C7B">
        <w:rPr>
          <w:i w:val="0"/>
          <w:color w:val="auto"/>
          <w:sz w:val="20"/>
          <w:szCs w:val="20"/>
        </w:rPr>
        <w:t xml:space="preserve"> - Charted Soundings vs. 6-metre S-102 Grid</w:t>
      </w:r>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19265F">
      <w:headerReference w:type="even" r:id="rId116"/>
      <w:headerReference w:type="default" r:id="rId117"/>
      <w:footerReference w:type="even" r:id="rId118"/>
      <w:footerReference w:type="default" r:id="rId119"/>
      <w:headerReference w:type="first" r:id="rId120"/>
      <w:footerReference w:type="first" r:id="rId121"/>
      <w:pgSz w:w="11906" w:h="16838"/>
      <w:pgMar w:top="1440" w:right="1400" w:bottom="1440" w:left="1400"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awrence Haynes Haselmaier, Jr." w:date="2022-09-22T13:06:00Z" w:initials="LHH">
    <w:p w14:paraId="59BA687D" w14:textId="6DA64A71" w:rsidR="008552B4" w:rsidRDefault="008552B4">
      <w:pPr>
        <w:pStyle w:val="CommentText"/>
      </w:pPr>
      <w:r>
        <w:rPr>
          <w:rStyle w:val="CommentReference"/>
        </w:rPr>
        <w:annotationRef/>
      </w:r>
      <w:r>
        <w:t xml:space="preserve">From J. Le </w:t>
      </w:r>
      <w:proofErr w:type="spellStart"/>
      <w:r>
        <w:t>Deunf</w:t>
      </w:r>
      <w:proofErr w:type="spellEnd"/>
      <w:r>
        <w:t xml:space="preserve"> – It would be helpful to specify and/or indicate the amended </w:t>
      </w:r>
      <w:r w:rsidRPr="005D7D10">
        <w:t>§</w:t>
      </w:r>
    </w:p>
  </w:comment>
  <w:comment w:id="83" w:author="Lawrence Haynes Haselmaier, Jr." w:date="2022-11-07T09:36:00Z" w:initials="LHH">
    <w:p w14:paraId="686585C8" w14:textId="1C8B2DDF" w:rsidR="008552B4" w:rsidRDefault="008552B4">
      <w:pPr>
        <w:pStyle w:val="CommentText"/>
      </w:pPr>
      <w:r>
        <w:rPr>
          <w:rStyle w:val="CommentReference"/>
        </w:rPr>
        <w:annotationRef/>
      </w:r>
      <w:r>
        <w:t>After Andy/Anthony/Lawrence meeting: UKHO – added this in as discussed. Looking in S-44 section 2.7 as a guide to how confidence level and SD interact it is more complicated when we get to the horizontal uncertainty as technically this is a 2D quantity and should be 2.45 sigma. So I stated here that we consider uncertainty to be 1 dimensional. We may need to revisit this when the Raster Attribute Table is implemented and we add horizontal uncertainty.</w:t>
      </w:r>
    </w:p>
  </w:comment>
  <w:comment w:id="97" w:author="Lawrence Haynes Haselmaier, Jr." w:date="2022-11-07T09:40:00Z" w:initials="LHH">
    <w:p w14:paraId="5DB52A75" w14:textId="190BF898" w:rsidR="008552B4" w:rsidRDefault="008552B4">
      <w:pPr>
        <w:pStyle w:val="CommentText"/>
      </w:pPr>
      <w:r>
        <w:rPr>
          <w:rStyle w:val="CommentReference"/>
        </w:rPr>
        <w:annotationRef/>
      </w:r>
      <w:r>
        <w:t>Chair to investigate whether to add FC info to fully populate Annex C or to change the reference.</w:t>
      </w:r>
    </w:p>
  </w:comment>
  <w:comment w:id="130" w:author="Lawrence Haynes Haselmaier, Jr." w:date="2022-09-22T13:08:00Z" w:initials="LHH">
    <w:p w14:paraId="4DF09251" w14:textId="6AD109A9" w:rsidR="008552B4" w:rsidRDefault="008552B4">
      <w:pPr>
        <w:pStyle w:val="CommentText"/>
      </w:pPr>
      <w:r>
        <w:rPr>
          <w:rStyle w:val="CommentReference"/>
        </w:rPr>
        <w:annotationRef/>
      </w:r>
      <w:r>
        <w:t xml:space="preserve">From J. Le </w:t>
      </w:r>
      <w:proofErr w:type="spellStart"/>
      <w:r>
        <w:t>Deunf</w:t>
      </w:r>
      <w:proofErr w:type="spellEnd"/>
      <w:r>
        <w:t xml:space="preserve"> – Propose change to “value and optional associated” as at </w:t>
      </w:r>
      <w:r>
        <w:rPr>
          <w:rFonts w:eastAsia="Malgun Gothic"/>
          <w:color w:val="auto"/>
          <w:sz w:val="26"/>
          <w:szCs w:val="26"/>
        </w:rPr>
        <w:t>§ 4.1</w:t>
      </w:r>
    </w:p>
  </w:comment>
  <w:comment w:id="137" w:author="Lawrence Haynes Haselmaier, Jr." w:date="2022-11-07T09:49:00Z" w:initials="LHH">
    <w:p w14:paraId="6C9499C3" w14:textId="22B8723F" w:rsidR="008552B4" w:rsidRDefault="008552B4">
      <w:pPr>
        <w:pStyle w:val="CommentText"/>
      </w:pPr>
      <w:r>
        <w:rPr>
          <w:rStyle w:val="CommentReference"/>
        </w:rPr>
        <w:annotationRef/>
      </w:r>
      <w:r>
        <w:t>Chair has action to draft a request to S-100 to add an “Other” designation. Selection of “Other” would be accompanied by a free text description of the not-otherwise-specified designation.</w:t>
      </w:r>
    </w:p>
  </w:comment>
  <w:comment w:id="152" w:author="Lawrence Haynes Haselmaier, Jr." w:date="2022-11-07T09:53:00Z" w:initials="LHH">
    <w:p w14:paraId="61F4FBAF" w14:textId="56A4DD0E" w:rsidR="008552B4" w:rsidRDefault="008552B4">
      <w:pPr>
        <w:pStyle w:val="CommentText"/>
        <w:rPr>
          <w:b/>
        </w:rPr>
      </w:pPr>
      <w:r>
        <w:rPr>
          <w:rStyle w:val="CommentReference"/>
        </w:rPr>
        <w:annotationRef/>
      </w:r>
      <w:r>
        <w:t>After Andy/Anthony/Lawrence meeting:</w:t>
      </w:r>
      <w:r>
        <w:rPr>
          <w:b/>
        </w:rPr>
        <w:t xml:space="preserve"> </w:t>
      </w:r>
    </w:p>
    <w:p w14:paraId="0DC14D63" w14:textId="10D66017" w:rsidR="008552B4" w:rsidRDefault="008552B4">
      <w:pPr>
        <w:pStyle w:val="CommentText"/>
      </w:pPr>
      <w:r w:rsidRPr="00B96D20">
        <w:rPr>
          <w:i/>
          <w:iCs/>
        </w:rPr>
        <w:t>S100_IGCollection</w:t>
      </w:r>
      <w:r>
        <w:t xml:space="preserve"> and </w:t>
      </w:r>
      <w:r w:rsidRPr="00B96D20">
        <w:rPr>
          <w:i/>
          <w:iCs/>
        </w:rPr>
        <w:t>S100_Grid</w:t>
      </w:r>
      <w:r>
        <w:t xml:space="preserve"> and bounding box missing, check S-102_StructuralMetadata, and </w:t>
      </w:r>
      <w:proofErr w:type="gramStart"/>
      <w:r>
        <w:t>1..</w:t>
      </w:r>
      <w:proofErr w:type="gramEnd"/>
      <w:r>
        <w:t>* and 1. – CHAIR</w:t>
      </w:r>
    </w:p>
    <w:p w14:paraId="09C19637" w14:textId="75D11D3D" w:rsidR="008552B4" w:rsidRDefault="008552B4">
      <w:pPr>
        <w:pStyle w:val="CommentText"/>
      </w:pPr>
    </w:p>
    <w:p w14:paraId="725BA21F" w14:textId="078DBE4F" w:rsidR="008552B4" w:rsidRDefault="008552B4">
      <w:pPr>
        <w:pStyle w:val="CommentText"/>
      </w:pPr>
      <w:r>
        <w:t xml:space="preserve">From Julian: </w:t>
      </w:r>
      <w:proofErr w:type="spellStart"/>
      <w:r>
        <w:t>StructureMetadata</w:t>
      </w:r>
      <w:proofErr w:type="spellEnd"/>
      <w:r>
        <w:t xml:space="preserve"> vice Structural Metadata</w:t>
      </w:r>
    </w:p>
    <w:p w14:paraId="63CAA1C8" w14:textId="24FE4621" w:rsidR="008552B4" w:rsidRDefault="008552B4">
      <w:pPr>
        <w:pStyle w:val="CommentText"/>
      </w:pPr>
    </w:p>
    <w:p w14:paraId="49D52359" w14:textId="5F28BC42" w:rsidR="008552B4" w:rsidRPr="00511235" w:rsidRDefault="008552B4">
      <w:pPr>
        <w:pStyle w:val="CommentText"/>
        <w:rPr>
          <w:b/>
        </w:rPr>
      </w:pPr>
      <w:r>
        <w:t>Chair has action to ensure this and all other figures properly correspond to the text.</w:t>
      </w:r>
    </w:p>
  </w:comment>
  <w:comment w:id="167" w:author="Astle, Hugh (INT)" w:date="2021-03-10T18:54:00Z" w:initials="AH(">
    <w:p w14:paraId="792C8E91" w14:textId="3F45D3E6" w:rsidR="008552B4" w:rsidRDefault="008552B4">
      <w:pPr>
        <w:pStyle w:val="CommentText"/>
      </w:pPr>
      <w:r>
        <w:rPr>
          <w:rStyle w:val="CommentReference"/>
        </w:rPr>
        <w:annotationRef/>
      </w:r>
      <w:r>
        <w:t>Removed the scale properties as handled with dataset/</w:t>
      </w:r>
      <w:proofErr w:type="spellStart"/>
      <w:r>
        <w:t>exchangeset</w:t>
      </w:r>
      <w:proofErr w:type="spellEnd"/>
      <w:r>
        <w:t xml:space="preserve"> metadata </w:t>
      </w:r>
    </w:p>
  </w:comment>
  <w:comment w:id="586" w:author="Lawrence Haynes Haselmaier, Jr." w:date="2022-11-07T10:04:00Z" w:initials="LHH">
    <w:p w14:paraId="63E85C38" w14:textId="1D11C416" w:rsidR="008552B4" w:rsidRDefault="008552B4">
      <w:pPr>
        <w:pStyle w:val="CommentText"/>
      </w:pPr>
      <w:r>
        <w:rPr>
          <w:rStyle w:val="CommentReference"/>
        </w:rPr>
        <w:annotationRef/>
      </w:r>
      <w:r>
        <w:t>Chair has overall action to simplify/correct how the FC will be referenced in the document. Suggest here (1) uploading current (draft) version of FC and (2) providing link within this document.</w:t>
      </w:r>
    </w:p>
  </w:comment>
  <w:comment w:id="621" w:author="Lawrence Haynes Haselmaier, Jr." w:date="2022-09-22T13:11:00Z" w:initials="LHH">
    <w:p w14:paraId="3099C7B5" w14:textId="77777777" w:rsidR="008552B4" w:rsidRDefault="008552B4" w:rsidP="00802777">
      <w:pPr>
        <w:pStyle w:val="CommentText"/>
      </w:pPr>
      <w:r>
        <w:rPr>
          <w:rStyle w:val="CommentReference"/>
        </w:rPr>
        <w:annotationRef/>
      </w:r>
      <w:r>
        <w:t xml:space="preserve">J. Le </w:t>
      </w:r>
      <w:proofErr w:type="spellStart"/>
      <w:r>
        <w:t>Deunf</w:t>
      </w:r>
      <w:proofErr w:type="spellEnd"/>
      <w:r>
        <w:t xml:space="preserve"> commented (and I concur) that this wording appears to suggest we are referring to a point outside the grid.</w:t>
      </w:r>
    </w:p>
    <w:p w14:paraId="168F3370" w14:textId="77777777" w:rsidR="008552B4" w:rsidRDefault="008552B4" w:rsidP="00802777">
      <w:pPr>
        <w:pStyle w:val="CommentText"/>
      </w:pPr>
    </w:p>
    <w:p w14:paraId="692260CE" w14:textId="0EB50A82" w:rsidR="008552B4" w:rsidRDefault="008552B4" w:rsidP="00802777">
      <w:pPr>
        <w:pStyle w:val="CommentText"/>
      </w:pPr>
      <w:r>
        <w:t>I propose a slight wording change in the text (as seen) and a modified graphic where the red cell is all the way to the left and is one up from the bottom (because this gridding is of row-major order).</w:t>
      </w:r>
    </w:p>
  </w:comment>
  <w:comment w:id="776" w:author="Lawrence Haynes Haselmaier, Jr." w:date="2022-12-02T12:16:00Z" w:initials="LHH">
    <w:p w14:paraId="117DDCDD" w14:textId="6681556A" w:rsidR="008552B4" w:rsidRDefault="008552B4">
      <w:pPr>
        <w:pStyle w:val="CommentText"/>
      </w:pPr>
      <w:r>
        <w:rPr>
          <w:rStyle w:val="CommentReference"/>
        </w:rPr>
        <w:annotationRef/>
      </w:r>
      <w:r>
        <w:t xml:space="preserve">If the BSH position (of leaving the </w:t>
      </w:r>
      <w:proofErr w:type="spellStart"/>
      <w:r>
        <w:t>enum</w:t>
      </w:r>
      <w:proofErr w:type="spellEnd"/>
      <w:r>
        <w:t xml:space="preserve"> size unnamed) is adopted, the text will read as it presently does. If it is not adopted, this parenthetical sentence will be removed.</w:t>
      </w:r>
    </w:p>
  </w:comment>
  <w:comment w:id="782" w:author="Haynes Haselmaier" w:date="2022-12-05T15:46:00Z" w:initials="HH">
    <w:p w14:paraId="4EAEEBEF" w14:textId="24EF3A58" w:rsidR="008552B4" w:rsidRDefault="008552B4">
      <w:pPr>
        <w:pStyle w:val="CommentText"/>
      </w:pPr>
      <w:r>
        <w:rPr>
          <w:rStyle w:val="CommentReference"/>
        </w:rPr>
        <w:annotationRef/>
      </w:r>
      <w:r>
        <w:t>While searching for any impacts from Holger’s proposed (and accepted) renumbering, I noticed that this mention of Part 10c had the final letter capitalized, while no other mentions had it capitalized. Moving it to lowercase to make it consistent.</w:t>
      </w:r>
    </w:p>
  </w:comment>
  <w:comment w:id="904" w:author="Haynes Haselmaier" w:date="2022-12-06T10:27:00Z" w:initials="HH">
    <w:p w14:paraId="61598B4E" w14:textId="775250EB" w:rsidR="008552B4" w:rsidRDefault="008552B4">
      <w:pPr>
        <w:pStyle w:val="CommentText"/>
      </w:pPr>
      <w:r>
        <w:rPr>
          <w:rStyle w:val="CommentReference"/>
        </w:rPr>
        <w:annotationRef/>
      </w:r>
      <w:r>
        <w:t>If we do not adopt BSH position, “unsigned 16-bit” must be added after “Enumeration”</w:t>
      </w:r>
    </w:p>
  </w:comment>
  <w:comment w:id="912" w:author="Haynes Haselmaier" w:date="2022-12-06T10:27:00Z" w:initials="HH">
    <w:p w14:paraId="438E184E" w14:textId="6A42B4E7" w:rsidR="008552B4" w:rsidRDefault="008552B4">
      <w:pPr>
        <w:pStyle w:val="CommentText"/>
      </w:pPr>
      <w:r>
        <w:rPr>
          <w:rStyle w:val="CommentReference"/>
        </w:rPr>
        <w:annotationRef/>
      </w:r>
      <w:r>
        <w:t>If we do not adopt BSH position, “unsigned 16-bit” must be added after “Enumeration”</w:t>
      </w:r>
    </w:p>
  </w:comment>
  <w:comment w:id="930" w:author="Raphael Malyankar" w:date="2022-12-02T14:09:00Z" w:initials="rmm">
    <w:p w14:paraId="0C101573" w14:textId="508DF8A1" w:rsidR="008552B4" w:rsidRDefault="008552B4">
      <w:pPr>
        <w:pStyle w:val="CommentText"/>
      </w:pPr>
      <w:r>
        <w:rPr>
          <w:rStyle w:val="CommentReference"/>
        </w:rPr>
        <w:annotationRef/>
      </w:r>
      <w:r>
        <w:t xml:space="preserve">Tentative, TBD. If so-called “user defined </w:t>
      </w:r>
      <w:proofErr w:type="spellStart"/>
      <w:r>
        <w:t>crs</w:t>
      </w:r>
      <w:proofErr w:type="spellEnd"/>
      <w:r>
        <w:t>” is also allowed in order to encode projection parameters in the HDF5 dataset, #s 5-19 from S-100 Table 10c-6 will have to be added to the table.</w:t>
      </w:r>
    </w:p>
  </w:comment>
  <w:comment w:id="949" w:author="Raphael Malyankar" w:date="2022-12-04T16:28:00Z" w:initials="rmm">
    <w:p w14:paraId="006B4142" w14:textId="1822C825" w:rsidR="008552B4" w:rsidRDefault="008552B4">
      <w:pPr>
        <w:pStyle w:val="CommentText"/>
      </w:pPr>
      <w:r>
        <w:rPr>
          <w:rStyle w:val="CommentReference"/>
        </w:rPr>
        <w:annotationRef/>
      </w:r>
      <w:r>
        <w:t xml:space="preserve">It is </w:t>
      </w:r>
      <w:proofErr w:type="gramStart"/>
      <w:r>
        <w:t>actually a</w:t>
      </w:r>
      <w:proofErr w:type="gramEnd"/>
      <w:r>
        <w:t xml:space="preserve"> 1-D array each of whose members is a compound value; Bathy Coverage has 2 elements and Q Of S Coverage 1</w:t>
      </w:r>
    </w:p>
  </w:comment>
  <w:comment w:id="976" w:author="Raphael Malyankar" w:date="2022-12-04T16:31:00Z" w:initials="rmm">
    <w:p w14:paraId="58E4BA7E" w14:textId="028564DA" w:rsidR="008552B4" w:rsidRDefault="008552B4">
      <w:pPr>
        <w:pStyle w:val="CommentText"/>
      </w:pPr>
      <w:r>
        <w:rPr>
          <w:rStyle w:val="CommentReference"/>
        </w:rPr>
        <w:annotationRef/>
      </w:r>
      <w:r>
        <w:t>Real name needed</w:t>
      </w:r>
    </w:p>
  </w:comment>
  <w:comment w:id="979" w:author="Raphael Malyankar" w:date="2022-12-04T16:25:00Z" w:initials="rmm">
    <w:p w14:paraId="0AFCAFA6" w14:textId="7AB674C9" w:rsidR="008552B4" w:rsidRDefault="008552B4">
      <w:pPr>
        <w:pStyle w:val="CommentText"/>
      </w:pPr>
      <w:r>
        <w:rPr>
          <w:rStyle w:val="CommentReference"/>
        </w:rPr>
        <w:annotationRef/>
      </w:r>
      <w:r>
        <w:t>TBC by project team review</w:t>
      </w:r>
    </w:p>
  </w:comment>
  <w:comment w:id="998" w:author="Lawrence Haynes Haselmaier, Jr." w:date="2022-12-02T12:21:00Z" w:initials="LHH">
    <w:p w14:paraId="50E4C770" w14:textId="5281A85D" w:rsidR="008552B4" w:rsidRDefault="008552B4">
      <w:pPr>
        <w:pStyle w:val="CommentText"/>
      </w:pPr>
      <w:r>
        <w:rPr>
          <w:rStyle w:val="CommentReference"/>
        </w:rPr>
        <w:annotationRef/>
      </w:r>
      <w:r>
        <w:t>If we do not adopt BSH position, “unsigned 16-bit” must be added after “Enumeration”</w:t>
      </w:r>
    </w:p>
  </w:comment>
  <w:comment w:id="1001" w:author="Lawrence Haynes Haselmaier, Jr." w:date="2022-11-07T10:37:00Z" w:initials="LHH">
    <w:p w14:paraId="78EA1A40" w14:textId="663BA70D" w:rsidR="008552B4" w:rsidRDefault="008552B4">
      <w:pPr>
        <w:pStyle w:val="CommentText"/>
      </w:pPr>
      <w:r>
        <w:rPr>
          <w:rStyle w:val="CommentReference"/>
        </w:rPr>
        <w:annotationRef/>
      </w:r>
      <w:r>
        <w:t>After Andy/Anthony/Lawrence meeting: This is likely to vary throughout an S-102 surface. What is the value expected here? Is it the maximum? How does this relate to the nodal uncertainty values?</w:t>
      </w:r>
    </w:p>
    <w:p w14:paraId="19847D1C" w14:textId="3C2F7DBF" w:rsidR="008552B4" w:rsidRDefault="008552B4">
      <w:pPr>
        <w:pStyle w:val="CommentText"/>
      </w:pPr>
    </w:p>
    <w:p w14:paraId="04F7DFC2" w14:textId="01FDD1E4" w:rsidR="008552B4" w:rsidRDefault="008552B4">
      <w:pPr>
        <w:pStyle w:val="CommentText"/>
      </w:pPr>
      <w:r>
        <w:t>Chair has action to discuss with PT at-large</w:t>
      </w:r>
    </w:p>
  </w:comment>
  <w:comment w:id="1003" w:author="Lawrence Haynes Haselmaier, Jr." w:date="2022-11-07T10:38:00Z" w:initials="LHH">
    <w:p w14:paraId="79F1EC7D" w14:textId="77777777" w:rsidR="008552B4" w:rsidRDefault="008552B4" w:rsidP="00AE6F9F">
      <w:pPr>
        <w:pStyle w:val="CommentText"/>
      </w:pPr>
      <w:r>
        <w:rPr>
          <w:rStyle w:val="CommentReference"/>
        </w:rPr>
        <w:annotationRef/>
      </w:r>
      <w:r>
        <w:t>After Andy/Anthony/Lawrence meeting: This is likely to vary throughout an S-102 surface. What is the value expected here? Is it the maximum? How does this relate to the nodal uncertainty values?</w:t>
      </w:r>
    </w:p>
    <w:p w14:paraId="510A6481" w14:textId="77777777" w:rsidR="008552B4" w:rsidRDefault="008552B4" w:rsidP="00AE6F9F">
      <w:pPr>
        <w:pStyle w:val="CommentText"/>
      </w:pPr>
    </w:p>
    <w:p w14:paraId="38AB7828" w14:textId="16BE94B0" w:rsidR="008552B4" w:rsidRDefault="008552B4" w:rsidP="00AE6F9F">
      <w:pPr>
        <w:pStyle w:val="CommentText"/>
      </w:pPr>
      <w:r>
        <w:t>Chair has action to discuss with PT at-large</w:t>
      </w:r>
    </w:p>
  </w:comment>
  <w:comment w:id="1006" w:author="Lawrence Haynes Haselmaier, Jr." w:date="2022-12-02T12:22:00Z" w:initials="LHH">
    <w:p w14:paraId="05390F3E" w14:textId="77777777" w:rsidR="008552B4" w:rsidRDefault="008552B4" w:rsidP="00E32947">
      <w:pPr>
        <w:pStyle w:val="CommentText"/>
      </w:pPr>
      <w:r>
        <w:rPr>
          <w:rStyle w:val="CommentReference"/>
        </w:rPr>
        <w:annotationRef/>
      </w:r>
      <w:r>
        <w:rPr>
          <w:rStyle w:val="CommentReference"/>
        </w:rPr>
        <w:annotationRef/>
      </w:r>
      <w:r>
        <w:t>If we do not adopt BSH position, “unsigned 16-bit” must be added after “Enumeration”</w:t>
      </w:r>
    </w:p>
    <w:p w14:paraId="0BC2AE37" w14:textId="46A22223" w:rsidR="008552B4" w:rsidRDefault="008552B4">
      <w:pPr>
        <w:pStyle w:val="CommentText"/>
      </w:pPr>
    </w:p>
  </w:comment>
  <w:comment w:id="1008" w:author="Lawrence Haynes Haselmaier, Jr." w:date="2022-12-02T12:22:00Z" w:initials="LHH">
    <w:p w14:paraId="1930753A" w14:textId="77777777" w:rsidR="008552B4" w:rsidRDefault="008552B4" w:rsidP="00E32947">
      <w:pPr>
        <w:pStyle w:val="CommentText"/>
      </w:pPr>
      <w:r>
        <w:rPr>
          <w:rStyle w:val="CommentReference"/>
        </w:rPr>
        <w:annotationRef/>
      </w:r>
      <w:r>
        <w:rPr>
          <w:rStyle w:val="CommentReference"/>
        </w:rPr>
        <w:annotationRef/>
      </w:r>
      <w:r>
        <w:t>If we do not adopt BSH position, “unsigned 16-bit” must be added after “Enumeration”</w:t>
      </w:r>
    </w:p>
    <w:p w14:paraId="46ACB3A2" w14:textId="6A74188E" w:rsidR="008552B4" w:rsidRDefault="008552B4">
      <w:pPr>
        <w:pStyle w:val="CommentText"/>
      </w:pPr>
    </w:p>
  </w:comment>
  <w:comment w:id="1046" w:author="Raphael Malyankar" w:date="2022-12-04T22:51:00Z" w:initials="rmm">
    <w:p w14:paraId="7F96D34E" w14:textId="62B84E90" w:rsidR="008552B4" w:rsidRDefault="008552B4">
      <w:pPr>
        <w:pStyle w:val="CommentText"/>
      </w:pPr>
      <w:r>
        <w:rPr>
          <w:rStyle w:val="CommentReference"/>
        </w:rPr>
        <w:annotationRef/>
      </w:r>
      <w:r w:rsidRPr="00793CE3">
        <w:t xml:space="preserve">(1) Are these fields mandatory? (2) Can producers add other fields like </w:t>
      </w:r>
      <w:proofErr w:type="spellStart"/>
      <w:r w:rsidRPr="00793CE3">
        <w:t>surveyType</w:t>
      </w:r>
      <w:proofErr w:type="spellEnd"/>
      <w:r w:rsidRPr="00793CE3">
        <w:t xml:space="preserve"> and line spacing?</w:t>
      </w:r>
    </w:p>
  </w:comment>
  <w:comment w:id="1140" w:author="Daniel Rohde" w:date="2022-12-08T21:41:00Z" w:initials="DR">
    <w:p w14:paraId="3824A0AE" w14:textId="77777777" w:rsidR="007D7DD2" w:rsidRDefault="007D7DD2" w:rsidP="007D7DD2">
      <w:pPr>
        <w:pStyle w:val="CommentText"/>
      </w:pPr>
      <w:r>
        <w:rPr>
          <w:rStyle w:val="CommentReference"/>
        </w:rPr>
        <w:annotationRef/>
      </w:r>
      <w:r>
        <w:t>PT11: New in the IHO registry</w:t>
      </w:r>
    </w:p>
  </w:comment>
  <w:comment w:id="1171" w:author="Daniel Rohde" w:date="2022-12-08T21:44:00Z" w:initials="DR">
    <w:p w14:paraId="5AA52220" w14:textId="77777777" w:rsidR="007D7DD2" w:rsidRDefault="007D7DD2" w:rsidP="007D7DD2">
      <w:pPr>
        <w:pStyle w:val="CommentText"/>
      </w:pPr>
      <w:r>
        <w:rPr>
          <w:rStyle w:val="CommentReference"/>
        </w:rPr>
        <w:annotationRef/>
      </w:r>
      <w:r>
        <w:t>PT11: New in the IHO Registry</w:t>
      </w:r>
    </w:p>
  </w:comment>
  <w:comment w:id="1270" w:author="Raphael Malyankar" w:date="2022-12-04T22:04:00Z" w:initials="rmm">
    <w:p w14:paraId="6106AAFB" w14:textId="7B548674" w:rsidR="008552B4" w:rsidRDefault="008552B4">
      <w:pPr>
        <w:pStyle w:val="CommentText"/>
      </w:pPr>
      <w:r>
        <w:rPr>
          <w:rStyle w:val="CommentReference"/>
        </w:rPr>
        <w:annotationRef/>
      </w:r>
      <w:r>
        <w:t>As I understand it, one is a volume and the other a percentage of a length (depth). How are they to be compared?</w:t>
      </w:r>
    </w:p>
  </w:comment>
  <w:comment w:id="1301" w:author="Lawrence Haynes Haselmaier, Jr." w:date="2022-11-07T10:41:00Z" w:initials="LHH">
    <w:p w14:paraId="65ED4A93" w14:textId="0ACC7FB2" w:rsidR="008552B4" w:rsidRDefault="008552B4">
      <w:pPr>
        <w:pStyle w:val="CommentText"/>
      </w:pPr>
      <w:r>
        <w:rPr>
          <w:rStyle w:val="CommentReference"/>
        </w:rPr>
        <w:annotationRef/>
      </w:r>
      <w:r>
        <w:t>After Andy/Anthony/Lawrence meeting:</w:t>
      </w:r>
    </w:p>
    <w:p w14:paraId="624B8D1A" w14:textId="3885991E" w:rsidR="008552B4" w:rsidRDefault="008552B4">
      <w:pPr>
        <w:pStyle w:val="CommentText"/>
      </w:pPr>
    </w:p>
    <w:p w14:paraId="44585476" w14:textId="77777777" w:rsidR="008552B4" w:rsidRDefault="008552B4" w:rsidP="00AE6F9F">
      <w:pPr>
        <w:pStyle w:val="CommentText"/>
      </w:pPr>
      <w:r>
        <w:t>No guidance provided.</w:t>
      </w:r>
    </w:p>
    <w:p w14:paraId="784FDF59" w14:textId="424E5FDC" w:rsidR="008552B4" w:rsidRDefault="008552B4" w:rsidP="00AE6F9F">
      <w:pPr>
        <w:pStyle w:val="CommentText"/>
      </w:pPr>
      <w:r>
        <w:t>For S-57: The Edition Number@ [EDTN] subfield must be set to 0. This message is only used to cancel a base cell file.</w:t>
      </w:r>
    </w:p>
    <w:p w14:paraId="53C06399" w14:textId="4417AD95" w:rsidR="008552B4" w:rsidRDefault="008552B4" w:rsidP="00AE6F9F">
      <w:pPr>
        <w:pStyle w:val="CommentText"/>
      </w:pPr>
    </w:p>
    <w:p w14:paraId="5B6B05C5" w14:textId="4D906DEB" w:rsidR="008552B4" w:rsidRDefault="008552B4" w:rsidP="00AE6F9F">
      <w:pPr>
        <w:pStyle w:val="CommentText"/>
      </w:pPr>
      <w:r>
        <w:t>Chair has action to discuss with PT at-large</w:t>
      </w:r>
    </w:p>
  </w:comment>
  <w:comment w:id="1304" w:author="Daniel Rohde" w:date="2021-01-12T11:09:00Z" w:initials="DR">
    <w:p w14:paraId="1D374FCB" w14:textId="77777777" w:rsidR="008552B4" w:rsidRDefault="008552B4">
      <w:pPr>
        <w:pStyle w:val="CommentText"/>
      </w:pPr>
      <w:r>
        <w:rPr>
          <w:rStyle w:val="CommentReference"/>
        </w:rPr>
        <w:annotationRef/>
      </w:r>
      <w:r>
        <w:t>Physical transfer is removed</w:t>
      </w:r>
    </w:p>
  </w:comment>
  <w:comment w:id="1305" w:author="Daniel Rohde" w:date="2021-01-12T11:10:00Z" w:initials="DR">
    <w:p w14:paraId="6DFCD0B9" w14:textId="77777777" w:rsidR="008552B4" w:rsidRDefault="008552B4">
      <w:pPr>
        <w:pStyle w:val="CommentText"/>
      </w:pPr>
      <w:r>
        <w:rPr>
          <w:rStyle w:val="CommentReference"/>
        </w:rPr>
        <w:annotationRef/>
      </w:r>
      <w:r>
        <w:t>Physical transfer is removed</w:t>
      </w:r>
    </w:p>
  </w:comment>
  <w:comment w:id="1337" w:author="Lawrence Haynes Haselmaier, Jr." w:date="2022-11-07T10:44:00Z" w:initials="LHH">
    <w:p w14:paraId="4E8F58F9" w14:textId="77777777" w:rsidR="008552B4" w:rsidRDefault="008552B4" w:rsidP="00AE6F9F">
      <w:pPr>
        <w:pStyle w:val="CommentText"/>
      </w:pPr>
      <w:r>
        <w:rPr>
          <w:rStyle w:val="CommentReference"/>
        </w:rPr>
        <w:annotationRef/>
      </w:r>
      <w:r>
        <w:t>After Andy/Anthony/Lawrence meeting:</w:t>
      </w:r>
    </w:p>
    <w:p w14:paraId="0A1BC490" w14:textId="48D48AEB" w:rsidR="008552B4" w:rsidRDefault="008552B4" w:rsidP="00AE6F9F">
      <w:pPr>
        <w:pStyle w:val="CommentText"/>
      </w:pPr>
    </w:p>
    <w:p w14:paraId="1CE245F2" w14:textId="42BE46E4" w:rsidR="008552B4" w:rsidRDefault="008552B4" w:rsidP="00AE6F9F">
      <w:pPr>
        <w:pStyle w:val="CommentText"/>
      </w:pPr>
      <w:r>
        <w:t>S102_DSMetadataBlock is not shown in diagram below</w:t>
      </w:r>
    </w:p>
    <w:p w14:paraId="796462E9" w14:textId="77777777" w:rsidR="008552B4" w:rsidRDefault="008552B4" w:rsidP="00AE6F9F">
      <w:pPr>
        <w:pStyle w:val="CommentText"/>
      </w:pPr>
    </w:p>
    <w:p w14:paraId="46E8EF3F" w14:textId="6D64FAE4" w:rsidR="008552B4" w:rsidRDefault="008552B4" w:rsidP="00AE6F9F">
      <w:pPr>
        <w:pStyle w:val="CommentText"/>
      </w:pPr>
      <w:r>
        <w:t>Chair has larger action to ensure correspondence between all figures and all text.</w:t>
      </w:r>
    </w:p>
  </w:comment>
  <w:comment w:id="1340" w:author="Lawrence Haynes Haselmaier, Jr." w:date="2022-11-07T10:46:00Z" w:initials="LHH">
    <w:p w14:paraId="4BE29A38" w14:textId="727205F3" w:rsidR="008552B4" w:rsidRDefault="008552B4">
      <w:pPr>
        <w:pStyle w:val="CommentText"/>
      </w:pPr>
      <w:r>
        <w:rPr>
          <w:rStyle w:val="CommentReference"/>
        </w:rPr>
        <w:annotationRef/>
      </w:r>
      <w:r>
        <w:t>Chair has action to reexamine these entire 3 paragraphs.</w:t>
      </w:r>
    </w:p>
  </w:comment>
  <w:comment w:id="1373" w:author="Lawrence Haynes Haselmaier, Jr." w:date="2022-11-07T10:49:00Z" w:initials="LHH">
    <w:p w14:paraId="52BD461D" w14:textId="7A8C75D2" w:rsidR="008552B4" w:rsidRDefault="008552B4">
      <w:pPr>
        <w:pStyle w:val="CommentText"/>
      </w:pPr>
      <w:r>
        <w:rPr>
          <w:rStyle w:val="CommentReference"/>
        </w:rPr>
        <w:annotationRef/>
      </w:r>
      <w:r>
        <w:t>Chair has action to ensure that PT at-large is happy with the removal of “or ‘tile’” here</w:t>
      </w:r>
    </w:p>
  </w:comment>
  <w:comment w:id="1405" w:author="Lawrence Haynes Haselmaier, Jr." w:date="2022-11-07T10:53:00Z" w:initials="LHH">
    <w:p w14:paraId="63CAD443" w14:textId="2DD547A5" w:rsidR="008552B4" w:rsidRDefault="008552B4">
      <w:pPr>
        <w:pStyle w:val="CommentText"/>
      </w:pPr>
      <w:r>
        <w:rPr>
          <w:rStyle w:val="CommentReference"/>
        </w:rPr>
        <w:annotationRef/>
      </w:r>
      <w:r>
        <w:t>After Andy/Anthony/Lawrence meeting:</w:t>
      </w:r>
    </w:p>
    <w:p w14:paraId="6A2A48C0" w14:textId="64963BFD" w:rsidR="008552B4" w:rsidRDefault="008552B4">
      <w:pPr>
        <w:pStyle w:val="CommentText"/>
      </w:pPr>
    </w:p>
    <w:p w14:paraId="635AE590" w14:textId="77777777" w:rsidR="008552B4" w:rsidRDefault="008552B4" w:rsidP="00A93F43">
      <w:pPr>
        <w:pStyle w:val="CommentText"/>
      </w:pPr>
      <w:r>
        <w:t>Add “Not used in S-102” as logically sits here.</w:t>
      </w:r>
    </w:p>
    <w:p w14:paraId="728851EB" w14:textId="728A47A8" w:rsidR="008552B4" w:rsidRDefault="008552B4" w:rsidP="00A93F43">
      <w:pPr>
        <w:pStyle w:val="CommentText"/>
      </w:pPr>
      <w:r>
        <w:t>To note, for service management, RENCs and service providers will need to use this attribute to manage coverage changes.</w:t>
      </w:r>
    </w:p>
    <w:p w14:paraId="3DEBE2CE" w14:textId="197A7E59" w:rsidR="008552B4" w:rsidRDefault="008552B4" w:rsidP="00A93F43">
      <w:pPr>
        <w:pStyle w:val="CommentText"/>
      </w:pPr>
    </w:p>
    <w:p w14:paraId="0B4DDECC" w14:textId="08865C97" w:rsidR="008552B4" w:rsidRDefault="008552B4" w:rsidP="00A93F43">
      <w:pPr>
        <w:pStyle w:val="CommentText"/>
      </w:pPr>
      <w:r>
        <w:t>Chair has action to raise issue with PT at-large</w:t>
      </w:r>
    </w:p>
  </w:comment>
  <w:comment w:id="1406" w:author="Lawrence Haynes Haselmaier, Jr." w:date="2022-11-07T10:54:00Z" w:initials="LHH">
    <w:p w14:paraId="79E4BEE6" w14:textId="15DAF929" w:rsidR="008552B4" w:rsidRDefault="008552B4">
      <w:pPr>
        <w:pStyle w:val="CommentText"/>
      </w:pPr>
      <w:r>
        <w:rPr>
          <w:rStyle w:val="CommentReference"/>
        </w:rPr>
        <w:annotationRef/>
      </w:r>
      <w:r>
        <w:t>After Andy/Anthony/Lawrence meeting:</w:t>
      </w:r>
    </w:p>
    <w:p w14:paraId="0C954D86" w14:textId="1F5937DB" w:rsidR="008552B4" w:rsidRDefault="008552B4">
      <w:pPr>
        <w:pStyle w:val="CommentText"/>
      </w:pPr>
    </w:p>
    <w:p w14:paraId="514778B8" w14:textId="77777777" w:rsidR="008552B4" w:rsidRDefault="008552B4" w:rsidP="00A93F43">
      <w:pPr>
        <w:pStyle w:val="CommentText"/>
      </w:pPr>
      <w:r>
        <w:t>Add “Not used in S-102” as logically sits here.</w:t>
      </w:r>
    </w:p>
    <w:p w14:paraId="3CC08D13" w14:textId="57AE8352" w:rsidR="008552B4" w:rsidRDefault="008552B4" w:rsidP="00A93F43">
      <w:pPr>
        <w:pStyle w:val="CommentText"/>
      </w:pPr>
      <w:r>
        <w:t>To note, for service management, RENCs and service providers will need to use this attribute to manage coverage changes.</w:t>
      </w:r>
    </w:p>
    <w:p w14:paraId="5CF0B442" w14:textId="4D1F94EE" w:rsidR="008552B4" w:rsidRDefault="008552B4" w:rsidP="00A93F43">
      <w:pPr>
        <w:pStyle w:val="CommentText"/>
      </w:pPr>
    </w:p>
    <w:p w14:paraId="4FA14F45" w14:textId="40E2BC0A" w:rsidR="008552B4" w:rsidRDefault="008552B4" w:rsidP="00A93F43">
      <w:pPr>
        <w:pStyle w:val="CommentText"/>
      </w:pPr>
      <w:r>
        <w:t>Chair has action to raise issue with PT at-large</w:t>
      </w:r>
    </w:p>
  </w:comment>
  <w:comment w:id="1991" w:author="Lawrence Haynes Haselmaier, Jr." w:date="2022-11-07T11:07:00Z" w:initials="LHH">
    <w:p w14:paraId="7C481D8E" w14:textId="526EDB92" w:rsidR="008552B4" w:rsidRDefault="008552B4">
      <w:pPr>
        <w:pStyle w:val="CommentText"/>
      </w:pPr>
      <w:r>
        <w:rPr>
          <w:rStyle w:val="CommentReference"/>
        </w:rPr>
        <w:annotationRef/>
      </w:r>
      <w:r>
        <w:t>Chair has overall action to simplify/correct how the FC will be referenced in the document. Suggest here (1) uploading current (draft) version of FC and (2) providing link within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A687D" w15:done="0"/>
  <w15:commentEx w15:paraId="686585C8" w15:done="0"/>
  <w15:commentEx w15:paraId="5DB52A75" w15:done="0"/>
  <w15:commentEx w15:paraId="4DF09251" w15:done="1"/>
  <w15:commentEx w15:paraId="6C9499C3" w15:done="0"/>
  <w15:commentEx w15:paraId="49D52359" w15:done="1"/>
  <w15:commentEx w15:paraId="792C8E91" w15:done="0"/>
  <w15:commentEx w15:paraId="63E85C38" w15:done="0"/>
  <w15:commentEx w15:paraId="692260CE" w15:done="1"/>
  <w15:commentEx w15:paraId="117DDCDD" w15:done="1"/>
  <w15:commentEx w15:paraId="4EAEEBEF" w15:done="0"/>
  <w15:commentEx w15:paraId="61598B4E" w15:done="1"/>
  <w15:commentEx w15:paraId="438E184E" w15:done="1"/>
  <w15:commentEx w15:paraId="0C101573" w15:done="0"/>
  <w15:commentEx w15:paraId="006B4142" w15:done="0"/>
  <w15:commentEx w15:paraId="58E4BA7E" w15:done="0"/>
  <w15:commentEx w15:paraId="0AFCAFA6" w15:done="0"/>
  <w15:commentEx w15:paraId="50E4C770" w15:done="0"/>
  <w15:commentEx w15:paraId="04F7DFC2" w15:done="0"/>
  <w15:commentEx w15:paraId="38AB7828" w15:done="0"/>
  <w15:commentEx w15:paraId="0BC2AE37" w15:done="1"/>
  <w15:commentEx w15:paraId="46ACB3A2" w15:done="1"/>
  <w15:commentEx w15:paraId="7F96D34E" w15:done="0"/>
  <w15:commentEx w15:paraId="3824A0AE" w15:done="0"/>
  <w15:commentEx w15:paraId="5AA52220" w15:done="0"/>
  <w15:commentEx w15:paraId="6106AAFB" w15:done="0"/>
  <w15:commentEx w15:paraId="5B6B05C5" w15:done="0"/>
  <w15:commentEx w15:paraId="1D374FCB" w15:done="1"/>
  <w15:commentEx w15:paraId="6DFCD0B9" w15:done="1"/>
  <w15:commentEx w15:paraId="46E8EF3F" w15:done="0"/>
  <w15:commentEx w15:paraId="4BE29A38" w15:done="1"/>
  <w15:commentEx w15:paraId="52BD461D" w15:done="0"/>
  <w15:commentEx w15:paraId="0B4DDECC" w15:done="0"/>
  <w15:commentEx w15:paraId="4FA14F45" w15:done="0"/>
  <w15:commentEx w15:paraId="7C481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39450" w16cex:dateUtc="2021-03-10T22:54:00Z"/>
  <w16cex:commentExtensible w16cex:durableId="273890D4" w16cex:dateUtc="2022-12-05T14:46:00Z"/>
  <w16cex:commentExtensible w16cex:durableId="273997A0" w16cex:dateUtc="2022-12-06T09:27:00Z"/>
  <w16cex:commentExtensible w16cex:durableId="273997AD" w16cex:dateUtc="2022-12-06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A687D" w16cid:durableId="2721C822"/>
  <w16cid:commentId w16cid:paraId="686585C8" w16cid:durableId="2721C823"/>
  <w16cid:commentId w16cid:paraId="5DB52A75" w16cid:durableId="2721C824"/>
  <w16cid:commentId w16cid:paraId="4DF09251" w16cid:durableId="2721C825"/>
  <w16cid:commentId w16cid:paraId="6C9499C3" w16cid:durableId="2721C826"/>
  <w16cid:commentId w16cid:paraId="49D52359" w16cid:durableId="2721C82C"/>
  <w16cid:commentId w16cid:paraId="792C8E91" w16cid:durableId="23F39450"/>
  <w16cid:commentId w16cid:paraId="63E85C38" w16cid:durableId="2721C830"/>
  <w16cid:commentId w16cid:paraId="692260CE" w16cid:durableId="2721C832"/>
  <w16cid:commentId w16cid:paraId="117DDCDD" w16cid:durableId="2734766C"/>
  <w16cid:commentId w16cid:paraId="4EAEEBEF" w16cid:durableId="273890D4"/>
  <w16cid:commentId w16cid:paraId="61598B4E" w16cid:durableId="273997A0"/>
  <w16cid:commentId w16cid:paraId="438E184E" w16cid:durableId="273997AD"/>
  <w16cid:commentId w16cid:paraId="0C101573" w16cid:durableId="273485B4"/>
  <w16cid:commentId w16cid:paraId="006B4142" w16cid:durableId="27374937"/>
  <w16cid:commentId w16cid:paraId="58E4BA7E" w16cid:durableId="273749C6"/>
  <w16cid:commentId w16cid:paraId="0AFCAFA6" w16cid:durableId="27374886"/>
  <w16cid:commentId w16cid:paraId="50E4C770" w16cid:durableId="27347670"/>
  <w16cid:commentId w16cid:paraId="04F7DFC2" w16cid:durableId="2721C839"/>
  <w16cid:commentId w16cid:paraId="38AB7828" w16cid:durableId="2721C83A"/>
  <w16cid:commentId w16cid:paraId="0BC2AE37" w16cid:durableId="27347673"/>
  <w16cid:commentId w16cid:paraId="46ACB3A2" w16cid:durableId="27347674"/>
  <w16cid:commentId w16cid:paraId="7F96D34E" w16cid:durableId="2737A2FB"/>
  <w16cid:commentId w16cid:paraId="3824A0AE" w16cid:durableId="274B7AFD"/>
  <w16cid:commentId w16cid:paraId="5AA52220" w16cid:durableId="274B7AFE"/>
  <w16cid:commentId w16cid:paraId="6106AAFB" w16cid:durableId="273797F9"/>
  <w16cid:commentId w16cid:paraId="5B6B05C5" w16cid:durableId="2721C845"/>
  <w16cid:commentId w16cid:paraId="1D374FCB" w16cid:durableId="23A801E9"/>
  <w16cid:commentId w16cid:paraId="6DFCD0B9" w16cid:durableId="23A80240"/>
  <w16cid:commentId w16cid:paraId="46E8EF3F" w16cid:durableId="2721C84C"/>
  <w16cid:commentId w16cid:paraId="4BE29A38" w16cid:durableId="2721C84D"/>
  <w16cid:commentId w16cid:paraId="52BD461D" w16cid:durableId="2721C851"/>
  <w16cid:commentId w16cid:paraId="0B4DDECC" w16cid:durableId="2721C852"/>
  <w16cid:commentId w16cid:paraId="4FA14F45" w16cid:durableId="2721C853"/>
  <w16cid:commentId w16cid:paraId="7C481D8E" w16cid:durableId="2721C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55C49" w14:textId="77777777" w:rsidR="008A61F1" w:rsidRDefault="008A61F1">
      <w:pPr>
        <w:spacing w:after="0"/>
      </w:pPr>
      <w:r>
        <w:separator/>
      </w:r>
    </w:p>
  </w:endnote>
  <w:endnote w:type="continuationSeparator" w:id="0">
    <w:p w14:paraId="072EF9C3" w14:textId="77777777" w:rsidR="008A61F1" w:rsidRDefault="008A61F1">
      <w:pPr>
        <w:spacing w:after="0"/>
      </w:pPr>
      <w:r>
        <w:continuationSeparator/>
      </w:r>
    </w:p>
  </w:endnote>
  <w:endnote w:type="continuationNotice" w:id="1">
    <w:p w14:paraId="49579D02" w14:textId="77777777" w:rsidR="008A61F1" w:rsidRDefault="008A61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roman"/>
    <w:notTrueType/>
    <w:pitch w:val="default"/>
  </w:font>
  <w:font w:name="Times New Roman (Hoofdtekst CS)">
    <w:panose1 w:val="020B0604020202020204"/>
    <w:charset w:val="00"/>
    <w:family w:val="roman"/>
    <w:notTrueType/>
    <w:pitch w:val="default"/>
  </w:font>
  <w:font w:name="HelveticaNeueLT Std Med">
    <w:altName w:val="Arial"/>
    <w:panose1 w:val="020B0604020202020204"/>
    <w:charset w:val="4D"/>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B199" w14:textId="2ECC7B59" w:rsidR="008552B4" w:rsidRDefault="008552B4" w:rsidP="00BB1547">
    <w:pPr>
      <w:tabs>
        <w:tab w:val="left" w:pos="0"/>
        <w:tab w:val="center" w:pos="4536"/>
        <w:tab w:val="right" w:pos="9072"/>
      </w:tabs>
      <w:spacing w:after="0" w:line="259" w:lineRule="auto"/>
      <w:jc w:val="left"/>
    </w:pPr>
    <w:r>
      <w:rPr>
        <w:sz w:val="16"/>
      </w:rPr>
      <w:t xml:space="preserve">S-102 </w:t>
    </w:r>
    <w:r>
      <w:rPr>
        <w:sz w:val="16"/>
      </w:rPr>
      <w:tab/>
    </w:r>
    <w:del w:id="10" w:author="Daniel Rohde" w:date="2022-12-20T00:06:00Z">
      <w:r w:rsidR="000B0D1F">
        <w:rPr>
          <w:color w:val="auto"/>
          <w:sz w:val="16"/>
        </w:rPr>
        <w:delText>October</w:delText>
      </w:r>
    </w:del>
    <w:ins w:id="11" w:author="Daniel Rohde" w:date="2022-12-20T00:06:00Z">
      <w:r w:rsidRPr="00A14048">
        <w:rPr>
          <w:color w:val="auto"/>
          <w:sz w:val="16"/>
        </w:rPr>
        <w:t>December</w:t>
      </w:r>
    </w:ins>
    <w:r w:rsidRPr="00A14048">
      <w:rPr>
        <w:color w:val="auto"/>
        <w:sz w:val="16"/>
        <w:rPrChange w:id="12" w:author="Daniel Rohde" w:date="2022-12-20T00:06:00Z">
          <w:rPr>
            <w:sz w:val="16"/>
          </w:rPr>
        </w:rPrChange>
      </w:rPr>
      <w:t xml:space="preserve"> </w:t>
    </w:r>
    <w:r>
      <w:rPr>
        <w:sz w:val="16"/>
      </w:rPr>
      <w:t>2022</w:t>
    </w:r>
    <w:r>
      <w:rPr>
        <w:sz w:val="16"/>
      </w:rPr>
      <w:tab/>
      <w:t>Edition 2.</w:t>
    </w:r>
    <w:del w:id="13" w:author="Daniel Rohde" w:date="2022-12-20T00:06:00Z">
      <w:r w:rsidR="007542E0">
        <w:rPr>
          <w:sz w:val="16"/>
        </w:rPr>
        <w:delText>1</w:delText>
      </w:r>
    </w:del>
    <w:ins w:id="14" w:author="Daniel Rohde" w:date="2022-12-20T00:06:00Z">
      <w:r>
        <w:rPr>
          <w:sz w:val="16"/>
        </w:rPr>
        <w:t>2</w:t>
      </w:r>
    </w:ins>
    <w:r>
      <w:rPr>
        <w:sz w:val="16"/>
      </w:rPr>
      <w:t xml:space="preserve">.0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7D8C4" w14:textId="013F7B14" w:rsidR="008552B4" w:rsidRDefault="008552B4" w:rsidP="0019265F">
    <w:pPr>
      <w:tabs>
        <w:tab w:val="left" w:pos="0"/>
        <w:tab w:val="center" w:pos="4536"/>
        <w:tab w:val="right" w:pos="9072"/>
      </w:tabs>
      <w:spacing w:after="0"/>
      <w:jc w:val="left"/>
    </w:pPr>
    <w:r>
      <w:rPr>
        <w:sz w:val="16"/>
      </w:rPr>
      <w:t xml:space="preserve">S-102 </w:t>
    </w:r>
    <w:r>
      <w:rPr>
        <w:sz w:val="16"/>
      </w:rPr>
      <w:tab/>
    </w:r>
    <w:del w:id="2128" w:author="Daniel Rohde" w:date="2022-12-20T00:06:00Z">
      <w:r w:rsidR="000B0D1F">
        <w:rPr>
          <w:color w:val="auto"/>
          <w:sz w:val="16"/>
        </w:rPr>
        <w:delText>October</w:delText>
      </w:r>
    </w:del>
    <w:ins w:id="2129" w:author="Daniel Rohde" w:date="2022-12-20T00:06:00Z">
      <w:r w:rsidRPr="00A14048">
        <w:rPr>
          <w:color w:val="auto"/>
          <w:sz w:val="16"/>
        </w:rPr>
        <w:t>December</w:t>
      </w:r>
    </w:ins>
    <w:r w:rsidRPr="006A00B5">
      <w:rPr>
        <w:color w:val="auto"/>
        <w:sz w:val="16"/>
      </w:rPr>
      <w:t xml:space="preserve"> </w:t>
    </w:r>
    <w:r>
      <w:rPr>
        <w:color w:val="auto"/>
        <w:sz w:val="16"/>
      </w:rPr>
      <w:t>2022</w:t>
    </w:r>
    <w:r>
      <w:rPr>
        <w:sz w:val="16"/>
      </w:rPr>
      <w:tab/>
      <w:t>Edition 2.</w:t>
    </w:r>
    <w:del w:id="2130" w:author="Daniel Rohde" w:date="2022-12-20T00:06:00Z">
      <w:r w:rsidR="007542E0">
        <w:rPr>
          <w:sz w:val="16"/>
        </w:rPr>
        <w:delText>1</w:delText>
      </w:r>
    </w:del>
    <w:ins w:id="2131" w:author="Daniel Rohde" w:date="2022-12-20T00:06:00Z">
      <w:r>
        <w:rPr>
          <w:sz w:val="16"/>
        </w:rPr>
        <w:t>2</w:t>
      </w:r>
    </w:ins>
    <w:r>
      <w:rPr>
        <w:sz w:val="16"/>
      </w:rPr>
      <w:t>.0</w:t>
    </w:r>
    <w:r>
      <w:rPr>
        <w:sz w:val="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6A5CD" w14:textId="77777777" w:rsidR="008552B4" w:rsidRDefault="008552B4">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8552B4" w:rsidRDefault="008552B4">
    <w:pPr>
      <w:spacing w:after="0" w:line="259" w:lineRule="auto"/>
      <w:jc w:val="left"/>
    </w:pPr>
    <w:r>
      <w:rPr>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A1313" w14:textId="51AAC5CD" w:rsidR="008552B4" w:rsidRDefault="008552B4" w:rsidP="00FE3D32">
    <w:pPr>
      <w:tabs>
        <w:tab w:val="center" w:pos="4536"/>
        <w:tab w:val="right" w:pos="9072"/>
      </w:tabs>
      <w:spacing w:after="0" w:line="259" w:lineRule="auto"/>
      <w:jc w:val="left"/>
    </w:pPr>
    <w:r>
      <w:rPr>
        <w:sz w:val="16"/>
      </w:rPr>
      <w:t xml:space="preserve">S-102 </w:t>
    </w:r>
    <w:r>
      <w:rPr>
        <w:sz w:val="16"/>
      </w:rPr>
      <w:tab/>
    </w:r>
    <w:del w:id="15" w:author="Daniel Rohde" w:date="2022-12-20T00:06:00Z">
      <w:r w:rsidR="000B0D1F">
        <w:rPr>
          <w:color w:val="auto"/>
          <w:sz w:val="16"/>
        </w:rPr>
        <w:delText>October</w:delText>
      </w:r>
    </w:del>
    <w:ins w:id="16" w:author="Daniel Rohde" w:date="2022-12-20T00:06:00Z">
      <w:r w:rsidRPr="00A14048">
        <w:rPr>
          <w:color w:val="auto"/>
          <w:sz w:val="16"/>
        </w:rPr>
        <w:t>December</w:t>
      </w:r>
    </w:ins>
    <w:r w:rsidRPr="00A14048">
      <w:rPr>
        <w:color w:val="auto"/>
        <w:sz w:val="16"/>
        <w:rPrChange w:id="17" w:author="Daniel Rohde" w:date="2022-12-20T00:06:00Z">
          <w:rPr>
            <w:sz w:val="16"/>
          </w:rPr>
        </w:rPrChange>
      </w:rPr>
      <w:t xml:space="preserve"> </w:t>
    </w:r>
    <w:r>
      <w:rPr>
        <w:sz w:val="16"/>
      </w:rPr>
      <w:t>2022</w:t>
    </w:r>
    <w:r>
      <w:rPr>
        <w:sz w:val="16"/>
      </w:rPr>
      <w:tab/>
      <w:t>Edition 2.</w:t>
    </w:r>
    <w:del w:id="18" w:author="Daniel Rohde" w:date="2022-12-20T00:06:00Z">
      <w:r w:rsidR="007542E0">
        <w:rPr>
          <w:sz w:val="16"/>
        </w:rPr>
        <w:delText>1</w:delText>
      </w:r>
    </w:del>
    <w:ins w:id="19" w:author="Daniel Rohde" w:date="2022-12-20T00:06:00Z">
      <w:r>
        <w:rPr>
          <w:sz w:val="16"/>
        </w:rPr>
        <w:t>2</w:t>
      </w:r>
    </w:ins>
    <w:r>
      <w:rPr>
        <w:sz w:val="16"/>
      </w:rPr>
      <w:t xml:space="preserve">.0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2952" w14:textId="77777777" w:rsidR="008552B4" w:rsidRDefault="008552B4">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5E896" w14:textId="20D37214" w:rsidR="008552B4" w:rsidRDefault="008552B4" w:rsidP="00FA3F8D">
    <w:pPr>
      <w:tabs>
        <w:tab w:val="center" w:pos="4536"/>
        <w:tab w:val="right" w:pos="9072"/>
      </w:tabs>
      <w:spacing w:after="0" w:line="259" w:lineRule="auto"/>
      <w:jc w:val="left"/>
    </w:pPr>
    <w:r>
      <w:rPr>
        <w:sz w:val="16"/>
      </w:rPr>
      <w:t xml:space="preserve">S-102 </w:t>
    </w:r>
    <w:r>
      <w:rPr>
        <w:sz w:val="16"/>
      </w:rPr>
      <w:tab/>
    </w:r>
    <w:del w:id="1386" w:author="Daniel Rohde" w:date="2022-12-20T00:06:00Z">
      <w:r w:rsidR="000B0D1F">
        <w:rPr>
          <w:color w:val="auto"/>
          <w:sz w:val="16"/>
        </w:rPr>
        <w:delText>October</w:delText>
      </w:r>
    </w:del>
    <w:ins w:id="1387" w:author="Daniel Rohde" w:date="2022-12-20T00:06:00Z">
      <w:r w:rsidRPr="00A14048">
        <w:rPr>
          <w:color w:val="auto"/>
          <w:sz w:val="16"/>
        </w:rPr>
        <w:t>December</w:t>
      </w:r>
    </w:ins>
    <w:r>
      <w:rPr>
        <w:color w:val="auto"/>
        <w:sz w:val="16"/>
      </w:rPr>
      <w:t xml:space="preserve"> 2022</w:t>
    </w:r>
    <w:r>
      <w:rPr>
        <w:sz w:val="16"/>
      </w:rPr>
      <w:tab/>
      <w:t>Edition 2.</w:t>
    </w:r>
    <w:del w:id="1388" w:author="Daniel Rohde" w:date="2022-12-20T00:06:00Z">
      <w:r w:rsidR="007542E0">
        <w:rPr>
          <w:sz w:val="16"/>
        </w:rPr>
        <w:delText>1</w:delText>
      </w:r>
    </w:del>
    <w:ins w:id="1389" w:author="Daniel Rohde" w:date="2022-12-20T00:06:00Z">
      <w:r>
        <w:rPr>
          <w:sz w:val="16"/>
        </w:rPr>
        <w:t>2</w:t>
      </w:r>
    </w:ins>
    <w:r>
      <w:rPr>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6DD4" w14:textId="37430AFC" w:rsidR="008552B4" w:rsidRPr="00FA3F8D" w:rsidRDefault="008552B4" w:rsidP="003D1A7A">
    <w:pPr>
      <w:tabs>
        <w:tab w:val="center" w:pos="4536"/>
        <w:tab w:val="right" w:pos="9072"/>
      </w:tabs>
      <w:spacing w:after="0" w:line="259" w:lineRule="auto"/>
      <w:jc w:val="left"/>
    </w:pPr>
    <w:r>
      <w:rPr>
        <w:sz w:val="16"/>
      </w:rPr>
      <w:t xml:space="preserve">S-102 </w:t>
    </w:r>
    <w:r>
      <w:rPr>
        <w:sz w:val="16"/>
      </w:rPr>
      <w:tab/>
    </w:r>
    <w:del w:id="1390" w:author="Daniel Rohde" w:date="2022-12-20T00:06:00Z">
      <w:r w:rsidR="000B0D1F">
        <w:rPr>
          <w:color w:val="auto"/>
          <w:sz w:val="16"/>
        </w:rPr>
        <w:delText>October</w:delText>
      </w:r>
    </w:del>
    <w:ins w:id="1391" w:author="Daniel Rohde" w:date="2022-12-20T00:06:00Z">
      <w:r w:rsidRPr="00A14048">
        <w:rPr>
          <w:color w:val="auto"/>
          <w:sz w:val="16"/>
        </w:rPr>
        <w:t>December</w:t>
      </w:r>
    </w:ins>
    <w:r w:rsidRPr="00A14048">
      <w:rPr>
        <w:color w:val="auto"/>
        <w:sz w:val="16"/>
        <w:rPrChange w:id="1392" w:author="Daniel Rohde" w:date="2022-12-20T00:06:00Z">
          <w:rPr>
            <w:sz w:val="16"/>
          </w:rPr>
        </w:rPrChange>
      </w:rPr>
      <w:t xml:space="preserve"> </w:t>
    </w:r>
    <w:r>
      <w:rPr>
        <w:sz w:val="16"/>
      </w:rPr>
      <w:t>2022</w:t>
    </w:r>
    <w:r>
      <w:rPr>
        <w:sz w:val="16"/>
      </w:rPr>
      <w:tab/>
      <w:t>Edition 2.</w:t>
    </w:r>
    <w:del w:id="1393" w:author="Daniel Rohde" w:date="2022-12-20T00:06:00Z">
      <w:r w:rsidR="007542E0">
        <w:rPr>
          <w:sz w:val="16"/>
        </w:rPr>
        <w:delText>1</w:delText>
      </w:r>
    </w:del>
    <w:ins w:id="1394" w:author="Daniel Rohde" w:date="2022-12-20T00:06:00Z">
      <w:r>
        <w:rPr>
          <w:sz w:val="16"/>
        </w:rPr>
        <w:t>2</w:t>
      </w:r>
    </w:ins>
    <w:r>
      <w:rPr>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708F5" w14:textId="2209331A" w:rsidR="008552B4" w:rsidRDefault="008552B4" w:rsidP="00F45EBB">
    <w:pPr>
      <w:tabs>
        <w:tab w:val="center" w:pos="6806"/>
        <w:tab w:val="right" w:pos="13608"/>
      </w:tabs>
      <w:spacing w:after="0" w:line="259" w:lineRule="auto"/>
      <w:jc w:val="left"/>
    </w:pPr>
    <w:r>
      <w:rPr>
        <w:sz w:val="16"/>
      </w:rPr>
      <w:t xml:space="preserve">S-102 </w:t>
    </w:r>
    <w:r>
      <w:rPr>
        <w:sz w:val="16"/>
      </w:rPr>
      <w:tab/>
    </w:r>
    <w:del w:id="1467" w:author="Daniel Rohde" w:date="2022-12-20T00:06:00Z">
      <w:r w:rsidR="000B0D1F">
        <w:rPr>
          <w:color w:val="auto"/>
          <w:sz w:val="16"/>
        </w:rPr>
        <w:delText>October</w:delText>
      </w:r>
    </w:del>
    <w:ins w:id="1468" w:author="Daniel Rohde" w:date="2022-12-20T00:06:00Z">
      <w:r>
        <w:rPr>
          <w:color w:val="FF0000"/>
          <w:sz w:val="16"/>
        </w:rPr>
        <w:t>December</w:t>
      </w:r>
    </w:ins>
    <w:r>
      <w:rPr>
        <w:sz w:val="16"/>
      </w:rPr>
      <w:t xml:space="preserve"> 2022 </w:t>
    </w:r>
    <w:r>
      <w:rPr>
        <w:sz w:val="16"/>
      </w:rPr>
      <w:tab/>
      <w:t xml:space="preserve">Edition 2.1.0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4BD1" w14:textId="55FA1FD8" w:rsidR="008552B4" w:rsidRDefault="008552B4" w:rsidP="004339CC">
    <w:pPr>
      <w:tabs>
        <w:tab w:val="center" w:pos="6806"/>
        <w:tab w:val="right" w:pos="13608"/>
      </w:tabs>
      <w:spacing w:after="0" w:line="259" w:lineRule="auto"/>
      <w:jc w:val="left"/>
    </w:pPr>
    <w:r>
      <w:rPr>
        <w:sz w:val="16"/>
      </w:rPr>
      <w:t xml:space="preserve">S-102 </w:t>
    </w:r>
    <w:r>
      <w:rPr>
        <w:sz w:val="16"/>
      </w:rPr>
      <w:tab/>
    </w:r>
    <w:del w:id="1469" w:author="Daniel Rohde" w:date="2022-12-20T00:06:00Z">
      <w:r w:rsidR="000B0D1F">
        <w:rPr>
          <w:color w:val="auto"/>
          <w:sz w:val="16"/>
        </w:rPr>
        <w:delText>October</w:delText>
      </w:r>
    </w:del>
    <w:ins w:id="1470" w:author="Daniel Rohde" w:date="2022-12-20T00:06:00Z">
      <w:r>
        <w:rPr>
          <w:color w:val="FF0000"/>
          <w:sz w:val="16"/>
        </w:rPr>
        <w:t>December</w:t>
      </w:r>
    </w:ins>
    <w:r>
      <w:rPr>
        <w:sz w:val="16"/>
      </w:rPr>
      <w:t xml:space="preserve"> 2022</w:t>
    </w:r>
    <w:r>
      <w:rPr>
        <w:sz w:val="16"/>
      </w:rPr>
      <w:tab/>
      <w:t xml:space="preserve">Edition 2.1.0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B17C" w14:textId="77777777" w:rsidR="008552B4" w:rsidRDefault="008552B4">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87C3" w14:textId="7F966F47" w:rsidR="008552B4" w:rsidRDefault="008552B4" w:rsidP="0019265F">
    <w:pPr>
      <w:tabs>
        <w:tab w:val="left" w:pos="0"/>
        <w:tab w:val="center" w:pos="4536"/>
        <w:tab w:val="right" w:pos="9072"/>
      </w:tabs>
      <w:spacing w:after="0"/>
      <w:jc w:val="left"/>
    </w:pPr>
    <w:r>
      <w:rPr>
        <w:sz w:val="16"/>
      </w:rPr>
      <w:t xml:space="preserve">S-102 </w:t>
    </w:r>
    <w:r>
      <w:rPr>
        <w:sz w:val="16"/>
      </w:rPr>
      <w:tab/>
    </w:r>
    <w:del w:id="2124" w:author="Daniel Rohde" w:date="2022-12-20T00:06:00Z">
      <w:r w:rsidR="000B0D1F">
        <w:rPr>
          <w:color w:val="auto"/>
          <w:sz w:val="16"/>
        </w:rPr>
        <w:delText>October</w:delText>
      </w:r>
    </w:del>
    <w:ins w:id="2125" w:author="Daniel Rohde" w:date="2022-12-20T00:06:00Z">
      <w:r w:rsidRPr="00A14048">
        <w:rPr>
          <w:color w:val="auto"/>
          <w:sz w:val="16"/>
        </w:rPr>
        <w:t>December</w:t>
      </w:r>
    </w:ins>
    <w:r>
      <w:rPr>
        <w:color w:val="auto"/>
        <w:sz w:val="16"/>
      </w:rPr>
      <w:t xml:space="preserve"> 2022</w:t>
    </w:r>
    <w:r>
      <w:rPr>
        <w:sz w:val="16"/>
      </w:rPr>
      <w:tab/>
      <w:t>Edition 2.</w:t>
    </w:r>
    <w:del w:id="2126" w:author="Daniel Rohde" w:date="2022-12-20T00:06:00Z">
      <w:r w:rsidR="007542E0">
        <w:rPr>
          <w:sz w:val="16"/>
        </w:rPr>
        <w:delText>1</w:delText>
      </w:r>
    </w:del>
    <w:ins w:id="2127" w:author="Daniel Rohde" w:date="2022-12-20T00:06:00Z">
      <w:r>
        <w:rPr>
          <w:sz w:val="16"/>
        </w:rPr>
        <w:t>2</w:t>
      </w:r>
    </w:ins>
    <w:r>
      <w:rPr>
        <w:sz w:val="16"/>
      </w:rPr>
      <w:t>.0</w:t>
    </w:r>
    <w:r>
      <w:rPr>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F2E2A" w14:textId="77777777" w:rsidR="008A61F1" w:rsidRDefault="008A61F1">
      <w:pPr>
        <w:spacing w:after="0"/>
      </w:pPr>
      <w:r>
        <w:separator/>
      </w:r>
    </w:p>
  </w:footnote>
  <w:footnote w:type="continuationSeparator" w:id="0">
    <w:p w14:paraId="0D428543" w14:textId="77777777" w:rsidR="008A61F1" w:rsidRDefault="008A61F1">
      <w:pPr>
        <w:spacing w:after="0"/>
      </w:pPr>
      <w:r>
        <w:continuationSeparator/>
      </w:r>
    </w:p>
  </w:footnote>
  <w:footnote w:type="continuationNotice" w:id="1">
    <w:p w14:paraId="13B7304A" w14:textId="77777777" w:rsidR="008A61F1" w:rsidRDefault="008A61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475DE" w14:textId="6657A1FA" w:rsidR="008552B4" w:rsidRDefault="008552B4"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30722C">
      <w:rPr>
        <w:noProof/>
        <w:sz w:val="16"/>
      </w:rPr>
      <w:t>viii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2427" w14:textId="77777777" w:rsidR="008552B4" w:rsidRDefault="008552B4">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5735" w14:textId="6FB6E0E7" w:rsidR="008552B4" w:rsidRDefault="008552B4"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30722C">
      <w:rPr>
        <w:noProof/>
        <w:sz w:val="16"/>
      </w:rPr>
      <w:t>vii</w:t>
    </w:r>
    <w:r>
      <w:rPr>
        <w:sz w:val="16"/>
      </w:rPr>
      <w:fldChar w:fldCharType="end"/>
    </w:r>
    <w:r>
      <w:rPr>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ADF65" w14:textId="0521DD49" w:rsidR="008552B4" w:rsidRDefault="008552B4" w:rsidP="00FA3F8D">
    <w:pPr>
      <w:tabs>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32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93A7" w14:textId="7AD818D4" w:rsidR="008552B4" w:rsidRPr="00FA3F8D" w:rsidRDefault="008552B4" w:rsidP="003D1A7A">
    <w:pPr>
      <w:tabs>
        <w:tab w:val="center" w:pos="4536"/>
        <w:tab w:val="right" w:pos="9072"/>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31</w:t>
    </w:r>
    <w:r>
      <w:rPr>
        <w:sz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726B3" w14:textId="14956A9A" w:rsidR="008552B4" w:rsidRDefault="008552B4" w:rsidP="00F45EBB">
    <w:pPr>
      <w:tabs>
        <w:tab w:val="center" w:pos="6804"/>
        <w:tab w:val="right" w:pos="13608"/>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60</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ACA9" w14:textId="58ED1B3A" w:rsidR="008552B4" w:rsidRDefault="008552B4" w:rsidP="00F45EBB">
    <w:pPr>
      <w:tabs>
        <w:tab w:val="center" w:pos="6804"/>
        <w:tab w:val="right" w:pos="13608"/>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61</w:t>
    </w:r>
    <w:r>
      <w:rPr>
        <w:sz w:val="16"/>
      </w:rPr>
      <w:fldChar w:fldCharType="end"/>
    </w:r>
    <w:r>
      <w:rPr>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F43A" w14:textId="77777777" w:rsidR="008552B4" w:rsidRDefault="008552B4">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C99FF" w14:textId="758EA5CA" w:rsidR="008552B4" w:rsidRPr="008423B3" w:rsidRDefault="008552B4" w:rsidP="0019265F">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78</w:t>
    </w:r>
    <w:r>
      <w:rPr>
        <w:sz w:val="16"/>
      </w:rPr>
      <w:fldChar w:fldCharType="end"/>
    </w:r>
    <w:r>
      <w:rPr>
        <w:sz w:val="16"/>
      </w:rPr>
      <w:t xml:space="preserve"> </w:t>
    </w:r>
    <w:r>
      <w:rPr>
        <w:sz w:val="16"/>
      </w:rPr>
      <w:tab/>
      <w:t>Bathymetric Surface Product Specification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E07C6" w14:textId="014DDF53" w:rsidR="008552B4" w:rsidRPr="008423B3" w:rsidRDefault="008552B4" w:rsidP="0019265F">
    <w:pPr>
      <w:tabs>
        <w:tab w:val="center" w:pos="4536"/>
        <w:tab w:val="right" w:pos="9072"/>
      </w:tabs>
      <w:spacing w:after="0"/>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79</w:t>
    </w:r>
    <w:r>
      <w:rPr>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15:restartNumberingAfterBreak="0">
    <w:nsid w:val="00671597"/>
    <w:multiLevelType w:val="multilevel"/>
    <w:tmpl w:val="7B74AC5A"/>
    <w:numStyleLink w:val="Style3"/>
  </w:abstractNum>
  <w:abstractNum w:abstractNumId="2" w15:restartNumberingAfterBreak="0">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F252BD"/>
    <w:multiLevelType w:val="singleLevel"/>
    <w:tmpl w:val="7C623240"/>
    <w:lvl w:ilvl="0">
      <w:start w:val="1"/>
      <w:numFmt w:val="decimal"/>
      <w:lvlText w:val="[%1]"/>
      <w:lvlJc w:val="left"/>
      <w:pPr>
        <w:tabs>
          <w:tab w:val="num" w:pos="360"/>
        </w:tabs>
        <w:ind w:left="360" w:hanging="360"/>
      </w:pPr>
    </w:lvl>
  </w:abstractNum>
  <w:abstractNum w:abstractNumId="4" w15:restartNumberingAfterBreak="0">
    <w:nsid w:val="080979F2"/>
    <w:multiLevelType w:val="hybridMultilevel"/>
    <w:tmpl w:val="39E21F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6" w15:restartNumberingAfterBreak="0">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5" w15:restartNumberingAfterBreak="0">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4396"/>
        </w:tabs>
        <w:ind w:left="4254"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3" w15:restartNumberingAfterBreak="0">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7" w15:restartNumberingAfterBreak="0">
    <w:nsid w:val="3DDC675B"/>
    <w:multiLevelType w:val="multilevel"/>
    <w:tmpl w:val="7B74AC5A"/>
    <w:name w:val="S100PS2"/>
    <w:numStyleLink w:val="Style3"/>
  </w:abstractNum>
  <w:abstractNum w:abstractNumId="28" w15:restartNumberingAfterBreak="0">
    <w:nsid w:val="42882BBA"/>
    <w:multiLevelType w:val="hybridMultilevel"/>
    <w:tmpl w:val="51F45BE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A2D6805"/>
    <w:multiLevelType w:val="hybridMultilevel"/>
    <w:tmpl w:val="97448D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2" w15:restartNumberingAfterBreak="0">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7" w15:restartNumberingAfterBreak="0">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7487413">
    <w:abstractNumId w:val="13"/>
  </w:num>
  <w:num w:numId="2" w16cid:durableId="1826237328">
    <w:abstractNumId w:val="11"/>
  </w:num>
  <w:num w:numId="3" w16cid:durableId="576015032">
    <w:abstractNumId w:val="50"/>
  </w:num>
  <w:num w:numId="4" w16cid:durableId="964585753">
    <w:abstractNumId w:val="21"/>
  </w:num>
  <w:num w:numId="5" w16cid:durableId="821119714">
    <w:abstractNumId w:val="45"/>
  </w:num>
  <w:num w:numId="6" w16cid:durableId="635527556">
    <w:abstractNumId w:val="39"/>
  </w:num>
  <w:num w:numId="7" w16cid:durableId="328294273">
    <w:abstractNumId w:val="31"/>
  </w:num>
  <w:num w:numId="8" w16cid:durableId="1583564777">
    <w:abstractNumId w:val="15"/>
  </w:num>
  <w:num w:numId="9" w16cid:durableId="1411541860">
    <w:abstractNumId w:val="18"/>
  </w:num>
  <w:num w:numId="10" w16cid:durableId="501699112">
    <w:abstractNumId w:val="9"/>
  </w:num>
  <w:num w:numId="11" w16cid:durableId="1842232249">
    <w:abstractNumId w:val="47"/>
  </w:num>
  <w:num w:numId="12" w16cid:durableId="1807505968">
    <w:abstractNumId w:val="29"/>
  </w:num>
  <w:num w:numId="13" w16cid:durableId="1760566485">
    <w:abstractNumId w:val="24"/>
  </w:num>
  <w:num w:numId="14" w16cid:durableId="705715695">
    <w:abstractNumId w:val="23"/>
  </w:num>
  <w:num w:numId="15" w16cid:durableId="326323207">
    <w:abstractNumId w:val="25"/>
  </w:num>
  <w:num w:numId="16" w16cid:durableId="1457867237">
    <w:abstractNumId w:val="30"/>
  </w:num>
  <w:num w:numId="17" w16cid:durableId="741871007">
    <w:abstractNumId w:val="8"/>
  </w:num>
  <w:num w:numId="18" w16cid:durableId="1938325265">
    <w:abstractNumId w:val="20"/>
  </w:num>
  <w:num w:numId="19" w16cid:durableId="1332176075">
    <w:abstractNumId w:val="34"/>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16cid:durableId="834956201">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16cid:durableId="23134733">
    <w:abstractNumId w:val="0"/>
  </w:num>
  <w:num w:numId="22" w16cid:durableId="1166365982">
    <w:abstractNumId w:val="42"/>
  </w:num>
  <w:num w:numId="23" w16cid:durableId="513956652">
    <w:abstractNumId w:val="44"/>
  </w:num>
  <w:num w:numId="24" w16cid:durableId="157229771">
    <w:abstractNumId w:val="17"/>
  </w:num>
  <w:num w:numId="25" w16cid:durableId="367879756">
    <w:abstractNumId w:val="34"/>
  </w:num>
  <w:num w:numId="26" w16cid:durableId="1296447214">
    <w:abstractNumId w:val="26"/>
  </w:num>
  <w:num w:numId="27" w16cid:durableId="1365904118">
    <w:abstractNumId w:val="40"/>
  </w:num>
  <w:num w:numId="28" w16cid:durableId="1618485074">
    <w:abstractNumId w:val="10"/>
  </w:num>
  <w:num w:numId="29" w16cid:durableId="2094080198">
    <w:abstractNumId w:val="37"/>
  </w:num>
  <w:num w:numId="30" w16cid:durableId="1956787166">
    <w:abstractNumId w:val="43"/>
  </w:num>
  <w:num w:numId="31" w16cid:durableId="2110925377">
    <w:abstractNumId w:val="19"/>
  </w:num>
  <w:num w:numId="32" w16cid:durableId="1614092084">
    <w:abstractNumId w:val="49"/>
  </w:num>
  <w:num w:numId="33" w16cid:durableId="1953323595">
    <w:abstractNumId w:val="33"/>
  </w:num>
  <w:num w:numId="34" w16cid:durableId="890773342">
    <w:abstractNumId w:val="16"/>
  </w:num>
  <w:num w:numId="35" w16cid:durableId="1857815236">
    <w:abstractNumId w:val="38"/>
  </w:num>
  <w:num w:numId="36" w16cid:durableId="345835144">
    <w:abstractNumId w:val="2"/>
  </w:num>
  <w:num w:numId="37" w16cid:durableId="1171063485">
    <w:abstractNumId w:val="35"/>
  </w:num>
  <w:num w:numId="38" w16cid:durableId="12788723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744140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773186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90390511">
    <w:abstractNumId w:val="22"/>
  </w:num>
  <w:num w:numId="42" w16cid:durableId="238104308">
    <w:abstractNumId w:val="14"/>
  </w:num>
  <w:num w:numId="43" w16cid:durableId="1044984243">
    <w:abstractNumId w:val="7"/>
  </w:num>
  <w:num w:numId="44" w16cid:durableId="2093505456">
    <w:abstractNumId w:val="5"/>
  </w:num>
  <w:num w:numId="45" w16cid:durableId="759914567">
    <w:abstractNumId w:val="3"/>
  </w:num>
  <w:num w:numId="46" w16cid:durableId="601642420">
    <w:abstractNumId w:val="36"/>
  </w:num>
  <w:num w:numId="47" w16cid:durableId="517234583">
    <w:abstractNumId w:val="12"/>
  </w:num>
  <w:num w:numId="48" w16cid:durableId="100298417">
    <w:abstractNumId w:val="12"/>
  </w:num>
  <w:num w:numId="49" w16cid:durableId="1125656511">
    <w:abstractNumId w:val="6"/>
  </w:num>
  <w:num w:numId="50" w16cid:durableId="2059282641">
    <w:abstractNumId w:val="48"/>
  </w:num>
  <w:num w:numId="51" w16cid:durableId="1350839162">
    <w:abstractNumId w:val="28"/>
  </w:num>
  <w:num w:numId="52" w16cid:durableId="534659090">
    <w:abstractNumId w:val="32"/>
  </w:num>
  <w:num w:numId="53" w16cid:durableId="1641301247">
    <w:abstractNumId w:val="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Rohde">
    <w15:presenceInfo w15:providerId="AD" w15:userId="S-1-5-21-1403719594-178132055-1555438652-34125"/>
  </w15:person>
  <w15:person w15:author="Lawrence Haynes Haselmaier, Jr.">
    <w15:presenceInfo w15:providerId="None" w15:userId="Lawrence Haynes Haselmaier, Jr."/>
  </w15:person>
  <w15:person w15:author="Astle, Hugh (INT)">
    <w15:presenceInfo w15:providerId="AD" w15:userId="S::Hugh.Astle@Teledyne.com::ecf235bc-93e9-4d71-90ba-f29f4231fe88"/>
  </w15:person>
  <w15:person w15:author="Haynes Haselmaier">
    <w15:presenceInfo w15:providerId="Windows Live" w15:userId="314984d19c30383d"/>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proofState w:spelling="clean" w:grammar="clean"/>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2D"/>
    <w:rsid w:val="00000684"/>
    <w:rsid w:val="00001101"/>
    <w:rsid w:val="0000111A"/>
    <w:rsid w:val="0000215B"/>
    <w:rsid w:val="00002187"/>
    <w:rsid w:val="0000282F"/>
    <w:rsid w:val="000048CA"/>
    <w:rsid w:val="000064B7"/>
    <w:rsid w:val="000077F8"/>
    <w:rsid w:val="000103AF"/>
    <w:rsid w:val="00011193"/>
    <w:rsid w:val="00012186"/>
    <w:rsid w:val="00017EB3"/>
    <w:rsid w:val="00020570"/>
    <w:rsid w:val="000232FE"/>
    <w:rsid w:val="000268AC"/>
    <w:rsid w:val="0003115E"/>
    <w:rsid w:val="00031CA3"/>
    <w:rsid w:val="00034E14"/>
    <w:rsid w:val="000366AC"/>
    <w:rsid w:val="00036802"/>
    <w:rsid w:val="00036821"/>
    <w:rsid w:val="00036E0C"/>
    <w:rsid w:val="00036F52"/>
    <w:rsid w:val="00037C19"/>
    <w:rsid w:val="00037C72"/>
    <w:rsid w:val="00040CE6"/>
    <w:rsid w:val="00041E3F"/>
    <w:rsid w:val="00041FCB"/>
    <w:rsid w:val="0004272D"/>
    <w:rsid w:val="00043E1A"/>
    <w:rsid w:val="000464C4"/>
    <w:rsid w:val="00046CA6"/>
    <w:rsid w:val="000479D3"/>
    <w:rsid w:val="00050866"/>
    <w:rsid w:val="00050C1D"/>
    <w:rsid w:val="0005119D"/>
    <w:rsid w:val="00052D73"/>
    <w:rsid w:val="00052F9E"/>
    <w:rsid w:val="00054647"/>
    <w:rsid w:val="00054C60"/>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27C7"/>
    <w:rsid w:val="000945DF"/>
    <w:rsid w:val="00097987"/>
    <w:rsid w:val="00097E05"/>
    <w:rsid w:val="000A4B4F"/>
    <w:rsid w:val="000A5006"/>
    <w:rsid w:val="000A7B6A"/>
    <w:rsid w:val="000B0D1F"/>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176"/>
    <w:rsid w:val="000C2991"/>
    <w:rsid w:val="000C2ADB"/>
    <w:rsid w:val="000C4147"/>
    <w:rsid w:val="000C4CD4"/>
    <w:rsid w:val="000C5967"/>
    <w:rsid w:val="000C6EB7"/>
    <w:rsid w:val="000D01A6"/>
    <w:rsid w:val="000D6D47"/>
    <w:rsid w:val="000E0509"/>
    <w:rsid w:val="000E1DF9"/>
    <w:rsid w:val="000E419A"/>
    <w:rsid w:val="000E4AEA"/>
    <w:rsid w:val="000E747F"/>
    <w:rsid w:val="000E796C"/>
    <w:rsid w:val="000F0C9A"/>
    <w:rsid w:val="000F134B"/>
    <w:rsid w:val="000F227C"/>
    <w:rsid w:val="000F2D62"/>
    <w:rsid w:val="000F4ED6"/>
    <w:rsid w:val="000F5D47"/>
    <w:rsid w:val="00101916"/>
    <w:rsid w:val="00101DFF"/>
    <w:rsid w:val="001020AE"/>
    <w:rsid w:val="0010237F"/>
    <w:rsid w:val="00104009"/>
    <w:rsid w:val="0010517A"/>
    <w:rsid w:val="00105EEE"/>
    <w:rsid w:val="0010660E"/>
    <w:rsid w:val="001078F2"/>
    <w:rsid w:val="00107D26"/>
    <w:rsid w:val="00107E52"/>
    <w:rsid w:val="001107E8"/>
    <w:rsid w:val="00110A51"/>
    <w:rsid w:val="00111683"/>
    <w:rsid w:val="00111C4D"/>
    <w:rsid w:val="0011507B"/>
    <w:rsid w:val="00116DC4"/>
    <w:rsid w:val="001214CB"/>
    <w:rsid w:val="00122120"/>
    <w:rsid w:val="0012245D"/>
    <w:rsid w:val="0012446B"/>
    <w:rsid w:val="00126010"/>
    <w:rsid w:val="0012608E"/>
    <w:rsid w:val="00126380"/>
    <w:rsid w:val="001268AB"/>
    <w:rsid w:val="00126E27"/>
    <w:rsid w:val="00127681"/>
    <w:rsid w:val="0013162C"/>
    <w:rsid w:val="00134C53"/>
    <w:rsid w:val="00134E85"/>
    <w:rsid w:val="001356EE"/>
    <w:rsid w:val="001402C9"/>
    <w:rsid w:val="001406FE"/>
    <w:rsid w:val="00140863"/>
    <w:rsid w:val="00144230"/>
    <w:rsid w:val="001528B0"/>
    <w:rsid w:val="00152DCC"/>
    <w:rsid w:val="001539C2"/>
    <w:rsid w:val="001549F3"/>
    <w:rsid w:val="00154E37"/>
    <w:rsid w:val="0015598E"/>
    <w:rsid w:val="00156320"/>
    <w:rsid w:val="00161459"/>
    <w:rsid w:val="00161F03"/>
    <w:rsid w:val="00161F83"/>
    <w:rsid w:val="001621B5"/>
    <w:rsid w:val="00162A65"/>
    <w:rsid w:val="00163A48"/>
    <w:rsid w:val="00164BB7"/>
    <w:rsid w:val="001665CB"/>
    <w:rsid w:val="00170815"/>
    <w:rsid w:val="001714EE"/>
    <w:rsid w:val="0017161A"/>
    <w:rsid w:val="00174F2D"/>
    <w:rsid w:val="0017563F"/>
    <w:rsid w:val="00175785"/>
    <w:rsid w:val="00175E6E"/>
    <w:rsid w:val="001766EE"/>
    <w:rsid w:val="001770B5"/>
    <w:rsid w:val="00177EF5"/>
    <w:rsid w:val="001807C0"/>
    <w:rsid w:val="00180BCA"/>
    <w:rsid w:val="00183D72"/>
    <w:rsid w:val="00190F95"/>
    <w:rsid w:val="00191B05"/>
    <w:rsid w:val="0019265F"/>
    <w:rsid w:val="00193467"/>
    <w:rsid w:val="00193E88"/>
    <w:rsid w:val="00194AD4"/>
    <w:rsid w:val="00194C42"/>
    <w:rsid w:val="00195F5C"/>
    <w:rsid w:val="00196F66"/>
    <w:rsid w:val="001A0F1A"/>
    <w:rsid w:val="001A1838"/>
    <w:rsid w:val="001A2924"/>
    <w:rsid w:val="001A474B"/>
    <w:rsid w:val="001B0BB7"/>
    <w:rsid w:val="001B1C5C"/>
    <w:rsid w:val="001B3580"/>
    <w:rsid w:val="001B4082"/>
    <w:rsid w:val="001B718F"/>
    <w:rsid w:val="001B7E15"/>
    <w:rsid w:val="001C16C0"/>
    <w:rsid w:val="001C224F"/>
    <w:rsid w:val="001C26CF"/>
    <w:rsid w:val="001C27EB"/>
    <w:rsid w:val="001C50B7"/>
    <w:rsid w:val="001C79B0"/>
    <w:rsid w:val="001C7C94"/>
    <w:rsid w:val="001D0518"/>
    <w:rsid w:val="001D155E"/>
    <w:rsid w:val="001D327E"/>
    <w:rsid w:val="001D51C4"/>
    <w:rsid w:val="001D54D4"/>
    <w:rsid w:val="001D5621"/>
    <w:rsid w:val="001D591A"/>
    <w:rsid w:val="001D594C"/>
    <w:rsid w:val="001D631E"/>
    <w:rsid w:val="001E19B7"/>
    <w:rsid w:val="001E1A99"/>
    <w:rsid w:val="001E2890"/>
    <w:rsid w:val="001E29D6"/>
    <w:rsid w:val="001E7EC4"/>
    <w:rsid w:val="001F3470"/>
    <w:rsid w:val="001F6F70"/>
    <w:rsid w:val="0020069F"/>
    <w:rsid w:val="00201E94"/>
    <w:rsid w:val="00203C60"/>
    <w:rsid w:val="00204641"/>
    <w:rsid w:val="002056E1"/>
    <w:rsid w:val="0020667C"/>
    <w:rsid w:val="00207D22"/>
    <w:rsid w:val="0021035A"/>
    <w:rsid w:val="00212583"/>
    <w:rsid w:val="00215269"/>
    <w:rsid w:val="00215FC3"/>
    <w:rsid w:val="0021730D"/>
    <w:rsid w:val="002179DE"/>
    <w:rsid w:val="00221347"/>
    <w:rsid w:val="00223019"/>
    <w:rsid w:val="00224613"/>
    <w:rsid w:val="00224849"/>
    <w:rsid w:val="00225A13"/>
    <w:rsid w:val="00232579"/>
    <w:rsid w:val="00233075"/>
    <w:rsid w:val="00233129"/>
    <w:rsid w:val="00233CED"/>
    <w:rsid w:val="002350C4"/>
    <w:rsid w:val="002356F8"/>
    <w:rsid w:val="00235945"/>
    <w:rsid w:val="00236767"/>
    <w:rsid w:val="00241016"/>
    <w:rsid w:val="00243BD2"/>
    <w:rsid w:val="00246440"/>
    <w:rsid w:val="00246449"/>
    <w:rsid w:val="0024650C"/>
    <w:rsid w:val="00251D7D"/>
    <w:rsid w:val="00252B60"/>
    <w:rsid w:val="002538D7"/>
    <w:rsid w:val="00255DF2"/>
    <w:rsid w:val="002622F3"/>
    <w:rsid w:val="00263127"/>
    <w:rsid w:val="0026644A"/>
    <w:rsid w:val="00267041"/>
    <w:rsid w:val="00267736"/>
    <w:rsid w:val="00267E37"/>
    <w:rsid w:val="00270116"/>
    <w:rsid w:val="00270A0B"/>
    <w:rsid w:val="00271E5C"/>
    <w:rsid w:val="00273B3F"/>
    <w:rsid w:val="00273D56"/>
    <w:rsid w:val="0027521B"/>
    <w:rsid w:val="00275761"/>
    <w:rsid w:val="00276E32"/>
    <w:rsid w:val="002772C9"/>
    <w:rsid w:val="002800FC"/>
    <w:rsid w:val="002805D0"/>
    <w:rsid w:val="00280817"/>
    <w:rsid w:val="00281719"/>
    <w:rsid w:val="00285C6E"/>
    <w:rsid w:val="00287064"/>
    <w:rsid w:val="002927CF"/>
    <w:rsid w:val="002931D9"/>
    <w:rsid w:val="002947BD"/>
    <w:rsid w:val="00295246"/>
    <w:rsid w:val="00296B68"/>
    <w:rsid w:val="00296EF6"/>
    <w:rsid w:val="002972F9"/>
    <w:rsid w:val="002977B6"/>
    <w:rsid w:val="002A013B"/>
    <w:rsid w:val="002A2846"/>
    <w:rsid w:val="002A3298"/>
    <w:rsid w:val="002A333E"/>
    <w:rsid w:val="002A3E6A"/>
    <w:rsid w:val="002A47ED"/>
    <w:rsid w:val="002B1A88"/>
    <w:rsid w:val="002B2AC3"/>
    <w:rsid w:val="002B3D82"/>
    <w:rsid w:val="002B4C6C"/>
    <w:rsid w:val="002C1C75"/>
    <w:rsid w:val="002C4799"/>
    <w:rsid w:val="002C5368"/>
    <w:rsid w:val="002D07F1"/>
    <w:rsid w:val="002D1D40"/>
    <w:rsid w:val="002D32CC"/>
    <w:rsid w:val="002D3D49"/>
    <w:rsid w:val="002D3F8E"/>
    <w:rsid w:val="002D495C"/>
    <w:rsid w:val="002D719D"/>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0722C"/>
    <w:rsid w:val="0031026C"/>
    <w:rsid w:val="00311D78"/>
    <w:rsid w:val="00316149"/>
    <w:rsid w:val="003173DB"/>
    <w:rsid w:val="003221B3"/>
    <w:rsid w:val="00323168"/>
    <w:rsid w:val="00323F9F"/>
    <w:rsid w:val="003245CA"/>
    <w:rsid w:val="00325A50"/>
    <w:rsid w:val="00326463"/>
    <w:rsid w:val="00332F7A"/>
    <w:rsid w:val="0033345A"/>
    <w:rsid w:val="0033370D"/>
    <w:rsid w:val="00334A83"/>
    <w:rsid w:val="00335FCB"/>
    <w:rsid w:val="00336C05"/>
    <w:rsid w:val="003370D3"/>
    <w:rsid w:val="00341CDF"/>
    <w:rsid w:val="00341D8F"/>
    <w:rsid w:val="003431A8"/>
    <w:rsid w:val="003441ED"/>
    <w:rsid w:val="00346126"/>
    <w:rsid w:val="003539A1"/>
    <w:rsid w:val="003548FE"/>
    <w:rsid w:val="00355375"/>
    <w:rsid w:val="00360723"/>
    <w:rsid w:val="0036158F"/>
    <w:rsid w:val="003633E1"/>
    <w:rsid w:val="00363DDE"/>
    <w:rsid w:val="003675E2"/>
    <w:rsid w:val="003703BD"/>
    <w:rsid w:val="00373C1F"/>
    <w:rsid w:val="0037533C"/>
    <w:rsid w:val="00375681"/>
    <w:rsid w:val="00376042"/>
    <w:rsid w:val="00376395"/>
    <w:rsid w:val="00377698"/>
    <w:rsid w:val="00383C0D"/>
    <w:rsid w:val="0038500B"/>
    <w:rsid w:val="00386C48"/>
    <w:rsid w:val="00387E82"/>
    <w:rsid w:val="0039144A"/>
    <w:rsid w:val="00394BF1"/>
    <w:rsid w:val="00397585"/>
    <w:rsid w:val="003A0D03"/>
    <w:rsid w:val="003A1C3A"/>
    <w:rsid w:val="003A349E"/>
    <w:rsid w:val="003A3D06"/>
    <w:rsid w:val="003A54A7"/>
    <w:rsid w:val="003A5676"/>
    <w:rsid w:val="003A5E5B"/>
    <w:rsid w:val="003B22E5"/>
    <w:rsid w:val="003B24AA"/>
    <w:rsid w:val="003B27A0"/>
    <w:rsid w:val="003B3086"/>
    <w:rsid w:val="003B4264"/>
    <w:rsid w:val="003C0CEF"/>
    <w:rsid w:val="003C162C"/>
    <w:rsid w:val="003C3558"/>
    <w:rsid w:val="003C4684"/>
    <w:rsid w:val="003C50B6"/>
    <w:rsid w:val="003D100A"/>
    <w:rsid w:val="003D1A7A"/>
    <w:rsid w:val="003D1EE9"/>
    <w:rsid w:val="003D2DDA"/>
    <w:rsid w:val="003D38C9"/>
    <w:rsid w:val="003D3F0C"/>
    <w:rsid w:val="003D46ED"/>
    <w:rsid w:val="003D5816"/>
    <w:rsid w:val="003D5C31"/>
    <w:rsid w:val="003D7574"/>
    <w:rsid w:val="003D7976"/>
    <w:rsid w:val="003E0806"/>
    <w:rsid w:val="003E376A"/>
    <w:rsid w:val="003E67B6"/>
    <w:rsid w:val="003F0D4A"/>
    <w:rsid w:val="003F213F"/>
    <w:rsid w:val="003F627E"/>
    <w:rsid w:val="003F6A90"/>
    <w:rsid w:val="003F6F38"/>
    <w:rsid w:val="003F7D8F"/>
    <w:rsid w:val="00401478"/>
    <w:rsid w:val="00401BDD"/>
    <w:rsid w:val="00403BEF"/>
    <w:rsid w:val="0040619B"/>
    <w:rsid w:val="00407AA3"/>
    <w:rsid w:val="00410C72"/>
    <w:rsid w:val="004127E5"/>
    <w:rsid w:val="00417B6D"/>
    <w:rsid w:val="004202E6"/>
    <w:rsid w:val="00420EDF"/>
    <w:rsid w:val="0042190A"/>
    <w:rsid w:val="0042434B"/>
    <w:rsid w:val="004256B2"/>
    <w:rsid w:val="00427F46"/>
    <w:rsid w:val="0043009A"/>
    <w:rsid w:val="0043035C"/>
    <w:rsid w:val="00431468"/>
    <w:rsid w:val="004328ED"/>
    <w:rsid w:val="004339CC"/>
    <w:rsid w:val="0044298F"/>
    <w:rsid w:val="0044312C"/>
    <w:rsid w:val="0044539B"/>
    <w:rsid w:val="00445871"/>
    <w:rsid w:val="0044707F"/>
    <w:rsid w:val="00450EF5"/>
    <w:rsid w:val="00451170"/>
    <w:rsid w:val="00451970"/>
    <w:rsid w:val="00453DC2"/>
    <w:rsid w:val="00455901"/>
    <w:rsid w:val="004621FE"/>
    <w:rsid w:val="00462369"/>
    <w:rsid w:val="00463967"/>
    <w:rsid w:val="00463E05"/>
    <w:rsid w:val="00463F60"/>
    <w:rsid w:val="00467DEA"/>
    <w:rsid w:val="004742B4"/>
    <w:rsid w:val="00480A25"/>
    <w:rsid w:val="0048281E"/>
    <w:rsid w:val="00483095"/>
    <w:rsid w:val="00483DBE"/>
    <w:rsid w:val="004851F6"/>
    <w:rsid w:val="0048673B"/>
    <w:rsid w:val="00487B62"/>
    <w:rsid w:val="00492FEA"/>
    <w:rsid w:val="0049399D"/>
    <w:rsid w:val="0049487E"/>
    <w:rsid w:val="00497093"/>
    <w:rsid w:val="004A3668"/>
    <w:rsid w:val="004A498C"/>
    <w:rsid w:val="004A68B4"/>
    <w:rsid w:val="004A70EC"/>
    <w:rsid w:val="004A7568"/>
    <w:rsid w:val="004B01AC"/>
    <w:rsid w:val="004B076D"/>
    <w:rsid w:val="004B09EE"/>
    <w:rsid w:val="004B4DF3"/>
    <w:rsid w:val="004B5FB7"/>
    <w:rsid w:val="004B65D0"/>
    <w:rsid w:val="004C57E6"/>
    <w:rsid w:val="004D2D13"/>
    <w:rsid w:val="004D625E"/>
    <w:rsid w:val="004D690E"/>
    <w:rsid w:val="004E2147"/>
    <w:rsid w:val="004E2883"/>
    <w:rsid w:val="004E47C4"/>
    <w:rsid w:val="004E558D"/>
    <w:rsid w:val="004E5723"/>
    <w:rsid w:val="004F04F9"/>
    <w:rsid w:val="004F1E46"/>
    <w:rsid w:val="004F1EC8"/>
    <w:rsid w:val="004F1F81"/>
    <w:rsid w:val="004F391A"/>
    <w:rsid w:val="004F4B45"/>
    <w:rsid w:val="004F5236"/>
    <w:rsid w:val="004F5E90"/>
    <w:rsid w:val="00500980"/>
    <w:rsid w:val="00500D95"/>
    <w:rsid w:val="005013CF"/>
    <w:rsid w:val="00504AE3"/>
    <w:rsid w:val="0050562F"/>
    <w:rsid w:val="00507771"/>
    <w:rsid w:val="0051085E"/>
    <w:rsid w:val="00510995"/>
    <w:rsid w:val="00510E3F"/>
    <w:rsid w:val="00511235"/>
    <w:rsid w:val="00513E66"/>
    <w:rsid w:val="00514451"/>
    <w:rsid w:val="0051481C"/>
    <w:rsid w:val="00516B2F"/>
    <w:rsid w:val="0051721C"/>
    <w:rsid w:val="00521BDE"/>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4AE"/>
    <w:rsid w:val="00541FE3"/>
    <w:rsid w:val="00544077"/>
    <w:rsid w:val="0054513E"/>
    <w:rsid w:val="0054606E"/>
    <w:rsid w:val="00550CA2"/>
    <w:rsid w:val="00550CD1"/>
    <w:rsid w:val="00551CE9"/>
    <w:rsid w:val="005521A5"/>
    <w:rsid w:val="005529FA"/>
    <w:rsid w:val="00552A59"/>
    <w:rsid w:val="00553F91"/>
    <w:rsid w:val="00556129"/>
    <w:rsid w:val="00556898"/>
    <w:rsid w:val="00561155"/>
    <w:rsid w:val="005612A7"/>
    <w:rsid w:val="00561B04"/>
    <w:rsid w:val="00562076"/>
    <w:rsid w:val="005655BD"/>
    <w:rsid w:val="00565836"/>
    <w:rsid w:val="00565841"/>
    <w:rsid w:val="005666B2"/>
    <w:rsid w:val="00570D4A"/>
    <w:rsid w:val="0057127A"/>
    <w:rsid w:val="005724FE"/>
    <w:rsid w:val="00574066"/>
    <w:rsid w:val="00585202"/>
    <w:rsid w:val="00586698"/>
    <w:rsid w:val="005900A8"/>
    <w:rsid w:val="00590AD8"/>
    <w:rsid w:val="00591958"/>
    <w:rsid w:val="00592E77"/>
    <w:rsid w:val="00594DC4"/>
    <w:rsid w:val="00596F6C"/>
    <w:rsid w:val="00597404"/>
    <w:rsid w:val="005A167E"/>
    <w:rsid w:val="005A1750"/>
    <w:rsid w:val="005A1A1E"/>
    <w:rsid w:val="005A1E41"/>
    <w:rsid w:val="005A4C9E"/>
    <w:rsid w:val="005A507B"/>
    <w:rsid w:val="005A567C"/>
    <w:rsid w:val="005A5FBA"/>
    <w:rsid w:val="005A760D"/>
    <w:rsid w:val="005A7CCB"/>
    <w:rsid w:val="005A7E8F"/>
    <w:rsid w:val="005B02F0"/>
    <w:rsid w:val="005B1DCB"/>
    <w:rsid w:val="005B1EE5"/>
    <w:rsid w:val="005B2352"/>
    <w:rsid w:val="005B27FE"/>
    <w:rsid w:val="005B3B46"/>
    <w:rsid w:val="005B57DF"/>
    <w:rsid w:val="005C2402"/>
    <w:rsid w:val="005C267F"/>
    <w:rsid w:val="005C424A"/>
    <w:rsid w:val="005D49DB"/>
    <w:rsid w:val="005D4EC1"/>
    <w:rsid w:val="005D7372"/>
    <w:rsid w:val="005E045B"/>
    <w:rsid w:val="005E08C5"/>
    <w:rsid w:val="005E1AF3"/>
    <w:rsid w:val="005E211D"/>
    <w:rsid w:val="005E23CD"/>
    <w:rsid w:val="005E2505"/>
    <w:rsid w:val="005E2611"/>
    <w:rsid w:val="005E2D25"/>
    <w:rsid w:val="005E36E7"/>
    <w:rsid w:val="005E50E7"/>
    <w:rsid w:val="005E5CAD"/>
    <w:rsid w:val="005E5F7D"/>
    <w:rsid w:val="005F0CD6"/>
    <w:rsid w:val="005F0F76"/>
    <w:rsid w:val="005F1208"/>
    <w:rsid w:val="005F2768"/>
    <w:rsid w:val="005F4672"/>
    <w:rsid w:val="005F4CBD"/>
    <w:rsid w:val="005F5448"/>
    <w:rsid w:val="005F7689"/>
    <w:rsid w:val="006053B6"/>
    <w:rsid w:val="0060641B"/>
    <w:rsid w:val="00606CB8"/>
    <w:rsid w:val="00607555"/>
    <w:rsid w:val="0061014F"/>
    <w:rsid w:val="00614C23"/>
    <w:rsid w:val="00615AB9"/>
    <w:rsid w:val="00616FD7"/>
    <w:rsid w:val="006237B5"/>
    <w:rsid w:val="00623C25"/>
    <w:rsid w:val="0062495F"/>
    <w:rsid w:val="00626B94"/>
    <w:rsid w:val="00626F05"/>
    <w:rsid w:val="00632130"/>
    <w:rsid w:val="00634ADD"/>
    <w:rsid w:val="00635326"/>
    <w:rsid w:val="00637037"/>
    <w:rsid w:val="00640112"/>
    <w:rsid w:val="00640729"/>
    <w:rsid w:val="00640753"/>
    <w:rsid w:val="00640ED0"/>
    <w:rsid w:val="0064525C"/>
    <w:rsid w:val="006459B7"/>
    <w:rsid w:val="00645D28"/>
    <w:rsid w:val="00646BF8"/>
    <w:rsid w:val="00646E9A"/>
    <w:rsid w:val="00651260"/>
    <w:rsid w:val="00651E7E"/>
    <w:rsid w:val="00654CC2"/>
    <w:rsid w:val="00657011"/>
    <w:rsid w:val="00660EE6"/>
    <w:rsid w:val="00662FEA"/>
    <w:rsid w:val="00663385"/>
    <w:rsid w:val="00665814"/>
    <w:rsid w:val="006659BC"/>
    <w:rsid w:val="00666425"/>
    <w:rsid w:val="00667CC1"/>
    <w:rsid w:val="0067077B"/>
    <w:rsid w:val="00670E3F"/>
    <w:rsid w:val="0067123E"/>
    <w:rsid w:val="0067126A"/>
    <w:rsid w:val="0067489D"/>
    <w:rsid w:val="00674BA6"/>
    <w:rsid w:val="00675992"/>
    <w:rsid w:val="00677D4C"/>
    <w:rsid w:val="00681184"/>
    <w:rsid w:val="00682461"/>
    <w:rsid w:val="006840D6"/>
    <w:rsid w:val="00684582"/>
    <w:rsid w:val="00685330"/>
    <w:rsid w:val="00685CB6"/>
    <w:rsid w:val="00687B8A"/>
    <w:rsid w:val="00690F00"/>
    <w:rsid w:val="00691088"/>
    <w:rsid w:val="00694BA1"/>
    <w:rsid w:val="00695424"/>
    <w:rsid w:val="00695F3E"/>
    <w:rsid w:val="006977FF"/>
    <w:rsid w:val="00697ECF"/>
    <w:rsid w:val="006A00B5"/>
    <w:rsid w:val="006A1CC4"/>
    <w:rsid w:val="006A38A0"/>
    <w:rsid w:val="006A42F9"/>
    <w:rsid w:val="006A59BB"/>
    <w:rsid w:val="006B1661"/>
    <w:rsid w:val="006B18CF"/>
    <w:rsid w:val="006B5F9A"/>
    <w:rsid w:val="006B6154"/>
    <w:rsid w:val="006C1A47"/>
    <w:rsid w:val="006C358E"/>
    <w:rsid w:val="006C5145"/>
    <w:rsid w:val="006C6698"/>
    <w:rsid w:val="006C66C2"/>
    <w:rsid w:val="006C7CD9"/>
    <w:rsid w:val="006D01A4"/>
    <w:rsid w:val="006D06AC"/>
    <w:rsid w:val="006D087B"/>
    <w:rsid w:val="006D1AC6"/>
    <w:rsid w:val="006D2CEB"/>
    <w:rsid w:val="006D5CF4"/>
    <w:rsid w:val="006D6ACE"/>
    <w:rsid w:val="006D6D79"/>
    <w:rsid w:val="006E1F14"/>
    <w:rsid w:val="006E5549"/>
    <w:rsid w:val="006F3AF1"/>
    <w:rsid w:val="006F40A3"/>
    <w:rsid w:val="006F412D"/>
    <w:rsid w:val="006F4CC9"/>
    <w:rsid w:val="006F4D21"/>
    <w:rsid w:val="00702080"/>
    <w:rsid w:val="00703A1E"/>
    <w:rsid w:val="00703C09"/>
    <w:rsid w:val="007068D4"/>
    <w:rsid w:val="007105AD"/>
    <w:rsid w:val="0071087F"/>
    <w:rsid w:val="007113AA"/>
    <w:rsid w:val="00712B15"/>
    <w:rsid w:val="00713CF7"/>
    <w:rsid w:val="00714086"/>
    <w:rsid w:val="007156B9"/>
    <w:rsid w:val="00716CD3"/>
    <w:rsid w:val="007174D3"/>
    <w:rsid w:val="00717858"/>
    <w:rsid w:val="00720684"/>
    <w:rsid w:val="00721385"/>
    <w:rsid w:val="00721B35"/>
    <w:rsid w:val="00722B21"/>
    <w:rsid w:val="00723496"/>
    <w:rsid w:val="00724C77"/>
    <w:rsid w:val="0073471A"/>
    <w:rsid w:val="00736652"/>
    <w:rsid w:val="00737980"/>
    <w:rsid w:val="00737A96"/>
    <w:rsid w:val="00737F6E"/>
    <w:rsid w:val="00740D74"/>
    <w:rsid w:val="00742E29"/>
    <w:rsid w:val="00743BB2"/>
    <w:rsid w:val="007476D9"/>
    <w:rsid w:val="007518B0"/>
    <w:rsid w:val="00752A45"/>
    <w:rsid w:val="007542E0"/>
    <w:rsid w:val="0075438B"/>
    <w:rsid w:val="00754920"/>
    <w:rsid w:val="00756FEF"/>
    <w:rsid w:val="00757711"/>
    <w:rsid w:val="007579C5"/>
    <w:rsid w:val="00757ED6"/>
    <w:rsid w:val="007623B1"/>
    <w:rsid w:val="00764630"/>
    <w:rsid w:val="007649C4"/>
    <w:rsid w:val="0076531B"/>
    <w:rsid w:val="00765DCF"/>
    <w:rsid w:val="00765F20"/>
    <w:rsid w:val="007673CC"/>
    <w:rsid w:val="007701EF"/>
    <w:rsid w:val="00771133"/>
    <w:rsid w:val="00772AD8"/>
    <w:rsid w:val="0077345B"/>
    <w:rsid w:val="00774568"/>
    <w:rsid w:val="00775193"/>
    <w:rsid w:val="00781E70"/>
    <w:rsid w:val="007828EA"/>
    <w:rsid w:val="0078318F"/>
    <w:rsid w:val="00785127"/>
    <w:rsid w:val="00786F00"/>
    <w:rsid w:val="00787420"/>
    <w:rsid w:val="007913F2"/>
    <w:rsid w:val="0079187F"/>
    <w:rsid w:val="00791F5E"/>
    <w:rsid w:val="00792467"/>
    <w:rsid w:val="00792C26"/>
    <w:rsid w:val="00792C39"/>
    <w:rsid w:val="00793CE3"/>
    <w:rsid w:val="007956AF"/>
    <w:rsid w:val="007961A8"/>
    <w:rsid w:val="00796790"/>
    <w:rsid w:val="00796A9C"/>
    <w:rsid w:val="00796ED3"/>
    <w:rsid w:val="007974F3"/>
    <w:rsid w:val="00797F11"/>
    <w:rsid w:val="007A1485"/>
    <w:rsid w:val="007A406D"/>
    <w:rsid w:val="007A6471"/>
    <w:rsid w:val="007A6AF8"/>
    <w:rsid w:val="007B027E"/>
    <w:rsid w:val="007B1EA1"/>
    <w:rsid w:val="007B3B4B"/>
    <w:rsid w:val="007B5EFA"/>
    <w:rsid w:val="007B69AB"/>
    <w:rsid w:val="007B7A71"/>
    <w:rsid w:val="007C058F"/>
    <w:rsid w:val="007C0AEC"/>
    <w:rsid w:val="007C224C"/>
    <w:rsid w:val="007C3CF4"/>
    <w:rsid w:val="007C4512"/>
    <w:rsid w:val="007C5210"/>
    <w:rsid w:val="007D3993"/>
    <w:rsid w:val="007D47B3"/>
    <w:rsid w:val="007D6405"/>
    <w:rsid w:val="007D6617"/>
    <w:rsid w:val="007D7769"/>
    <w:rsid w:val="007D7B9A"/>
    <w:rsid w:val="007D7DD2"/>
    <w:rsid w:val="007E003F"/>
    <w:rsid w:val="007E1AED"/>
    <w:rsid w:val="007E35A3"/>
    <w:rsid w:val="007E56BB"/>
    <w:rsid w:val="007E71FD"/>
    <w:rsid w:val="007F0DF9"/>
    <w:rsid w:val="007F1082"/>
    <w:rsid w:val="007F14E8"/>
    <w:rsid w:val="007F6E18"/>
    <w:rsid w:val="007F7D9E"/>
    <w:rsid w:val="00800D79"/>
    <w:rsid w:val="008017B0"/>
    <w:rsid w:val="00801AA8"/>
    <w:rsid w:val="00801ED1"/>
    <w:rsid w:val="00802777"/>
    <w:rsid w:val="00803023"/>
    <w:rsid w:val="00803CBB"/>
    <w:rsid w:val="00804220"/>
    <w:rsid w:val="008057CE"/>
    <w:rsid w:val="00805877"/>
    <w:rsid w:val="008073A7"/>
    <w:rsid w:val="00814082"/>
    <w:rsid w:val="00814908"/>
    <w:rsid w:val="0081673F"/>
    <w:rsid w:val="008234A8"/>
    <w:rsid w:val="008248C3"/>
    <w:rsid w:val="0083004A"/>
    <w:rsid w:val="008304BC"/>
    <w:rsid w:val="00832001"/>
    <w:rsid w:val="008324BA"/>
    <w:rsid w:val="008347A3"/>
    <w:rsid w:val="008349D0"/>
    <w:rsid w:val="00835D56"/>
    <w:rsid w:val="00836C5E"/>
    <w:rsid w:val="00840504"/>
    <w:rsid w:val="00841C3B"/>
    <w:rsid w:val="008423B3"/>
    <w:rsid w:val="008457B2"/>
    <w:rsid w:val="00845D6D"/>
    <w:rsid w:val="00850616"/>
    <w:rsid w:val="008510E1"/>
    <w:rsid w:val="0085303B"/>
    <w:rsid w:val="00853363"/>
    <w:rsid w:val="008552B4"/>
    <w:rsid w:val="00857C2F"/>
    <w:rsid w:val="00861991"/>
    <w:rsid w:val="00864CC5"/>
    <w:rsid w:val="008652D6"/>
    <w:rsid w:val="00872032"/>
    <w:rsid w:val="00872493"/>
    <w:rsid w:val="00872C97"/>
    <w:rsid w:val="00874E9C"/>
    <w:rsid w:val="00875D16"/>
    <w:rsid w:val="00875F81"/>
    <w:rsid w:val="0087753F"/>
    <w:rsid w:val="0088076E"/>
    <w:rsid w:val="0088120A"/>
    <w:rsid w:val="00885DDC"/>
    <w:rsid w:val="008864B6"/>
    <w:rsid w:val="00886C94"/>
    <w:rsid w:val="00886EDA"/>
    <w:rsid w:val="00887667"/>
    <w:rsid w:val="0089207B"/>
    <w:rsid w:val="008926B4"/>
    <w:rsid w:val="0089289B"/>
    <w:rsid w:val="008A02B2"/>
    <w:rsid w:val="008A19E8"/>
    <w:rsid w:val="008A27BF"/>
    <w:rsid w:val="008A4351"/>
    <w:rsid w:val="008A60B2"/>
    <w:rsid w:val="008A61F1"/>
    <w:rsid w:val="008A6A25"/>
    <w:rsid w:val="008A7424"/>
    <w:rsid w:val="008A7444"/>
    <w:rsid w:val="008B0157"/>
    <w:rsid w:val="008B04EB"/>
    <w:rsid w:val="008B1E2D"/>
    <w:rsid w:val="008B1E6E"/>
    <w:rsid w:val="008B57A9"/>
    <w:rsid w:val="008B5DAC"/>
    <w:rsid w:val="008B6D31"/>
    <w:rsid w:val="008B75F1"/>
    <w:rsid w:val="008C0E39"/>
    <w:rsid w:val="008C102E"/>
    <w:rsid w:val="008C1A15"/>
    <w:rsid w:val="008C2B3E"/>
    <w:rsid w:val="008C2F67"/>
    <w:rsid w:val="008C6114"/>
    <w:rsid w:val="008C6521"/>
    <w:rsid w:val="008C7844"/>
    <w:rsid w:val="008C7F39"/>
    <w:rsid w:val="008D05D1"/>
    <w:rsid w:val="008D0B72"/>
    <w:rsid w:val="008D0F4C"/>
    <w:rsid w:val="008D261E"/>
    <w:rsid w:val="008D604E"/>
    <w:rsid w:val="008D781A"/>
    <w:rsid w:val="008F04C4"/>
    <w:rsid w:val="008F1C18"/>
    <w:rsid w:val="008F1CDA"/>
    <w:rsid w:val="008F1FFE"/>
    <w:rsid w:val="008F6352"/>
    <w:rsid w:val="008F75A2"/>
    <w:rsid w:val="009001EE"/>
    <w:rsid w:val="00901D34"/>
    <w:rsid w:val="00902FCA"/>
    <w:rsid w:val="00903123"/>
    <w:rsid w:val="009057FA"/>
    <w:rsid w:val="009061E8"/>
    <w:rsid w:val="0091028F"/>
    <w:rsid w:val="00911C24"/>
    <w:rsid w:val="00911E59"/>
    <w:rsid w:val="0091206A"/>
    <w:rsid w:val="00912D14"/>
    <w:rsid w:val="009133CE"/>
    <w:rsid w:val="00914B0A"/>
    <w:rsid w:val="00914D24"/>
    <w:rsid w:val="00917E5A"/>
    <w:rsid w:val="00920F2C"/>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36CC"/>
    <w:rsid w:val="00954B0E"/>
    <w:rsid w:val="00957647"/>
    <w:rsid w:val="009578DC"/>
    <w:rsid w:val="00957CE5"/>
    <w:rsid w:val="0096160A"/>
    <w:rsid w:val="00961B99"/>
    <w:rsid w:val="00964B12"/>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4F62"/>
    <w:rsid w:val="00997376"/>
    <w:rsid w:val="009A2A8D"/>
    <w:rsid w:val="009A4F37"/>
    <w:rsid w:val="009A6618"/>
    <w:rsid w:val="009A6C8E"/>
    <w:rsid w:val="009B00B7"/>
    <w:rsid w:val="009B0EF2"/>
    <w:rsid w:val="009B0F5B"/>
    <w:rsid w:val="009B1135"/>
    <w:rsid w:val="009B34B6"/>
    <w:rsid w:val="009B37C2"/>
    <w:rsid w:val="009B4B03"/>
    <w:rsid w:val="009B4EDA"/>
    <w:rsid w:val="009B5810"/>
    <w:rsid w:val="009C048A"/>
    <w:rsid w:val="009C29C2"/>
    <w:rsid w:val="009C3BF8"/>
    <w:rsid w:val="009C44B0"/>
    <w:rsid w:val="009C561A"/>
    <w:rsid w:val="009C6346"/>
    <w:rsid w:val="009C67BD"/>
    <w:rsid w:val="009C6C53"/>
    <w:rsid w:val="009D007F"/>
    <w:rsid w:val="009D3385"/>
    <w:rsid w:val="009D4004"/>
    <w:rsid w:val="009D475C"/>
    <w:rsid w:val="009D512D"/>
    <w:rsid w:val="009D51C3"/>
    <w:rsid w:val="009D604D"/>
    <w:rsid w:val="009E05B4"/>
    <w:rsid w:val="009E7B88"/>
    <w:rsid w:val="009F0F58"/>
    <w:rsid w:val="009F3CD7"/>
    <w:rsid w:val="009F57E7"/>
    <w:rsid w:val="009F5B3B"/>
    <w:rsid w:val="00A00114"/>
    <w:rsid w:val="00A0080F"/>
    <w:rsid w:val="00A01337"/>
    <w:rsid w:val="00A03070"/>
    <w:rsid w:val="00A04224"/>
    <w:rsid w:val="00A102FD"/>
    <w:rsid w:val="00A103FA"/>
    <w:rsid w:val="00A124AF"/>
    <w:rsid w:val="00A13665"/>
    <w:rsid w:val="00A14048"/>
    <w:rsid w:val="00A149F1"/>
    <w:rsid w:val="00A15387"/>
    <w:rsid w:val="00A15589"/>
    <w:rsid w:val="00A15663"/>
    <w:rsid w:val="00A158F9"/>
    <w:rsid w:val="00A16BF0"/>
    <w:rsid w:val="00A170D3"/>
    <w:rsid w:val="00A17B71"/>
    <w:rsid w:val="00A20D30"/>
    <w:rsid w:val="00A219F3"/>
    <w:rsid w:val="00A256E5"/>
    <w:rsid w:val="00A25985"/>
    <w:rsid w:val="00A26A75"/>
    <w:rsid w:val="00A26E3B"/>
    <w:rsid w:val="00A3044F"/>
    <w:rsid w:val="00A304FA"/>
    <w:rsid w:val="00A36CD5"/>
    <w:rsid w:val="00A37C21"/>
    <w:rsid w:val="00A40C2C"/>
    <w:rsid w:val="00A427B1"/>
    <w:rsid w:val="00A5240E"/>
    <w:rsid w:val="00A53E72"/>
    <w:rsid w:val="00A555E4"/>
    <w:rsid w:val="00A601D4"/>
    <w:rsid w:val="00A63D34"/>
    <w:rsid w:val="00A63DDE"/>
    <w:rsid w:val="00A70C4D"/>
    <w:rsid w:val="00A745E0"/>
    <w:rsid w:val="00A756CA"/>
    <w:rsid w:val="00A7590B"/>
    <w:rsid w:val="00A75EEC"/>
    <w:rsid w:val="00A76175"/>
    <w:rsid w:val="00A76C70"/>
    <w:rsid w:val="00A76D8E"/>
    <w:rsid w:val="00A80D7C"/>
    <w:rsid w:val="00A82F02"/>
    <w:rsid w:val="00A8557A"/>
    <w:rsid w:val="00A86BCB"/>
    <w:rsid w:val="00A901B8"/>
    <w:rsid w:val="00A91366"/>
    <w:rsid w:val="00A92911"/>
    <w:rsid w:val="00A93F43"/>
    <w:rsid w:val="00A94EC5"/>
    <w:rsid w:val="00A96537"/>
    <w:rsid w:val="00A97C0C"/>
    <w:rsid w:val="00AA1ADB"/>
    <w:rsid w:val="00AA1F98"/>
    <w:rsid w:val="00AA4DB2"/>
    <w:rsid w:val="00AA5124"/>
    <w:rsid w:val="00AA5503"/>
    <w:rsid w:val="00AB076A"/>
    <w:rsid w:val="00AB1488"/>
    <w:rsid w:val="00AB2A08"/>
    <w:rsid w:val="00AB5021"/>
    <w:rsid w:val="00AB6BFD"/>
    <w:rsid w:val="00AB7D1A"/>
    <w:rsid w:val="00AC251D"/>
    <w:rsid w:val="00AC3760"/>
    <w:rsid w:val="00AC3BFB"/>
    <w:rsid w:val="00AC4C2D"/>
    <w:rsid w:val="00AC52B6"/>
    <w:rsid w:val="00AC5B18"/>
    <w:rsid w:val="00AC6CF5"/>
    <w:rsid w:val="00AD04B8"/>
    <w:rsid w:val="00AD0772"/>
    <w:rsid w:val="00AD13A2"/>
    <w:rsid w:val="00AD2CEB"/>
    <w:rsid w:val="00AD2F47"/>
    <w:rsid w:val="00AD4E73"/>
    <w:rsid w:val="00AD6770"/>
    <w:rsid w:val="00AE0602"/>
    <w:rsid w:val="00AE083E"/>
    <w:rsid w:val="00AE0AB4"/>
    <w:rsid w:val="00AE3E69"/>
    <w:rsid w:val="00AE4A2A"/>
    <w:rsid w:val="00AE55EC"/>
    <w:rsid w:val="00AE6F9F"/>
    <w:rsid w:val="00AE7F1F"/>
    <w:rsid w:val="00AF01FF"/>
    <w:rsid w:val="00AF29A2"/>
    <w:rsid w:val="00AF381C"/>
    <w:rsid w:val="00AF3F9F"/>
    <w:rsid w:val="00AF42B7"/>
    <w:rsid w:val="00AF55EB"/>
    <w:rsid w:val="00B02843"/>
    <w:rsid w:val="00B041EB"/>
    <w:rsid w:val="00B0567B"/>
    <w:rsid w:val="00B06573"/>
    <w:rsid w:val="00B07768"/>
    <w:rsid w:val="00B07ABD"/>
    <w:rsid w:val="00B10604"/>
    <w:rsid w:val="00B10887"/>
    <w:rsid w:val="00B10B34"/>
    <w:rsid w:val="00B10C77"/>
    <w:rsid w:val="00B11C39"/>
    <w:rsid w:val="00B11F36"/>
    <w:rsid w:val="00B12CA8"/>
    <w:rsid w:val="00B1322F"/>
    <w:rsid w:val="00B13ACC"/>
    <w:rsid w:val="00B15865"/>
    <w:rsid w:val="00B16598"/>
    <w:rsid w:val="00B16EF8"/>
    <w:rsid w:val="00B202ED"/>
    <w:rsid w:val="00B216E0"/>
    <w:rsid w:val="00B21861"/>
    <w:rsid w:val="00B21E31"/>
    <w:rsid w:val="00B23C79"/>
    <w:rsid w:val="00B26558"/>
    <w:rsid w:val="00B27380"/>
    <w:rsid w:val="00B2785B"/>
    <w:rsid w:val="00B32897"/>
    <w:rsid w:val="00B33F41"/>
    <w:rsid w:val="00B34790"/>
    <w:rsid w:val="00B36F5E"/>
    <w:rsid w:val="00B41347"/>
    <w:rsid w:val="00B42201"/>
    <w:rsid w:val="00B426A6"/>
    <w:rsid w:val="00B42820"/>
    <w:rsid w:val="00B473EC"/>
    <w:rsid w:val="00B510EF"/>
    <w:rsid w:val="00B52BAE"/>
    <w:rsid w:val="00B53246"/>
    <w:rsid w:val="00B54E90"/>
    <w:rsid w:val="00B54F60"/>
    <w:rsid w:val="00B566E0"/>
    <w:rsid w:val="00B5778E"/>
    <w:rsid w:val="00B60019"/>
    <w:rsid w:val="00B60694"/>
    <w:rsid w:val="00B60BB9"/>
    <w:rsid w:val="00B60E1E"/>
    <w:rsid w:val="00B625AF"/>
    <w:rsid w:val="00B63869"/>
    <w:rsid w:val="00B651BE"/>
    <w:rsid w:val="00B65336"/>
    <w:rsid w:val="00B65E6B"/>
    <w:rsid w:val="00B709E7"/>
    <w:rsid w:val="00B71A96"/>
    <w:rsid w:val="00B71CFE"/>
    <w:rsid w:val="00B73AA1"/>
    <w:rsid w:val="00B7467C"/>
    <w:rsid w:val="00B76E6D"/>
    <w:rsid w:val="00B809B7"/>
    <w:rsid w:val="00B814A8"/>
    <w:rsid w:val="00B81881"/>
    <w:rsid w:val="00B833A1"/>
    <w:rsid w:val="00B83600"/>
    <w:rsid w:val="00B8426E"/>
    <w:rsid w:val="00B85428"/>
    <w:rsid w:val="00B87E67"/>
    <w:rsid w:val="00B915E1"/>
    <w:rsid w:val="00B91C95"/>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5852"/>
    <w:rsid w:val="00BB5FE3"/>
    <w:rsid w:val="00BB6548"/>
    <w:rsid w:val="00BC175C"/>
    <w:rsid w:val="00BC20A6"/>
    <w:rsid w:val="00BC47C7"/>
    <w:rsid w:val="00BC4C2A"/>
    <w:rsid w:val="00BC6503"/>
    <w:rsid w:val="00BC7DB2"/>
    <w:rsid w:val="00BD01A8"/>
    <w:rsid w:val="00BD11CA"/>
    <w:rsid w:val="00BD25A4"/>
    <w:rsid w:val="00BD3012"/>
    <w:rsid w:val="00BD3E1A"/>
    <w:rsid w:val="00BD486E"/>
    <w:rsid w:val="00BD50E4"/>
    <w:rsid w:val="00BD51F5"/>
    <w:rsid w:val="00BD6BCE"/>
    <w:rsid w:val="00BE3A2B"/>
    <w:rsid w:val="00BE4541"/>
    <w:rsid w:val="00BE49CB"/>
    <w:rsid w:val="00BE58EA"/>
    <w:rsid w:val="00BE5A37"/>
    <w:rsid w:val="00BE6DFD"/>
    <w:rsid w:val="00BF1440"/>
    <w:rsid w:val="00BF2F4F"/>
    <w:rsid w:val="00BF3743"/>
    <w:rsid w:val="00BF7163"/>
    <w:rsid w:val="00C00150"/>
    <w:rsid w:val="00C00686"/>
    <w:rsid w:val="00C007EC"/>
    <w:rsid w:val="00C00C35"/>
    <w:rsid w:val="00C01876"/>
    <w:rsid w:val="00C021EB"/>
    <w:rsid w:val="00C046B0"/>
    <w:rsid w:val="00C04AB8"/>
    <w:rsid w:val="00C108CA"/>
    <w:rsid w:val="00C11A10"/>
    <w:rsid w:val="00C14134"/>
    <w:rsid w:val="00C14BA0"/>
    <w:rsid w:val="00C153B0"/>
    <w:rsid w:val="00C15857"/>
    <w:rsid w:val="00C20FFD"/>
    <w:rsid w:val="00C21F7A"/>
    <w:rsid w:val="00C220C8"/>
    <w:rsid w:val="00C22C6C"/>
    <w:rsid w:val="00C23FC5"/>
    <w:rsid w:val="00C24224"/>
    <w:rsid w:val="00C27603"/>
    <w:rsid w:val="00C3138C"/>
    <w:rsid w:val="00C326F1"/>
    <w:rsid w:val="00C32B56"/>
    <w:rsid w:val="00C33E5B"/>
    <w:rsid w:val="00C34AA9"/>
    <w:rsid w:val="00C35BE2"/>
    <w:rsid w:val="00C35BF9"/>
    <w:rsid w:val="00C435DC"/>
    <w:rsid w:val="00C44D18"/>
    <w:rsid w:val="00C4609E"/>
    <w:rsid w:val="00C47149"/>
    <w:rsid w:val="00C5163F"/>
    <w:rsid w:val="00C54C44"/>
    <w:rsid w:val="00C5525A"/>
    <w:rsid w:val="00C60819"/>
    <w:rsid w:val="00C60E61"/>
    <w:rsid w:val="00C6163A"/>
    <w:rsid w:val="00C6264A"/>
    <w:rsid w:val="00C62BF6"/>
    <w:rsid w:val="00C62E68"/>
    <w:rsid w:val="00C65C96"/>
    <w:rsid w:val="00C71D32"/>
    <w:rsid w:val="00C76796"/>
    <w:rsid w:val="00C767A0"/>
    <w:rsid w:val="00C81552"/>
    <w:rsid w:val="00C821A2"/>
    <w:rsid w:val="00C82690"/>
    <w:rsid w:val="00C84858"/>
    <w:rsid w:val="00C8642F"/>
    <w:rsid w:val="00C90672"/>
    <w:rsid w:val="00C92B59"/>
    <w:rsid w:val="00C93D79"/>
    <w:rsid w:val="00C96927"/>
    <w:rsid w:val="00C9726C"/>
    <w:rsid w:val="00C97392"/>
    <w:rsid w:val="00CA0F5A"/>
    <w:rsid w:val="00CA2386"/>
    <w:rsid w:val="00CA2D9D"/>
    <w:rsid w:val="00CA4033"/>
    <w:rsid w:val="00CA62BA"/>
    <w:rsid w:val="00CB3094"/>
    <w:rsid w:val="00CB5C79"/>
    <w:rsid w:val="00CB7671"/>
    <w:rsid w:val="00CC100E"/>
    <w:rsid w:val="00CC137F"/>
    <w:rsid w:val="00CC212F"/>
    <w:rsid w:val="00CC216B"/>
    <w:rsid w:val="00CC3B9A"/>
    <w:rsid w:val="00CC579E"/>
    <w:rsid w:val="00CC7CD5"/>
    <w:rsid w:val="00CD1D4A"/>
    <w:rsid w:val="00CD367F"/>
    <w:rsid w:val="00CE2148"/>
    <w:rsid w:val="00CE510D"/>
    <w:rsid w:val="00CE514C"/>
    <w:rsid w:val="00CE549D"/>
    <w:rsid w:val="00CE68BB"/>
    <w:rsid w:val="00CE6D63"/>
    <w:rsid w:val="00CF134B"/>
    <w:rsid w:val="00CF233A"/>
    <w:rsid w:val="00CF27A5"/>
    <w:rsid w:val="00CF5E46"/>
    <w:rsid w:val="00CF70F4"/>
    <w:rsid w:val="00D0050D"/>
    <w:rsid w:val="00D00B5B"/>
    <w:rsid w:val="00D02719"/>
    <w:rsid w:val="00D04D26"/>
    <w:rsid w:val="00D07D8D"/>
    <w:rsid w:val="00D1132B"/>
    <w:rsid w:val="00D117F5"/>
    <w:rsid w:val="00D13BAD"/>
    <w:rsid w:val="00D17877"/>
    <w:rsid w:val="00D2231A"/>
    <w:rsid w:val="00D25B15"/>
    <w:rsid w:val="00D27944"/>
    <w:rsid w:val="00D27F0F"/>
    <w:rsid w:val="00D30C6F"/>
    <w:rsid w:val="00D33521"/>
    <w:rsid w:val="00D368C4"/>
    <w:rsid w:val="00D42E0F"/>
    <w:rsid w:val="00D456D2"/>
    <w:rsid w:val="00D51259"/>
    <w:rsid w:val="00D52290"/>
    <w:rsid w:val="00D55292"/>
    <w:rsid w:val="00D553DC"/>
    <w:rsid w:val="00D575DD"/>
    <w:rsid w:val="00D6012A"/>
    <w:rsid w:val="00D60B3D"/>
    <w:rsid w:val="00D60BF6"/>
    <w:rsid w:val="00D645FE"/>
    <w:rsid w:val="00D64D30"/>
    <w:rsid w:val="00D6587F"/>
    <w:rsid w:val="00D702A8"/>
    <w:rsid w:val="00D70D7F"/>
    <w:rsid w:val="00D716B1"/>
    <w:rsid w:val="00D719C8"/>
    <w:rsid w:val="00D734DF"/>
    <w:rsid w:val="00D735E2"/>
    <w:rsid w:val="00D7797C"/>
    <w:rsid w:val="00D800A1"/>
    <w:rsid w:val="00D80FC4"/>
    <w:rsid w:val="00D85A47"/>
    <w:rsid w:val="00D90FAC"/>
    <w:rsid w:val="00D91A52"/>
    <w:rsid w:val="00D95079"/>
    <w:rsid w:val="00DA14A7"/>
    <w:rsid w:val="00DA6F19"/>
    <w:rsid w:val="00DB03EC"/>
    <w:rsid w:val="00DB4774"/>
    <w:rsid w:val="00DB4B53"/>
    <w:rsid w:val="00DB64E2"/>
    <w:rsid w:val="00DB64FD"/>
    <w:rsid w:val="00DC0585"/>
    <w:rsid w:val="00DC1855"/>
    <w:rsid w:val="00DC1FE6"/>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E409F"/>
    <w:rsid w:val="00DF19E2"/>
    <w:rsid w:val="00DF27FF"/>
    <w:rsid w:val="00DF632B"/>
    <w:rsid w:val="00E040D0"/>
    <w:rsid w:val="00E04755"/>
    <w:rsid w:val="00E04BA4"/>
    <w:rsid w:val="00E10665"/>
    <w:rsid w:val="00E107B9"/>
    <w:rsid w:val="00E15EAE"/>
    <w:rsid w:val="00E16723"/>
    <w:rsid w:val="00E16EF3"/>
    <w:rsid w:val="00E20A96"/>
    <w:rsid w:val="00E22C46"/>
    <w:rsid w:val="00E23EB5"/>
    <w:rsid w:val="00E24E4E"/>
    <w:rsid w:val="00E250FB"/>
    <w:rsid w:val="00E25347"/>
    <w:rsid w:val="00E26CB5"/>
    <w:rsid w:val="00E270C0"/>
    <w:rsid w:val="00E274DC"/>
    <w:rsid w:val="00E305AB"/>
    <w:rsid w:val="00E32124"/>
    <w:rsid w:val="00E32947"/>
    <w:rsid w:val="00E32B17"/>
    <w:rsid w:val="00E336E5"/>
    <w:rsid w:val="00E34C45"/>
    <w:rsid w:val="00E3677E"/>
    <w:rsid w:val="00E37E2E"/>
    <w:rsid w:val="00E41EF8"/>
    <w:rsid w:val="00E42D47"/>
    <w:rsid w:val="00E43C54"/>
    <w:rsid w:val="00E45144"/>
    <w:rsid w:val="00E46EA7"/>
    <w:rsid w:val="00E470A0"/>
    <w:rsid w:val="00E471BB"/>
    <w:rsid w:val="00E52561"/>
    <w:rsid w:val="00E54DD1"/>
    <w:rsid w:val="00E55088"/>
    <w:rsid w:val="00E60182"/>
    <w:rsid w:val="00E605C2"/>
    <w:rsid w:val="00E64518"/>
    <w:rsid w:val="00E6559A"/>
    <w:rsid w:val="00E670B7"/>
    <w:rsid w:val="00E6791B"/>
    <w:rsid w:val="00E7162A"/>
    <w:rsid w:val="00E746AE"/>
    <w:rsid w:val="00E7552B"/>
    <w:rsid w:val="00E75962"/>
    <w:rsid w:val="00E77064"/>
    <w:rsid w:val="00E77374"/>
    <w:rsid w:val="00E77841"/>
    <w:rsid w:val="00E81E65"/>
    <w:rsid w:val="00E81EDB"/>
    <w:rsid w:val="00E83F3F"/>
    <w:rsid w:val="00E85481"/>
    <w:rsid w:val="00E8738E"/>
    <w:rsid w:val="00E87B88"/>
    <w:rsid w:val="00E96889"/>
    <w:rsid w:val="00E96AD3"/>
    <w:rsid w:val="00E9721B"/>
    <w:rsid w:val="00E977F2"/>
    <w:rsid w:val="00EA24F6"/>
    <w:rsid w:val="00EA4804"/>
    <w:rsid w:val="00EA7A12"/>
    <w:rsid w:val="00EB20F1"/>
    <w:rsid w:val="00EB7127"/>
    <w:rsid w:val="00EC0972"/>
    <w:rsid w:val="00EC1C47"/>
    <w:rsid w:val="00EC1E4C"/>
    <w:rsid w:val="00EC2632"/>
    <w:rsid w:val="00EC2AB6"/>
    <w:rsid w:val="00EC4628"/>
    <w:rsid w:val="00EC7B13"/>
    <w:rsid w:val="00ED11F8"/>
    <w:rsid w:val="00ED148C"/>
    <w:rsid w:val="00ED22FA"/>
    <w:rsid w:val="00ED3825"/>
    <w:rsid w:val="00ED3FF0"/>
    <w:rsid w:val="00ED51CD"/>
    <w:rsid w:val="00EE00DA"/>
    <w:rsid w:val="00EE24E0"/>
    <w:rsid w:val="00EE2C65"/>
    <w:rsid w:val="00EE3D8A"/>
    <w:rsid w:val="00EE43B0"/>
    <w:rsid w:val="00EE5088"/>
    <w:rsid w:val="00EF0AFE"/>
    <w:rsid w:val="00EF1EB9"/>
    <w:rsid w:val="00EF2911"/>
    <w:rsid w:val="00EF4044"/>
    <w:rsid w:val="00EF5BF2"/>
    <w:rsid w:val="00F01278"/>
    <w:rsid w:val="00F02EAA"/>
    <w:rsid w:val="00F03D19"/>
    <w:rsid w:val="00F05522"/>
    <w:rsid w:val="00F058ED"/>
    <w:rsid w:val="00F103B0"/>
    <w:rsid w:val="00F1062E"/>
    <w:rsid w:val="00F10C58"/>
    <w:rsid w:val="00F112A5"/>
    <w:rsid w:val="00F14A2E"/>
    <w:rsid w:val="00F14C2A"/>
    <w:rsid w:val="00F15136"/>
    <w:rsid w:val="00F20D36"/>
    <w:rsid w:val="00F20ECC"/>
    <w:rsid w:val="00F272B8"/>
    <w:rsid w:val="00F27AD9"/>
    <w:rsid w:val="00F31EAB"/>
    <w:rsid w:val="00F32A73"/>
    <w:rsid w:val="00F33404"/>
    <w:rsid w:val="00F345D2"/>
    <w:rsid w:val="00F34C61"/>
    <w:rsid w:val="00F3684A"/>
    <w:rsid w:val="00F417C8"/>
    <w:rsid w:val="00F45EBB"/>
    <w:rsid w:val="00F47979"/>
    <w:rsid w:val="00F52D73"/>
    <w:rsid w:val="00F547B2"/>
    <w:rsid w:val="00F5610E"/>
    <w:rsid w:val="00F5672B"/>
    <w:rsid w:val="00F569E5"/>
    <w:rsid w:val="00F576B8"/>
    <w:rsid w:val="00F57C3F"/>
    <w:rsid w:val="00F57CB1"/>
    <w:rsid w:val="00F60369"/>
    <w:rsid w:val="00F62934"/>
    <w:rsid w:val="00F636C3"/>
    <w:rsid w:val="00F67453"/>
    <w:rsid w:val="00F7274E"/>
    <w:rsid w:val="00F737A0"/>
    <w:rsid w:val="00F77494"/>
    <w:rsid w:val="00F77548"/>
    <w:rsid w:val="00F834D0"/>
    <w:rsid w:val="00F86C52"/>
    <w:rsid w:val="00F86FB8"/>
    <w:rsid w:val="00F9123C"/>
    <w:rsid w:val="00F92210"/>
    <w:rsid w:val="00F92238"/>
    <w:rsid w:val="00F9475E"/>
    <w:rsid w:val="00F9500C"/>
    <w:rsid w:val="00F95C7B"/>
    <w:rsid w:val="00F97347"/>
    <w:rsid w:val="00F973CE"/>
    <w:rsid w:val="00FA3F8D"/>
    <w:rsid w:val="00FB1319"/>
    <w:rsid w:val="00FB5848"/>
    <w:rsid w:val="00FC1143"/>
    <w:rsid w:val="00FC3529"/>
    <w:rsid w:val="00FC5205"/>
    <w:rsid w:val="00FC754C"/>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4C2D"/>
    <w:rsid w:val="00FF7B4B"/>
    <w:rsid w:val="00FF7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210"/>
    <w:pPr>
      <w:spacing w:after="240"/>
      <w:jc w:val="both"/>
    </w:pPr>
    <w:rPr>
      <w:rFonts w:ascii="Arial" w:eastAsia="Arial" w:hAnsi="Arial" w:cs="Arial"/>
      <w:color w:val="000000"/>
      <w:szCs w:val="22"/>
    </w:rPr>
  </w:style>
  <w:style w:type="paragraph" w:styleId="Heading1">
    <w:name w:val="heading 1"/>
    <w:next w:val="Normal"/>
    <w:link w:val="Heading1Char"/>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Heading2">
    <w:name w:val="heading 2"/>
    <w:next w:val="Normal"/>
    <w:link w:val="Heading2Char"/>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Heading3">
    <w:name w:val="heading 3"/>
    <w:next w:val="Normal"/>
    <w:link w:val="Heading3Char"/>
    <w:unhideWhenUsed/>
    <w:qFormat/>
    <w:rsid w:val="00B54E90"/>
    <w:pPr>
      <w:keepNext/>
      <w:keepLines/>
      <w:numPr>
        <w:ilvl w:val="2"/>
        <w:numId w:val="24"/>
      </w:numPr>
      <w:tabs>
        <w:tab w:val="clear" w:pos="4396"/>
        <w:tab w:val="num" w:pos="851"/>
      </w:tabs>
      <w:spacing w:before="60" w:after="240"/>
      <w:ind w:left="709"/>
      <w:outlineLvl w:val="2"/>
    </w:pPr>
    <w:rPr>
      <w:rFonts w:ascii="Arial" w:eastAsia="Arial" w:hAnsi="Arial" w:cs="Arial"/>
      <w:b/>
      <w:color w:val="000000"/>
      <w:szCs w:val="22"/>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Heading5">
    <w:name w:val="heading 5"/>
    <w:next w:val="Normal"/>
    <w:link w:val="Heading5Char"/>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Heading6">
    <w:name w:val="heading 6"/>
    <w:next w:val="Normal"/>
    <w:link w:val="Heading6Char"/>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CommentReference">
    <w:name w:val="annotation reference"/>
    <w:uiPriority w:val="99"/>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PlainTextChar">
    <w:name w:val="Plain Text Char"/>
    <w:link w:val="PlainText"/>
    <w:uiPriority w:val="99"/>
    <w:semiHidden/>
    <w:rsid w:val="0037533C"/>
    <w:rPr>
      <w:rFonts w:ascii="Calibri" w:eastAsia="Calibri" w:hAnsi="Calibri"/>
      <w:szCs w:val="21"/>
    </w:rPr>
  </w:style>
  <w:style w:type="paragraph" w:styleId="Caption">
    <w:name w:val="caption"/>
    <w:basedOn w:val="Normal"/>
    <w:next w:val="Normal"/>
    <w:unhideWhenUsed/>
    <w:qFormat/>
    <w:rsid w:val="006659BC"/>
    <w:pPr>
      <w:spacing w:after="200"/>
    </w:pPr>
    <w:rPr>
      <w:b/>
      <w:i/>
      <w:iCs/>
      <w:color w:val="44546A"/>
      <w:sz w:val="18"/>
      <w:szCs w:val="18"/>
    </w:rPr>
  </w:style>
  <w:style w:type="paragraph" w:styleId="Revision">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TOC1">
    <w:name w:val="toc 1"/>
    <w:basedOn w:val="Normal"/>
    <w:next w:val="Normal"/>
    <w:autoRedefine/>
    <w:uiPriority w:val="39"/>
    <w:unhideWhenUsed/>
    <w:rsid w:val="004F1F81"/>
    <w:pPr>
      <w:tabs>
        <w:tab w:val="left" w:pos="709"/>
        <w:tab w:val="right" w:leader="dot" w:pos="9072"/>
      </w:tabs>
      <w:spacing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6A38A0"/>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link w:val="Heading8"/>
    <w:uiPriority w:val="9"/>
    <w:semiHidden/>
    <w:rsid w:val="00280817"/>
    <w:rPr>
      <w:rFonts w:ascii="Calibri Light" w:eastAsia="Malgun Gothic" w:hAnsi="Calibri Light" w:cs="Times New Roman"/>
      <w:color w:val="272727"/>
      <w:sz w:val="21"/>
      <w:szCs w:val="21"/>
    </w:rPr>
  </w:style>
  <w:style w:type="character" w:customStyle="1" w:styleId="Heading9Char">
    <w:name w:val="Heading 9 Char"/>
    <w:link w:val="Heading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link w:val="ListParagraph"/>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customStyle="1" w:styleId="UnresolvedMention1">
    <w:name w:val="Unresolved Mention1"/>
    <w:uiPriority w:val="99"/>
    <w:semiHidden/>
    <w:unhideWhenUsed/>
    <w:rsid w:val="0044539B"/>
    <w:rPr>
      <w:color w:val="605E5C"/>
      <w:shd w:val="clear" w:color="auto" w:fill="E1DFDD"/>
    </w:rPr>
  </w:style>
  <w:style w:type="character" w:styleId="FollowedHyp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ridTable1Light">
    <w:name w:val="Grid Table 1 Light"/>
    <w:basedOn w:val="TableNormal"/>
    <w:uiPriority w:val="46"/>
    <w:rsid w:val="00D60BF6"/>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6A38A0"/>
    <w:rPr>
      <w:color w:val="605E5C"/>
      <w:shd w:val="clear" w:color="auto" w:fill="E1DFDD"/>
    </w:rPr>
  </w:style>
  <w:style w:type="table" w:styleId="TableGrid0">
    <w:name w:val="Table Grid"/>
    <w:basedOn w:val="TableNormal"/>
    <w:uiPriority w:val="39"/>
    <w:rsid w:val="00E67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116340979">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1978105674">
      <w:bodyDiv w:val="1"/>
      <w:marLeft w:val="0"/>
      <w:marRight w:val="0"/>
      <w:marTop w:val="0"/>
      <w:marBottom w:val="0"/>
      <w:divBdr>
        <w:top w:val="none" w:sz="0" w:space="0" w:color="auto"/>
        <w:left w:val="none" w:sz="0" w:space="0" w:color="auto"/>
        <w:bottom w:val="none" w:sz="0" w:space="0" w:color="auto"/>
        <w:right w:val="none" w:sz="0" w:space="0" w:color="auto"/>
      </w:divBdr>
      <w:divsChild>
        <w:div w:id="59718733">
          <w:marLeft w:val="547"/>
          <w:marRight w:val="0"/>
          <w:marTop w:val="0"/>
          <w:marBottom w:val="0"/>
          <w:divBdr>
            <w:top w:val="none" w:sz="0" w:space="0" w:color="auto"/>
            <w:left w:val="none" w:sz="0" w:space="0" w:color="auto"/>
            <w:bottom w:val="none" w:sz="0" w:space="0" w:color="auto"/>
            <w:right w:val="none" w:sz="0" w:space="0" w:color="auto"/>
          </w:divBdr>
        </w:div>
      </w:divsChild>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olars.unh.edu/ccom/976" TargetMode="External"/><Relationship Id="rId117" Type="http://schemas.openxmlformats.org/officeDocument/2006/relationships/header" Target="header9.xml"/><Relationship Id="rId21" Type="http://schemas.openxmlformats.org/officeDocument/2006/relationships/header" Target="header1.xml"/><Relationship Id="rId42" Type="http://schemas.openxmlformats.org/officeDocument/2006/relationships/hyperlink" Target="http://www.ogp.org.uk/" TargetMode="External"/><Relationship Id="rId47" Type="http://schemas.openxmlformats.org/officeDocument/2006/relationships/image" Target="media/image17.png"/><Relationship Id="rId63" Type="http://schemas.openxmlformats.org/officeDocument/2006/relationships/diagramQuickStyle" Target="diagrams/quickStyle1.xml"/><Relationship Id="rId68" Type="http://schemas.openxmlformats.org/officeDocument/2006/relationships/diagramQuickStyle" Target="diagrams/quickStyle2.xml"/><Relationship Id="rId84" Type="http://schemas.openxmlformats.org/officeDocument/2006/relationships/header" Target="header5.xml"/><Relationship Id="rId89" Type="http://schemas.openxmlformats.org/officeDocument/2006/relationships/footer" Target="footer8.xml"/><Relationship Id="rId112" Type="http://schemas.openxmlformats.org/officeDocument/2006/relationships/image" Target="media/image42.png"/><Relationship Id="rId16" Type="http://schemas.openxmlformats.org/officeDocument/2006/relationships/hyperlink" Target="http://www.wipo.int/treaties/en/ip/berne/trtdocs_wo001.html" TargetMode="External"/><Relationship Id="rId107" Type="http://schemas.openxmlformats.org/officeDocument/2006/relationships/image" Target="media/image37.png"/><Relationship Id="rId11" Type="http://schemas.openxmlformats.org/officeDocument/2006/relationships/image" Target="media/image3.png"/><Relationship Id="rId32" Type="http://schemas.openxmlformats.org/officeDocument/2006/relationships/image" Target="media/image11.emf"/><Relationship Id="rId37" Type="http://schemas.openxmlformats.org/officeDocument/2006/relationships/hyperlink" Target="http://www.epsg-registry.org/" TargetMode="External"/><Relationship Id="rId53" Type="http://schemas.openxmlformats.org/officeDocument/2006/relationships/image" Target="media/image23.jpeg"/><Relationship Id="rId58" Type="http://schemas.openxmlformats.org/officeDocument/2006/relationships/hyperlink" Target="https://www.hdf5group.org/" TargetMode="External"/><Relationship Id="rId74" Type="http://schemas.openxmlformats.org/officeDocument/2006/relationships/image" Target="media/image31.jpeg"/><Relationship Id="rId79" Type="http://schemas.openxmlformats.org/officeDocument/2006/relationships/header" Target="header3.xml"/><Relationship Id="rId102" Type="http://schemas.openxmlformats.org/officeDocument/2006/relationships/image" Target="media/image44.emf"/><Relationship Id="rId123" Type="http://schemas.microsoft.com/office/2011/relationships/people" Target="people.xml"/><Relationship Id="rId5" Type="http://schemas.openxmlformats.org/officeDocument/2006/relationships/settings" Target="settings.xml"/><Relationship Id="rId90" Type="http://schemas.openxmlformats.org/officeDocument/2006/relationships/customXml" Target="ink/ink1.xml"/><Relationship Id="rId22" Type="http://schemas.openxmlformats.org/officeDocument/2006/relationships/header" Target="header2.xml"/><Relationship Id="rId27" Type="http://schemas.openxmlformats.org/officeDocument/2006/relationships/hyperlink" Target="http://www.iho.int" TargetMode="External"/><Relationship Id="rId43" Type="http://schemas.openxmlformats.org/officeDocument/2006/relationships/hyperlink" Target="http://www.ogp.org.uk/" TargetMode="External"/><Relationship Id="rId48" Type="http://schemas.openxmlformats.org/officeDocument/2006/relationships/image" Target="media/image18.jpeg"/><Relationship Id="rId64" Type="http://schemas.openxmlformats.org/officeDocument/2006/relationships/diagramColors" Target="diagrams/colors1.xml"/><Relationship Id="rId69" Type="http://schemas.openxmlformats.org/officeDocument/2006/relationships/diagramColors" Target="diagrams/colors2.xml"/><Relationship Id="rId113" Type="http://schemas.openxmlformats.org/officeDocument/2006/relationships/image" Target="media/image43.png"/><Relationship Id="rId118" Type="http://schemas.openxmlformats.org/officeDocument/2006/relationships/footer" Target="footer9.xml"/><Relationship Id="rId80" Type="http://schemas.openxmlformats.org/officeDocument/2006/relationships/header" Target="header4.xml"/><Relationship Id="rId85" Type="http://schemas.openxmlformats.org/officeDocument/2006/relationships/header" Target="header6.xml"/><Relationship Id="rId12" Type="http://schemas.openxmlformats.org/officeDocument/2006/relationships/image" Target="media/image4.png"/><Relationship Id="rId17" Type="http://schemas.openxmlformats.org/officeDocument/2006/relationships/hyperlink" Target="http://www.wipo.int/treaties/en/ip/berne/trtdocs_wo001.html" TargetMode="External"/><Relationship Id="rId33" Type="http://schemas.microsoft.com/office/2018/08/relationships/commentsExtensible" Target="commentsExtensible.xml"/><Relationship Id="rId38" Type="http://schemas.openxmlformats.org/officeDocument/2006/relationships/hyperlink" Target="http://www.epsg-registry.org/" TargetMode="External"/><Relationship Id="rId59" Type="http://schemas.openxmlformats.org/officeDocument/2006/relationships/image" Target="media/image26.jpeg"/><Relationship Id="rId103" Type="http://schemas.openxmlformats.org/officeDocument/2006/relationships/customXml" Target="ink/ink2.xml"/><Relationship Id="rId108" Type="http://schemas.openxmlformats.org/officeDocument/2006/relationships/image" Target="media/image38.jpeg"/><Relationship Id="rId124" Type="http://schemas.openxmlformats.org/officeDocument/2006/relationships/theme" Target="theme/theme1.xml"/><Relationship Id="rId54" Type="http://schemas.openxmlformats.org/officeDocument/2006/relationships/image" Target="media/image24.png"/><Relationship Id="rId70" Type="http://schemas.microsoft.com/office/2007/relationships/diagramDrawing" Target="diagrams/drawing2.xml"/><Relationship Id="rId75"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po.int/treaties/en/ip/berne/trtdocs_wo001.html"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hyperlink" Target="http://www.epsg-registry.org/" TargetMode="External"/><Relationship Id="rId49" Type="http://schemas.openxmlformats.org/officeDocument/2006/relationships/image" Target="media/image19.jpeg"/><Relationship Id="rId57" Type="http://schemas.openxmlformats.org/officeDocument/2006/relationships/hyperlink" Target="https://www.hdfgroup.org/" TargetMode="External"/><Relationship Id="rId106" Type="http://schemas.openxmlformats.org/officeDocument/2006/relationships/image" Target="media/image36.jpeg"/><Relationship Id="rId114" Type="http://schemas.openxmlformats.org/officeDocument/2006/relationships/image" Target="media/image44.png"/><Relationship Id="rId119" Type="http://schemas.openxmlformats.org/officeDocument/2006/relationships/footer" Target="footer10.xml"/><Relationship Id="rId10"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27.jpeg"/><Relationship Id="rId65" Type="http://schemas.microsoft.com/office/2007/relationships/diagramDrawing" Target="diagrams/drawing1.xml"/><Relationship Id="rId73" Type="http://schemas.openxmlformats.org/officeDocument/2006/relationships/image" Target="media/image30.emf"/><Relationship Id="rId78" Type="http://schemas.openxmlformats.org/officeDocument/2006/relationships/hyperlink" Target="https://github.com/IHO-S100WG" TargetMode="External"/><Relationship Id="rId81" Type="http://schemas.openxmlformats.org/officeDocument/2006/relationships/footer" Target="footer4.xml"/><Relationship Id="rId86" Type="http://schemas.openxmlformats.org/officeDocument/2006/relationships/footer" Target="footer6.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omments" Target="comments.xml"/><Relationship Id="rId39" Type="http://schemas.openxmlformats.org/officeDocument/2006/relationships/hyperlink" Target="http://www.epsg-registry.org/" TargetMode="External"/><Relationship Id="rId109" Type="http://schemas.openxmlformats.org/officeDocument/2006/relationships/image" Target="media/image39.png"/><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5.jpeg"/><Relationship Id="rId76" Type="http://schemas.openxmlformats.org/officeDocument/2006/relationships/image" Target="media/image33.jpeg"/><Relationship Id="rId104" Type="http://schemas.openxmlformats.org/officeDocument/2006/relationships/image" Target="media/image45.emf"/><Relationship Id="rId120"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28.emf"/><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footer" Target="footer2.xml"/><Relationship Id="rId40" Type="http://schemas.openxmlformats.org/officeDocument/2006/relationships/hyperlink" Target="http://www.epsg-registry.org/" TargetMode="External"/><Relationship Id="rId45" Type="http://schemas.openxmlformats.org/officeDocument/2006/relationships/image" Target="media/image15.jpeg"/><Relationship Id="rId66" Type="http://schemas.openxmlformats.org/officeDocument/2006/relationships/diagramData" Target="diagrams/data2.xml"/><Relationship Id="rId87" Type="http://schemas.openxmlformats.org/officeDocument/2006/relationships/footer" Target="footer7.xml"/><Relationship Id="rId110" Type="http://schemas.openxmlformats.org/officeDocument/2006/relationships/image" Target="media/image40.png"/><Relationship Id="rId115" Type="http://schemas.openxmlformats.org/officeDocument/2006/relationships/image" Target="media/image45.jpeg"/><Relationship Id="rId61" Type="http://schemas.openxmlformats.org/officeDocument/2006/relationships/diagramData" Target="diagrams/data1.xml"/><Relationship Id="rId82" Type="http://schemas.openxmlformats.org/officeDocument/2006/relationships/footer" Target="footer5.xml"/><Relationship Id="rId19" Type="http://schemas.microsoft.com/office/2011/relationships/commentsExtended" Target="commentsExtended.xml"/><Relationship Id="rId14"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3.png"/><Relationship Id="rId56" Type="http://schemas.openxmlformats.org/officeDocument/2006/relationships/hyperlink" Target="https://www.hdf5group.org/" TargetMode="External"/><Relationship Id="rId77" Type="http://schemas.openxmlformats.org/officeDocument/2006/relationships/image" Target="media/image34.jpeg"/><Relationship Id="rId105"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29.emf"/><Relationship Id="rId121" Type="http://schemas.openxmlformats.org/officeDocument/2006/relationships/footer" Target="footer11.xml"/><Relationship Id="rId3" Type="http://schemas.openxmlformats.org/officeDocument/2006/relationships/numbering" Target="numbering.xml"/><Relationship Id="rId25" Type="http://schemas.openxmlformats.org/officeDocument/2006/relationships/footer" Target="footer3.xml"/><Relationship Id="rId46" Type="http://schemas.openxmlformats.org/officeDocument/2006/relationships/image" Target="media/image16.png"/><Relationship Id="rId67" Type="http://schemas.openxmlformats.org/officeDocument/2006/relationships/diagramLayout" Target="diagrams/layout2.xml"/><Relationship Id="rId116" Type="http://schemas.openxmlformats.org/officeDocument/2006/relationships/header" Target="header8.xml"/><Relationship Id="rId20" Type="http://schemas.microsoft.com/office/2016/09/relationships/commentsIds" Target="commentsIds.xml"/><Relationship Id="rId41" Type="http://schemas.openxmlformats.org/officeDocument/2006/relationships/hyperlink" Target="http://www.epsg-registry.org/" TargetMode="External"/><Relationship Id="rId62" Type="http://schemas.openxmlformats.org/officeDocument/2006/relationships/diagramLayout" Target="diagrams/layout1.xml"/><Relationship Id="rId83" Type="http://schemas.openxmlformats.org/officeDocument/2006/relationships/hyperlink" Target="http://www.iana.org/assignments/character-sets" TargetMode="External"/><Relationship Id="rId88" Type="http://schemas.openxmlformats.org/officeDocument/2006/relationships/header" Target="header7.xml"/><Relationship Id="rId11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dgm:spPr/>
      <dgm:t>
        <a:bodyPr/>
        <a:lstStyle/>
        <a:p>
          <a:r>
            <a:rPr lang="en-US"/>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dgm:spPr/>
      <dgm:t>
        <a:bodyPr/>
        <a:lstStyle/>
        <a:p>
          <a:r>
            <a:rPr lang="en-US"/>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dgm:spPr/>
      <dgm:t>
        <a:bodyPr/>
        <a:lstStyle/>
        <a:p>
          <a:r>
            <a:rPr lang="en-US"/>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dgm:spPr/>
      <dgm:t>
        <a:bodyPr/>
        <a:lstStyle/>
        <a:p>
          <a:r>
            <a:rPr lang="en-US"/>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dgm:spPr/>
      <dgm:t>
        <a:bodyPr/>
        <a:lstStyle/>
        <a:p>
          <a:r>
            <a:rPr lang="en-US"/>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6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dgm:spPr/>
      <dgm:t>
        <a:bodyPr/>
        <a:lstStyle/>
        <a:p>
          <a:r>
            <a:rPr lang="en-US"/>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dgm:spPr/>
      <dgm:t>
        <a:bodyPr/>
        <a:lstStyle/>
        <a:p>
          <a:r>
            <a:rPr lang="en-US"/>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dgm:spPr/>
      <dgm:t>
        <a:bodyPr/>
        <a:lstStyle/>
        <a:p>
          <a:r>
            <a:rPr lang="en-US"/>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dgm:spPr/>
      <dgm:t>
        <a:bodyPr/>
        <a:lstStyle/>
        <a:p>
          <a:r>
            <a:rPr lang="en-US"/>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dgm:spPr/>
      <dgm:t>
        <a:bodyPr/>
        <a:lstStyle/>
        <a:p>
          <a:r>
            <a:rPr lang="en-US"/>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dgm:spPr/>
      <dgm:t>
        <a:bodyPr/>
        <a:lstStyle/>
        <a:p>
          <a:r>
            <a:rPr lang="en-US"/>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dgm:spPr/>
      <dgm:t>
        <a:bodyPr/>
        <a:lstStyle/>
        <a:p>
          <a:r>
            <a:rPr lang="en-US"/>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dgm:spPr/>
      <dgm:t>
        <a:bodyPr/>
        <a:lstStyle/>
        <a:p>
          <a:r>
            <a:rPr lang="en-US"/>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378" custLinFactNeighborY="-45145">
        <dgm:presLayoutVars>
          <dgm:chPref val="3"/>
        </dgm:presLayoutVars>
      </dgm:prSet>
      <dgm:spPr/>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2"/>
      <dgm:spPr/>
    </dgm:pt>
    <dgm:pt modelId="{9BD59AD7-C3D9-439B-B443-42BE3A22DEF3}" type="pres">
      <dgm:prSet presAssocID="{84F8FB39-56AA-4475-B974-83B5518D5F9A}" presName="connTx" presStyleLbl="parChTrans1D2" presStyleIdx="0" presStyleCnt="2"/>
      <dgm:spPr/>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2" custLinFactNeighborX="8519" custLinFactNeighborY="-60895"/>
      <dgm:spPr/>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4"/>
      <dgm:spPr/>
    </dgm:pt>
    <dgm:pt modelId="{B5A7E1F6-8BD2-4B9A-8B8C-F8D0F6D8B44A}" type="pres">
      <dgm:prSet presAssocID="{E204260A-EA64-4A2B-B8A1-FF80BC7AC879}" presName="connTx" presStyleLbl="parChTrans1D3" presStyleIdx="0" presStyleCnt="4"/>
      <dgm:spPr/>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4" custLinFactNeighborX="5582" custLinFactNeighborY="-62775"/>
      <dgm:spPr/>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4"/>
      <dgm:spPr/>
    </dgm:pt>
    <dgm:pt modelId="{CEF314A9-D9C0-433D-825E-C91FC3547527}" type="pres">
      <dgm:prSet presAssocID="{049D1776-B015-4131-93B9-698A48DAAC5F}" presName="connTx" presStyleLbl="parChTrans1D3" presStyleIdx="1" presStyleCnt="4"/>
      <dgm:spPr/>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4" custLinFactNeighborX="5293" custLinFactNeighborY="-46110"/>
      <dgm:spPr/>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2"/>
      <dgm:spPr/>
    </dgm:pt>
    <dgm:pt modelId="{6B0C4C93-3B15-4A9D-B67E-28DC90D3F215}" type="pres">
      <dgm:prSet presAssocID="{1FBD5BFC-C0A4-454B-A091-222E3A62D185}" presName="connTx" presStyleLbl="parChTrans1D2" presStyleIdx="1" presStyleCnt="2"/>
      <dgm:spPr/>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2" custLinFactNeighborX="6161" custLinFactNeighborY="-17656"/>
      <dgm:spPr/>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4"/>
      <dgm:spPr/>
    </dgm:pt>
    <dgm:pt modelId="{4E5239C7-3577-4343-B153-F731727BF0D5}" type="pres">
      <dgm:prSet presAssocID="{D3AFE0D6-D8C8-4AFA-BEC9-39C667B79E40}" presName="connTx" presStyleLbl="parChTrans1D3" presStyleIdx="2" presStyleCnt="4"/>
      <dgm:spPr/>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4" custLinFactNeighborX="4113" custLinFactNeighborY="-26928"/>
      <dgm:spPr/>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2"/>
      <dgm:spPr/>
    </dgm:pt>
    <dgm:pt modelId="{60032F29-21E2-4886-9345-F94F5306251C}" type="pres">
      <dgm:prSet presAssocID="{8611BC11-6788-407F-9471-9290356D34E2}" presName="connTx" presStyleLbl="parChTrans1D4" presStyleIdx="0" presStyleCnt="2"/>
      <dgm:spPr/>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2" custLinFactNeighborX="4403" custLinFactNeighborY="-29127"/>
      <dgm:spPr/>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2"/>
      <dgm:spPr/>
    </dgm:pt>
    <dgm:pt modelId="{B4B8757F-81D6-4059-90E2-92CEFCAD2D9A}" type="pres">
      <dgm:prSet presAssocID="{AF788C98-7568-4A70-BBDF-609D66831593}" presName="connTx" presStyleLbl="parChTrans1D4" presStyleIdx="1" presStyleCnt="2"/>
      <dgm:spPr/>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2" custLinFactNeighborX="3966" custLinFactNeighborY="-26449"/>
      <dgm:spPr/>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4"/>
      <dgm:spPr/>
    </dgm:pt>
    <dgm:pt modelId="{87579E46-FAAA-4C90-8B34-D6E229D4FC55}" type="pres">
      <dgm:prSet presAssocID="{794B1D4D-3496-4A8F-A1CA-673D4D760A57}" presName="connTx" presStyleLbl="parChTrans1D3" presStyleIdx="3" presStyleCnt="4"/>
      <dgm:spPr/>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4" custLinFactNeighborX="5292" custLinFactNeighborY="-2711"/>
      <dgm:spPr/>
    </dgm:pt>
    <dgm:pt modelId="{DE02B40E-0072-4676-9BCB-CE6DC56CBEBD}" type="pres">
      <dgm:prSet presAssocID="{E60295AA-A4F9-43D2-97FF-4C62B884DDC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dgm:spPr/>
    </dgm:pt>
    <dgm:pt modelId="{968ADB10-2093-40A3-9DFB-F599CC94DF09}" type="pres">
      <dgm:prSet presAssocID="{5D83CA7A-FAA3-44AC-B2E6-1C1E7240C3D7}" presName="bgRectTx" presStyleLbl="bgShp" presStyleIdx="0" presStyleCnt="5">
        <dgm:presLayoutVars>
          <dgm:bulletEnabled val="1"/>
        </dgm:presLayoutVars>
      </dgm:prSet>
      <dgm:spPr/>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dgm:spPr/>
    </dgm:pt>
    <dgm:pt modelId="{3F453C14-2926-425F-BB70-986A7652511E}" type="pres">
      <dgm:prSet presAssocID="{7150135A-EC34-4E92-9B02-1BA8795C803A}" presName="bgRectTx" presStyleLbl="bgShp" presStyleIdx="1" presStyleCnt="5">
        <dgm:presLayoutVars>
          <dgm:bulletEnabled val="1"/>
        </dgm:presLayoutVars>
      </dgm:prSet>
      <dgm:spPr/>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dgm:spPr/>
    </dgm:pt>
    <dgm:pt modelId="{1359AD9A-56B6-40FA-807E-19084BBB83E4}" type="pres">
      <dgm:prSet presAssocID="{44C59FD9-D354-4FAC-9204-090001335F81}" presName="bgRectTx" presStyleLbl="bgShp" presStyleIdx="2" presStyleCnt="5">
        <dgm:presLayoutVars>
          <dgm:bulletEnabled val="1"/>
        </dgm:presLayoutVars>
      </dgm:prSet>
      <dgm:spPr/>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dgm:spPr/>
    </dgm:pt>
    <dgm:pt modelId="{C8FD337F-6285-4521-846E-E37156370ED8}" type="pres">
      <dgm:prSet presAssocID="{81FF2D0C-F179-4DB3-B0F7-0362050B0F1E}" presName="bgRectTx" presStyleLbl="bgShp" presStyleIdx="3" presStyleCnt="5">
        <dgm:presLayoutVars>
          <dgm:bulletEnabled val="1"/>
        </dgm:presLayoutVars>
      </dgm:prSet>
      <dgm:spPr/>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dgm:spPr/>
    </dgm:pt>
    <dgm:pt modelId="{28882F2F-07CF-45DD-8059-F16666E1F58C}" type="pres">
      <dgm:prSet presAssocID="{42AAB537-7472-4637-9269-28CD759F9BA7}" presName="bgRectTx" presStyleLbl="bgShp" presStyleIdx="4" presStyleCnt="5">
        <dgm:presLayoutVars>
          <dgm:bulletEnabled val="1"/>
        </dgm:presLayoutVars>
      </dgm:prSet>
      <dgm:spPr/>
    </dgm:pt>
  </dgm:ptLst>
  <dgm:cxnLst>
    <dgm:cxn modelId="{9983E201-1C9A-441B-8EBA-ED79295F1B5C}" type="presOf" srcId="{D3AFE0D6-D8C8-4AFA-BEC9-39C667B79E40}" destId="{4E5239C7-3577-4343-B153-F731727BF0D5}" srcOrd="1" destOrd="0" presId="urn:microsoft.com/office/officeart/2005/8/layout/hierarchy5"/>
    <dgm:cxn modelId="{036EE401-EF6B-4DB6-875F-A753A84AB1FD}" srcId="{AF26AE93-DBB7-4992-9DAA-388302DE3B67}" destId="{5D83CA7A-FAA3-44AC-B2E6-1C1E7240C3D7}" srcOrd="1" destOrd="0" parTransId="{1AA365A3-35AC-4EBD-B040-C1C99DC07A88}" sibTransId="{6BF80BD7-9808-440E-9BEC-5BC7ED6DBA58}"/>
    <dgm:cxn modelId="{70783804-DC66-47CC-93E8-9E2CB0D6B76B}" type="presOf" srcId="{5D83CA7A-FAA3-44AC-B2E6-1C1E7240C3D7}" destId="{5568D492-FFB4-44AB-81A5-98A80CA1188A}" srcOrd="0" destOrd="0" presId="urn:microsoft.com/office/officeart/2005/8/layout/hierarchy5"/>
    <dgm:cxn modelId="{EA74660E-A44D-4C23-8005-02B54BABDCF7}" type="presOf" srcId="{1FBD5BFC-C0A4-454B-A091-222E3A62D185}" destId="{6B0C4C93-3B15-4A9D-B67E-28DC90D3F215}" srcOrd="1" destOrd="0" presId="urn:microsoft.com/office/officeart/2005/8/layout/hierarchy5"/>
    <dgm:cxn modelId="{D64DCD13-B3C9-40EC-A684-A4275144B237}" type="presOf" srcId="{794B1D4D-3496-4A8F-A1CA-673D4D760A57}" destId="{87579E46-FAAA-4C90-8B34-D6E229D4FC55}" srcOrd="1"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81528328-8F56-46E1-9A9E-CC0BC1DEEA6D}" srcId="{AF26AE93-DBB7-4992-9DAA-388302DE3B67}" destId="{7150135A-EC34-4E92-9B02-1BA8795C803A}" srcOrd="2" destOrd="0" parTransId="{09351D18-3C06-4A9B-84D8-ED4269048A71}" sibTransId="{5E8AAD0B-C1C8-454E-84AE-8BC5B3EF7F7A}"/>
    <dgm:cxn modelId="{217DE82A-FD96-4A55-8896-C238598024E7}" type="presOf" srcId="{AF788C98-7568-4A70-BBDF-609D66831593}" destId="{B4B8757F-81D6-4059-90E2-92CEFCAD2D9A}" srcOrd="1" destOrd="0" presId="urn:microsoft.com/office/officeart/2005/8/layout/hierarchy5"/>
    <dgm:cxn modelId="{EDA6C92C-80D6-49A5-AFBB-33953171D70B}" srcId="{E42BFE3C-5F61-4FE4-AB37-1B1B4C4C0DA8}" destId="{2BF56881-DD8B-4016-85BC-36CE0DB2DC5A}" srcOrd="1" destOrd="0" parTransId="{1FBD5BFC-C0A4-454B-A091-222E3A62D185}" sibTransId="{97469B23-1A49-43D9-9986-8FD4343C5398}"/>
    <dgm:cxn modelId="{D162123F-47A6-4F27-B96F-FD13EC7B3FCD}" type="presOf" srcId="{5D83CA7A-FAA3-44AC-B2E6-1C1E7240C3D7}" destId="{968ADB10-2093-40A3-9DFB-F599CC94DF09}" srcOrd="1" destOrd="0" presId="urn:microsoft.com/office/officeart/2005/8/layout/hierarchy5"/>
    <dgm:cxn modelId="{F49E6F42-5160-4E0E-9DA0-6FF2D445A080}" type="presOf" srcId="{84F8FB39-56AA-4475-B974-83B5518D5F9A}" destId="{9BD59AD7-C3D9-439B-B443-42BE3A22DEF3}" srcOrd="1" destOrd="0" presId="urn:microsoft.com/office/officeart/2005/8/layout/hierarchy5"/>
    <dgm:cxn modelId="{70A4ED4C-3740-4B54-9CB9-A56F2ACA8248}" type="presOf" srcId="{81FF2D0C-F179-4DB3-B0F7-0362050B0F1E}" destId="{C8FD337F-6285-4521-846E-E37156370ED8}" srcOrd="1"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CC43F552-C7B6-4EAD-B5C0-68FBAE429FCB}" srcId="{AF26AE93-DBB7-4992-9DAA-388302DE3B67}" destId="{81FF2D0C-F179-4DB3-B0F7-0362050B0F1E}" srcOrd="4" destOrd="0" parTransId="{955D48A5-D638-4975-A732-D9CB31C8A79C}" sibTransId="{C44D11CE-13D2-4CF4-9362-9AC05D5D53A2}"/>
    <dgm:cxn modelId="{6B773E53-5105-4B9F-BD90-66269EE5F81D}" srcId="{2BF56881-DD8B-4016-85BC-36CE0DB2DC5A}" destId="{C9A5F8DC-014F-4BBA-AF34-4C445DA44E7E}" srcOrd="0" destOrd="0" parTransId="{D3AFE0D6-D8C8-4AFA-BEC9-39C667B79E40}" sibTransId="{4F2D0C1E-A121-4A05-AD93-37C19D3EC189}"/>
    <dgm:cxn modelId="{B90EDC54-BEA1-4F68-B3DE-4E4C24763D2A}" type="presOf" srcId="{AF788C98-7568-4A70-BBDF-609D66831593}" destId="{C9D5BB50-1163-43A4-9FD6-4E00C590CEE9}" srcOrd="0" destOrd="0" presId="urn:microsoft.com/office/officeart/2005/8/layout/hierarchy5"/>
    <dgm:cxn modelId="{63394756-6F87-49B9-9439-38EDC3E8F53A}" type="presOf" srcId="{84F8FB39-56AA-4475-B974-83B5518D5F9A}" destId="{0E761ACD-C16C-49D8-8FED-E70C82E155EB}" srcOrd="0" destOrd="0" presId="urn:microsoft.com/office/officeart/2005/8/layout/hierarchy5"/>
    <dgm:cxn modelId="{A6259C56-384E-4283-AF82-546C71A21C5F}" srcId="{AF26AE93-DBB7-4992-9DAA-388302DE3B67}" destId="{42AAB537-7472-4637-9269-28CD759F9BA7}" srcOrd="5" destOrd="0" parTransId="{0BE3D5CC-A5AC-4CC4-AB8F-6087930EC37B}" sibTransId="{017B8A83-8BBD-47DD-B09D-68D69BAEC42F}"/>
    <dgm:cxn modelId="{4E1C185C-21F0-42B2-BDFA-FE597E5044BF}" type="presOf" srcId="{44C59FD9-D354-4FAC-9204-090001335F81}" destId="{1359AD9A-56B6-40FA-807E-19084BBB83E4}" srcOrd="1" destOrd="0" presId="urn:microsoft.com/office/officeart/2005/8/layout/hierarchy5"/>
    <dgm:cxn modelId="{51FA2D5F-9636-46DC-B038-23D491218DE3}" type="presOf" srcId="{1FBD5BFC-C0A4-454B-A091-222E3A62D185}" destId="{449B756B-9D9D-423A-B341-EFF418E5B278}" srcOrd="0" destOrd="0" presId="urn:microsoft.com/office/officeart/2005/8/layout/hierarchy5"/>
    <dgm:cxn modelId="{BBC8BC62-A0FF-4FB6-AA17-D9614BBEF202}" type="presOf" srcId="{C9A5F8DC-014F-4BBA-AF34-4C445DA44E7E}" destId="{845D82F7-1FD3-4FA8-A872-A15817298FFB}" srcOrd="0" destOrd="0" presId="urn:microsoft.com/office/officeart/2005/8/layout/hierarchy5"/>
    <dgm:cxn modelId="{027EFD66-7BE7-479F-9DF1-37B861E2FD0E}" srcId="{C9A5F8DC-014F-4BBA-AF34-4C445DA44E7E}" destId="{5401536A-D9FD-4405-A90F-BC085B4D133B}" srcOrd="0" destOrd="0" parTransId="{8611BC11-6788-407F-9471-9290356D34E2}" sibTransId="{A62FAB39-45FE-477B-B4CD-03E2AD7DC406}"/>
    <dgm:cxn modelId="{89064E73-9F87-45F0-94A1-F02470574CF3}" type="presOf" srcId="{8611BC11-6788-407F-9471-9290356D34E2}" destId="{B178F4F4-AD2B-4DB5-8E8F-B361A28ED059}" srcOrd="0" destOrd="0" presId="urn:microsoft.com/office/officeart/2005/8/layout/hierarchy5"/>
    <dgm:cxn modelId="{60D5177A-EBA3-4543-BF2C-1228A6A800F1}" type="presOf" srcId="{049D1776-B015-4131-93B9-698A48DAAC5F}" destId="{6F02B682-27F6-41FB-8A4F-DEBA71AC0069}" srcOrd="0" destOrd="0" presId="urn:microsoft.com/office/officeart/2005/8/layout/hierarchy5"/>
    <dgm:cxn modelId="{BC5A157B-8E76-4B02-AF88-6B75A609EF5C}" type="presOf" srcId="{81FF2D0C-F179-4DB3-B0F7-0362050B0F1E}" destId="{97CDE634-F15D-40AB-ABCE-026A27EA5834}" srcOrd="0" destOrd="0" presId="urn:microsoft.com/office/officeart/2005/8/layout/hierarchy5"/>
    <dgm:cxn modelId="{6D32EF83-73C8-4E1E-85CB-C60884887919}" type="presOf" srcId="{E42BFE3C-5F61-4FE4-AB37-1B1B4C4C0DA8}" destId="{0AF486BB-926B-4351-BDF9-2ED17D74B6CD}" srcOrd="0" destOrd="0" presId="urn:microsoft.com/office/officeart/2005/8/layout/hierarchy5"/>
    <dgm:cxn modelId="{D953698C-B062-44ED-BB01-D6C19E1B89E4}" type="presOf" srcId="{794B1D4D-3496-4A8F-A1CA-673D4D760A57}" destId="{53175F49-4C44-42DD-AF8F-6969DF54A3B4}" srcOrd="0" destOrd="0" presId="urn:microsoft.com/office/officeart/2005/8/layout/hierarchy5"/>
    <dgm:cxn modelId="{8F448E8C-B173-4F1A-BCA2-00EFAB93B49F}" srcId="{5401536A-D9FD-4405-A90F-BC085B4D133B}" destId="{B53621E7-9D3F-49A9-8D05-6463BD22B119}" srcOrd="0" destOrd="0" parTransId="{AF788C98-7568-4A70-BBDF-609D66831593}" sibTransId="{1013FAFA-E276-4930-A821-12AC8EC88276}"/>
    <dgm:cxn modelId="{C4F2B199-F5F8-4218-B704-20049A47B7A5}" type="presOf" srcId="{E60295AA-A4F9-43D2-97FF-4C62B884DDC4}" destId="{A4D24BDA-5975-42A1-91FF-B78FE1D9BF2F}" srcOrd="0" destOrd="0" presId="urn:microsoft.com/office/officeart/2005/8/layout/hierarchy5"/>
    <dgm:cxn modelId="{91A90AA0-8A69-4A07-95D7-DAF706B27C60}" type="presOf" srcId="{E204260A-EA64-4A2B-B8A1-FF80BC7AC879}" destId="{B5A7E1F6-8BD2-4B9A-8B8C-F8D0F6D8B44A}" srcOrd="1" destOrd="0" presId="urn:microsoft.com/office/officeart/2005/8/layout/hierarchy5"/>
    <dgm:cxn modelId="{29E914A1-098D-46C6-811B-3D94E0314DEA}" srcId="{2BF56881-DD8B-4016-85BC-36CE0DB2DC5A}" destId="{E60295AA-A4F9-43D2-97FF-4C62B884DDC4}" srcOrd="1" destOrd="0" parTransId="{794B1D4D-3496-4A8F-A1CA-673D4D760A57}" sibTransId="{2A14441C-D644-4C4A-9212-02F3551548CC}"/>
    <dgm:cxn modelId="{80704EA5-E19B-4E4E-9B3B-27A7FA7A700E}" srcId="{C9B09B5D-BBEF-4164-B930-260945926CC5}" destId="{62FDCD42-72EB-49B5-9045-9F9EBB6F7288}" srcOrd="0" destOrd="0" parTransId="{E204260A-EA64-4A2B-B8A1-FF80BC7AC879}" sibTransId="{43E032EA-BB61-427B-AD55-EFDB17BA2E04}"/>
    <dgm:cxn modelId="{CA0E0FA9-1C14-40BC-B3AD-08415E6ADB28}" type="presOf" srcId="{AF26AE93-DBB7-4992-9DAA-388302DE3B67}" destId="{F6B42218-68B5-4DF2-8706-238961D9CD41}" srcOrd="0" destOrd="0" presId="urn:microsoft.com/office/officeart/2005/8/layout/hierarchy5"/>
    <dgm:cxn modelId="{DA7285AF-C0EF-456B-AA7C-336BE307ED28}" type="presOf" srcId="{B53621E7-9D3F-49A9-8D05-6463BD22B119}" destId="{33FE5840-2353-486E-8AEE-FF64EAAB76E8}" srcOrd="0" destOrd="0" presId="urn:microsoft.com/office/officeart/2005/8/layout/hierarchy5"/>
    <dgm:cxn modelId="{B4988FB1-4178-46CB-99E6-0F63572FE560}" type="presOf" srcId="{E204260A-EA64-4A2B-B8A1-FF80BC7AC879}" destId="{3E5E3891-E285-487C-B554-6E1CEB150B74}" srcOrd="0" destOrd="0" presId="urn:microsoft.com/office/officeart/2005/8/layout/hierarchy5"/>
    <dgm:cxn modelId="{CB751BB4-61B0-45E5-BBAA-5E184E3D988C}" srcId="{AF26AE93-DBB7-4992-9DAA-388302DE3B67}" destId="{E42BFE3C-5F61-4FE4-AB37-1B1B4C4C0DA8}" srcOrd="0" destOrd="0" parTransId="{549185F1-6394-431C-BE21-DF446A586AC2}" sibTransId="{5DC16AED-9A5F-44DD-A762-F2D762A450D7}"/>
    <dgm:cxn modelId="{5C45A5B9-1564-4352-BDF6-91808DC4E920}" type="presOf" srcId="{D3AFE0D6-D8C8-4AFA-BEC9-39C667B79E40}" destId="{4E80FB45-BF2D-43A5-A781-8F30A9A783F7}" srcOrd="0" destOrd="0" presId="urn:microsoft.com/office/officeart/2005/8/layout/hierarchy5"/>
    <dgm:cxn modelId="{EB2692BD-2C54-4E35-A524-9F6AA5F551E7}" type="presOf" srcId="{2BF56881-DD8B-4016-85BC-36CE0DB2DC5A}" destId="{E9A39B29-DC48-4D3B-80A1-966B0B5C502C}" srcOrd="0" destOrd="0" presId="urn:microsoft.com/office/officeart/2005/8/layout/hierarchy5"/>
    <dgm:cxn modelId="{97E691C2-074A-45CE-B3EF-4546D1FC003B}" type="presOf" srcId="{42AAB537-7472-4637-9269-28CD759F9BA7}" destId="{41FE6BC2-0F65-457D-B0AC-2FCA994F2BA4}" srcOrd="0" destOrd="0" presId="urn:microsoft.com/office/officeart/2005/8/layout/hierarchy5"/>
    <dgm:cxn modelId="{3EACC3C8-2B07-4273-8FB1-D9D15065C7E9}" type="presOf" srcId="{62FDCD42-72EB-49B5-9045-9F9EBB6F7288}" destId="{D2DEB6D7-D509-4EF6-9655-AC96574D9A06}" srcOrd="0" destOrd="0" presId="urn:microsoft.com/office/officeart/2005/8/layout/hierarchy5"/>
    <dgm:cxn modelId="{07F812CF-F339-4288-A0BC-75DA100184AA}" type="presOf" srcId="{5401536A-D9FD-4405-A90F-BC085B4D133B}" destId="{77098796-2892-46E3-92B3-67E8F3DD7EF7}" srcOrd="0" destOrd="0" presId="urn:microsoft.com/office/officeart/2005/8/layout/hierarchy5"/>
    <dgm:cxn modelId="{CED13ECF-557D-4F11-AD3C-7C8F177E4C73}" type="presOf" srcId="{7150135A-EC34-4E92-9B02-1BA8795C803A}" destId="{7B6DABF1-1E98-4D14-8A2E-84F8198F164F}" srcOrd="0" destOrd="0" presId="urn:microsoft.com/office/officeart/2005/8/layout/hierarchy5"/>
    <dgm:cxn modelId="{D4095BD9-537E-4782-B92A-8256390816E5}" type="presOf" srcId="{8611BC11-6788-407F-9471-9290356D34E2}" destId="{60032F29-21E2-4886-9345-F94F5306251C}" srcOrd="1" destOrd="0" presId="urn:microsoft.com/office/officeart/2005/8/layout/hierarchy5"/>
    <dgm:cxn modelId="{1E6B46DC-FE5D-4CBC-96D5-6AC0CF58DE08}" type="presOf" srcId="{7150135A-EC34-4E92-9B02-1BA8795C803A}" destId="{3F453C14-2926-425F-BB70-986A7652511E}" srcOrd="1" destOrd="0" presId="urn:microsoft.com/office/officeart/2005/8/layout/hierarchy5"/>
    <dgm:cxn modelId="{23226DE2-25C5-42E5-8346-C8673ACBE149}" type="presOf" srcId="{049D1776-B015-4131-93B9-698A48DAAC5F}" destId="{CEF314A9-D9C0-433D-825E-C91FC3547527}" srcOrd="1" destOrd="0" presId="urn:microsoft.com/office/officeart/2005/8/layout/hierarchy5"/>
    <dgm:cxn modelId="{1A220BEB-DF9C-482C-A626-0E7B2BD9A0CD}" type="presOf" srcId="{C9B09B5D-BBEF-4164-B930-260945926CC5}" destId="{6FBFE996-985A-4F82-9424-EEF74D1292C8}" srcOrd="0" destOrd="0" presId="urn:microsoft.com/office/officeart/2005/8/layout/hierarchy5"/>
    <dgm:cxn modelId="{671F73ED-F754-4DC2-A075-9B4E0FF4D451}" srcId="{AF26AE93-DBB7-4992-9DAA-388302DE3B67}" destId="{44C59FD9-D354-4FAC-9204-090001335F81}" srcOrd="3" destOrd="0" parTransId="{C52F655F-A059-4106-AE72-3DB9B1C7AE38}" sibTransId="{75E4B432-BE5C-42D4-B2C9-DF81ECC0E253}"/>
    <dgm:cxn modelId="{631BC8ED-871D-41FA-BE6A-9E41FB0695A5}" type="presOf" srcId="{42AAB537-7472-4637-9269-28CD759F9BA7}" destId="{28882F2F-07CF-45DD-8059-F16666E1F58C}" srcOrd="1" destOrd="0" presId="urn:microsoft.com/office/officeart/2005/8/layout/hierarchy5"/>
    <dgm:cxn modelId="{60B236EF-0EFB-4604-82ED-E22244A20E8E}" type="presOf" srcId="{44C59FD9-D354-4FAC-9204-090001335F81}" destId="{0641EF3B-4D89-477A-A38E-73DC0BA28207}" srcOrd="0" destOrd="0" presId="urn:microsoft.com/office/officeart/2005/8/layout/hierarchy5"/>
    <dgm:cxn modelId="{A3E598F4-C905-4B58-B3D3-8ED565D08536}" type="presOf" srcId="{BA49BFFF-EC82-4E88-89EB-B24579DDB5D1}" destId="{325B32CF-6581-4E5B-8C8B-26DA1D0036B2}" srcOrd="0" destOrd="0" presId="urn:microsoft.com/office/officeart/2005/8/layout/hierarchy5"/>
    <dgm:cxn modelId="{99907AB1-321B-4E1B-8D1D-2F13E602EE0D}" type="presParOf" srcId="{F6B42218-68B5-4DF2-8706-238961D9CD41}" destId="{3AE8AC04-DB32-4828-983E-120791A461FD}" srcOrd="0" destOrd="0" presId="urn:microsoft.com/office/officeart/2005/8/layout/hierarchy5"/>
    <dgm:cxn modelId="{AD8A0104-5A27-45EE-8210-77941ED0E94A}" type="presParOf" srcId="{3AE8AC04-DB32-4828-983E-120791A461FD}" destId="{1A36B558-CB15-4F8C-8043-F8EC7D41D5C1}" srcOrd="0" destOrd="0" presId="urn:microsoft.com/office/officeart/2005/8/layout/hierarchy5"/>
    <dgm:cxn modelId="{BA861DB4-2E5D-450F-BFC8-A61D1F2704EE}" type="presParOf" srcId="{3AE8AC04-DB32-4828-983E-120791A461FD}" destId="{3D4A4D27-AF56-4876-BC32-FFD9E01E6DA3}" srcOrd="1" destOrd="0" presId="urn:microsoft.com/office/officeart/2005/8/layout/hierarchy5"/>
    <dgm:cxn modelId="{76D09F41-D5F0-4334-BA89-52E10BD13FFB}" type="presParOf" srcId="{3D4A4D27-AF56-4876-BC32-FFD9E01E6DA3}" destId="{18A09A14-3D1B-4128-9113-BB2772A971A9}" srcOrd="0" destOrd="0" presId="urn:microsoft.com/office/officeart/2005/8/layout/hierarchy5"/>
    <dgm:cxn modelId="{724D6B5B-1001-49EF-8B25-DB6FE616B6AD}" type="presParOf" srcId="{18A09A14-3D1B-4128-9113-BB2772A971A9}" destId="{0AF486BB-926B-4351-BDF9-2ED17D74B6CD}" srcOrd="0" destOrd="0" presId="urn:microsoft.com/office/officeart/2005/8/layout/hierarchy5"/>
    <dgm:cxn modelId="{DC290FAA-13FC-4003-A7EB-446EA2BBE595}" type="presParOf" srcId="{18A09A14-3D1B-4128-9113-BB2772A971A9}" destId="{B2969DB4-94BD-472D-BCA1-42C1B8A35DC7}" srcOrd="1" destOrd="0" presId="urn:microsoft.com/office/officeart/2005/8/layout/hierarchy5"/>
    <dgm:cxn modelId="{657EE8F1-0306-446C-BE7C-4D3F0667A899}" type="presParOf" srcId="{B2969DB4-94BD-472D-BCA1-42C1B8A35DC7}" destId="{0E761ACD-C16C-49D8-8FED-E70C82E155EB}" srcOrd="0" destOrd="0" presId="urn:microsoft.com/office/officeart/2005/8/layout/hierarchy5"/>
    <dgm:cxn modelId="{C8AFB713-81FF-49DE-BCFC-F4D4DB70C64B}" type="presParOf" srcId="{0E761ACD-C16C-49D8-8FED-E70C82E155EB}" destId="{9BD59AD7-C3D9-439B-B443-42BE3A22DEF3}" srcOrd="0" destOrd="0" presId="urn:microsoft.com/office/officeart/2005/8/layout/hierarchy5"/>
    <dgm:cxn modelId="{0A105A68-D8E2-4E33-BEFD-4DC100403EAB}" type="presParOf" srcId="{B2969DB4-94BD-472D-BCA1-42C1B8A35DC7}" destId="{BD27AD0F-DA69-4D85-97E8-99DAB6B7E5D7}" srcOrd="1" destOrd="0" presId="urn:microsoft.com/office/officeart/2005/8/layout/hierarchy5"/>
    <dgm:cxn modelId="{3A158A6B-1675-4FB5-90B2-9E73DD9BEEE1}" type="presParOf" srcId="{BD27AD0F-DA69-4D85-97E8-99DAB6B7E5D7}" destId="{6FBFE996-985A-4F82-9424-EEF74D1292C8}" srcOrd="0" destOrd="0" presId="urn:microsoft.com/office/officeart/2005/8/layout/hierarchy5"/>
    <dgm:cxn modelId="{9C1080E5-7D04-42EC-902E-C8C936669CBD}" type="presParOf" srcId="{BD27AD0F-DA69-4D85-97E8-99DAB6B7E5D7}" destId="{E1F7FDFC-DBD3-4AFA-A2D2-3EF37EB6F805}" srcOrd="1" destOrd="0" presId="urn:microsoft.com/office/officeart/2005/8/layout/hierarchy5"/>
    <dgm:cxn modelId="{E9C47F97-F46C-4864-8619-431EE3D189F7}" type="presParOf" srcId="{E1F7FDFC-DBD3-4AFA-A2D2-3EF37EB6F805}" destId="{3E5E3891-E285-487C-B554-6E1CEB150B74}" srcOrd="0" destOrd="0" presId="urn:microsoft.com/office/officeart/2005/8/layout/hierarchy5"/>
    <dgm:cxn modelId="{147401B1-7C8F-4CAC-B098-1B5EE57E12F3}" type="presParOf" srcId="{3E5E3891-E285-487C-B554-6E1CEB150B74}" destId="{B5A7E1F6-8BD2-4B9A-8B8C-F8D0F6D8B44A}" srcOrd="0" destOrd="0" presId="urn:microsoft.com/office/officeart/2005/8/layout/hierarchy5"/>
    <dgm:cxn modelId="{AF0EB45E-3874-4BCA-A229-D676D8D2938E}" type="presParOf" srcId="{E1F7FDFC-DBD3-4AFA-A2D2-3EF37EB6F805}" destId="{32547F71-292F-4CB9-8BBD-DB8776A1188B}" srcOrd="1" destOrd="0" presId="urn:microsoft.com/office/officeart/2005/8/layout/hierarchy5"/>
    <dgm:cxn modelId="{FCEACFC3-55CE-4A98-B89F-FEA56B39EDEF}" type="presParOf" srcId="{32547F71-292F-4CB9-8BBD-DB8776A1188B}" destId="{D2DEB6D7-D509-4EF6-9655-AC96574D9A06}" srcOrd="0" destOrd="0" presId="urn:microsoft.com/office/officeart/2005/8/layout/hierarchy5"/>
    <dgm:cxn modelId="{84933055-0AFA-4ABF-8EDB-623BD00C786B}" type="presParOf" srcId="{32547F71-292F-4CB9-8BBD-DB8776A1188B}" destId="{3CC79963-AD0C-4CF0-BDC7-ABFACE3E09CC}" srcOrd="1" destOrd="0" presId="urn:microsoft.com/office/officeart/2005/8/layout/hierarchy5"/>
    <dgm:cxn modelId="{2BF1A1D1-5D26-4E4C-AC4B-F433ACF7185F}" type="presParOf" srcId="{E1F7FDFC-DBD3-4AFA-A2D2-3EF37EB6F805}" destId="{6F02B682-27F6-41FB-8A4F-DEBA71AC0069}" srcOrd="2" destOrd="0" presId="urn:microsoft.com/office/officeart/2005/8/layout/hierarchy5"/>
    <dgm:cxn modelId="{568649CA-79DD-4343-9C79-CEAFFA6F003B}" type="presParOf" srcId="{6F02B682-27F6-41FB-8A4F-DEBA71AC0069}" destId="{CEF314A9-D9C0-433D-825E-C91FC3547527}" srcOrd="0" destOrd="0" presId="urn:microsoft.com/office/officeart/2005/8/layout/hierarchy5"/>
    <dgm:cxn modelId="{0E80F117-66F9-4FAC-A72F-4514C4E6ACFB}" type="presParOf" srcId="{E1F7FDFC-DBD3-4AFA-A2D2-3EF37EB6F805}" destId="{79A394DB-2816-4BE3-A98E-0FEC09903E14}" srcOrd="3" destOrd="0" presId="urn:microsoft.com/office/officeart/2005/8/layout/hierarchy5"/>
    <dgm:cxn modelId="{30317FB6-C994-49AC-A314-FE44C8A66756}" type="presParOf" srcId="{79A394DB-2816-4BE3-A98E-0FEC09903E14}" destId="{325B32CF-6581-4E5B-8C8B-26DA1D0036B2}" srcOrd="0" destOrd="0" presId="urn:microsoft.com/office/officeart/2005/8/layout/hierarchy5"/>
    <dgm:cxn modelId="{8C6C56D2-2FCA-4865-A7D0-894AA24CB0E1}" type="presParOf" srcId="{79A394DB-2816-4BE3-A98E-0FEC09903E14}" destId="{96967954-5DA9-4894-B1CD-4C030E4484F5}" srcOrd="1" destOrd="0" presId="urn:microsoft.com/office/officeart/2005/8/layout/hierarchy5"/>
    <dgm:cxn modelId="{89CC83DE-D070-41C6-AD17-C33CAEB51256}" type="presParOf" srcId="{B2969DB4-94BD-472D-BCA1-42C1B8A35DC7}" destId="{449B756B-9D9D-423A-B341-EFF418E5B278}" srcOrd="2" destOrd="0" presId="urn:microsoft.com/office/officeart/2005/8/layout/hierarchy5"/>
    <dgm:cxn modelId="{2E6C3F62-49E5-4DE5-9E19-502FFFF92400}" type="presParOf" srcId="{449B756B-9D9D-423A-B341-EFF418E5B278}" destId="{6B0C4C93-3B15-4A9D-B67E-28DC90D3F215}" srcOrd="0" destOrd="0" presId="urn:microsoft.com/office/officeart/2005/8/layout/hierarchy5"/>
    <dgm:cxn modelId="{FA04EEE8-B7AE-4862-96EE-D86FFE0084FD}" type="presParOf" srcId="{B2969DB4-94BD-472D-BCA1-42C1B8A35DC7}" destId="{793D66A3-5006-4012-9048-B0A856816E43}" srcOrd="3" destOrd="0" presId="urn:microsoft.com/office/officeart/2005/8/layout/hierarchy5"/>
    <dgm:cxn modelId="{BBC8A9F2-2642-4A90-97B6-E7D4D63B5C3F}" type="presParOf" srcId="{793D66A3-5006-4012-9048-B0A856816E43}" destId="{E9A39B29-DC48-4D3B-80A1-966B0B5C502C}" srcOrd="0" destOrd="0" presId="urn:microsoft.com/office/officeart/2005/8/layout/hierarchy5"/>
    <dgm:cxn modelId="{D0EE4535-21E4-499E-B6B9-831E293DC2EB}" type="presParOf" srcId="{793D66A3-5006-4012-9048-B0A856816E43}" destId="{18ABB42B-CAE2-44C9-A2CF-A239B4649321}" srcOrd="1" destOrd="0" presId="urn:microsoft.com/office/officeart/2005/8/layout/hierarchy5"/>
    <dgm:cxn modelId="{443E1674-C7EC-4017-A950-1181A55BD52E}" type="presParOf" srcId="{18ABB42B-CAE2-44C9-A2CF-A239B4649321}" destId="{4E80FB45-BF2D-43A5-A781-8F30A9A783F7}" srcOrd="0" destOrd="0" presId="urn:microsoft.com/office/officeart/2005/8/layout/hierarchy5"/>
    <dgm:cxn modelId="{EA73B47A-5ACA-4B4B-9E35-0B8068312ABD}" type="presParOf" srcId="{4E80FB45-BF2D-43A5-A781-8F30A9A783F7}" destId="{4E5239C7-3577-4343-B153-F731727BF0D5}" srcOrd="0" destOrd="0" presId="urn:microsoft.com/office/officeart/2005/8/layout/hierarchy5"/>
    <dgm:cxn modelId="{7CA9FFDD-6ABB-4003-B6D5-21004B55E2EE}" type="presParOf" srcId="{18ABB42B-CAE2-44C9-A2CF-A239B4649321}" destId="{0EE24C8D-85E6-47FC-A317-6D53757C1ACA}" srcOrd="1" destOrd="0" presId="urn:microsoft.com/office/officeart/2005/8/layout/hierarchy5"/>
    <dgm:cxn modelId="{592720C8-15FF-43CE-9378-1064E20EE997}" type="presParOf" srcId="{0EE24C8D-85E6-47FC-A317-6D53757C1ACA}" destId="{845D82F7-1FD3-4FA8-A872-A15817298FFB}" srcOrd="0" destOrd="0" presId="urn:microsoft.com/office/officeart/2005/8/layout/hierarchy5"/>
    <dgm:cxn modelId="{97E94AB0-1BF8-46BA-84B0-103A792FE4CC}" type="presParOf" srcId="{0EE24C8D-85E6-47FC-A317-6D53757C1ACA}" destId="{4613AC2F-EB50-436D-AF8A-D3E959212D27}" srcOrd="1" destOrd="0" presId="urn:microsoft.com/office/officeart/2005/8/layout/hierarchy5"/>
    <dgm:cxn modelId="{62D6153C-01D7-4330-8085-77442A7EE2D0}" type="presParOf" srcId="{4613AC2F-EB50-436D-AF8A-D3E959212D27}" destId="{B178F4F4-AD2B-4DB5-8E8F-B361A28ED059}" srcOrd="0" destOrd="0" presId="urn:microsoft.com/office/officeart/2005/8/layout/hierarchy5"/>
    <dgm:cxn modelId="{014F21E7-1033-406D-855D-DB56FE3E21FD}" type="presParOf" srcId="{B178F4F4-AD2B-4DB5-8E8F-B361A28ED059}" destId="{60032F29-21E2-4886-9345-F94F5306251C}" srcOrd="0" destOrd="0" presId="urn:microsoft.com/office/officeart/2005/8/layout/hierarchy5"/>
    <dgm:cxn modelId="{3A00788C-17EA-4355-8CF7-B1174EB8453A}" type="presParOf" srcId="{4613AC2F-EB50-436D-AF8A-D3E959212D27}" destId="{77ECD229-4CEE-47E3-8C35-8C1D72AC5F70}" srcOrd="1" destOrd="0" presId="urn:microsoft.com/office/officeart/2005/8/layout/hierarchy5"/>
    <dgm:cxn modelId="{5A6FBB25-58AF-4D2D-9782-B357F942EE22}" type="presParOf" srcId="{77ECD229-4CEE-47E3-8C35-8C1D72AC5F70}" destId="{77098796-2892-46E3-92B3-67E8F3DD7EF7}" srcOrd="0" destOrd="0" presId="urn:microsoft.com/office/officeart/2005/8/layout/hierarchy5"/>
    <dgm:cxn modelId="{9312E3CA-7069-41D0-AD6C-87EEB66853ED}" type="presParOf" srcId="{77ECD229-4CEE-47E3-8C35-8C1D72AC5F70}" destId="{B9CE7BD1-3C62-4A9C-B5D4-1CC0DB712B69}" srcOrd="1" destOrd="0" presId="urn:microsoft.com/office/officeart/2005/8/layout/hierarchy5"/>
    <dgm:cxn modelId="{F03F61E6-602F-472C-97D1-2DF5F536E44D}" type="presParOf" srcId="{B9CE7BD1-3C62-4A9C-B5D4-1CC0DB712B69}" destId="{C9D5BB50-1163-43A4-9FD6-4E00C590CEE9}" srcOrd="0" destOrd="0" presId="urn:microsoft.com/office/officeart/2005/8/layout/hierarchy5"/>
    <dgm:cxn modelId="{D1DAA175-C4BF-4267-9730-99DE30DF62C8}" type="presParOf" srcId="{C9D5BB50-1163-43A4-9FD6-4E00C590CEE9}" destId="{B4B8757F-81D6-4059-90E2-92CEFCAD2D9A}" srcOrd="0" destOrd="0" presId="urn:microsoft.com/office/officeart/2005/8/layout/hierarchy5"/>
    <dgm:cxn modelId="{A967017E-8559-48E6-9791-1A576D5E02AA}" type="presParOf" srcId="{B9CE7BD1-3C62-4A9C-B5D4-1CC0DB712B69}" destId="{33E46F28-EB6A-4D4D-85C7-B57E9D7A6B3D}" srcOrd="1" destOrd="0" presId="urn:microsoft.com/office/officeart/2005/8/layout/hierarchy5"/>
    <dgm:cxn modelId="{2599E2D0-E640-492D-B645-7F8BD7BBFE53}" type="presParOf" srcId="{33E46F28-EB6A-4D4D-85C7-B57E9D7A6B3D}" destId="{33FE5840-2353-486E-8AEE-FF64EAAB76E8}" srcOrd="0" destOrd="0" presId="urn:microsoft.com/office/officeart/2005/8/layout/hierarchy5"/>
    <dgm:cxn modelId="{0E8A5180-0619-49C4-9469-37998A3220B0}" type="presParOf" srcId="{33E46F28-EB6A-4D4D-85C7-B57E9D7A6B3D}" destId="{BF47C4DE-AAB4-46FC-9CD8-7719C4E067BD}" srcOrd="1" destOrd="0" presId="urn:microsoft.com/office/officeart/2005/8/layout/hierarchy5"/>
    <dgm:cxn modelId="{1A1D815D-8215-4D71-AAEC-D7ADF274DA92}" type="presParOf" srcId="{18ABB42B-CAE2-44C9-A2CF-A239B4649321}" destId="{53175F49-4C44-42DD-AF8F-6969DF54A3B4}" srcOrd="2" destOrd="0" presId="urn:microsoft.com/office/officeart/2005/8/layout/hierarchy5"/>
    <dgm:cxn modelId="{26BE5575-26CF-478B-9E91-77A3A65FDE57}" type="presParOf" srcId="{53175F49-4C44-42DD-AF8F-6969DF54A3B4}" destId="{87579E46-FAAA-4C90-8B34-D6E229D4FC55}" srcOrd="0" destOrd="0" presId="urn:microsoft.com/office/officeart/2005/8/layout/hierarchy5"/>
    <dgm:cxn modelId="{F1CEBC80-1F7D-45F0-9B96-8A674E068F85}" type="presParOf" srcId="{18ABB42B-CAE2-44C9-A2CF-A239B4649321}" destId="{69EED54B-F4CF-433B-AD94-52499EE8EBE6}" srcOrd="3" destOrd="0" presId="urn:microsoft.com/office/officeart/2005/8/layout/hierarchy5"/>
    <dgm:cxn modelId="{E7C97DA9-EA13-4283-930F-649C363DB740}" type="presParOf" srcId="{69EED54B-F4CF-433B-AD94-52499EE8EBE6}" destId="{A4D24BDA-5975-42A1-91FF-B78FE1D9BF2F}" srcOrd="0" destOrd="0" presId="urn:microsoft.com/office/officeart/2005/8/layout/hierarchy5"/>
    <dgm:cxn modelId="{DEB241BE-AA38-4029-BA91-04647E765752}" type="presParOf" srcId="{69EED54B-F4CF-433B-AD94-52499EE8EBE6}" destId="{DE02B40E-0072-4676-9BCB-CE6DC56CBEBD}" srcOrd="1" destOrd="0" presId="urn:microsoft.com/office/officeart/2005/8/layout/hierarchy5"/>
    <dgm:cxn modelId="{D9CE2CDC-95B8-4B8A-8187-EBCF5C3F44F3}" type="presParOf" srcId="{F6B42218-68B5-4DF2-8706-238961D9CD41}" destId="{C00FBF59-F6E1-4B40-B669-4FD20C4186CA}" srcOrd="1" destOrd="0" presId="urn:microsoft.com/office/officeart/2005/8/layout/hierarchy5"/>
    <dgm:cxn modelId="{A5CD817B-C9D7-4C10-B7A5-E261425DD6BD}" type="presParOf" srcId="{C00FBF59-F6E1-4B40-B669-4FD20C4186CA}" destId="{E5FDF558-7672-4E38-97A2-3B7217EC5E41}" srcOrd="0" destOrd="0" presId="urn:microsoft.com/office/officeart/2005/8/layout/hierarchy5"/>
    <dgm:cxn modelId="{57D68D77-77EA-4186-B465-1996D56AF867}" type="presParOf" srcId="{E5FDF558-7672-4E38-97A2-3B7217EC5E41}" destId="{5568D492-FFB4-44AB-81A5-98A80CA1188A}" srcOrd="0" destOrd="0" presId="urn:microsoft.com/office/officeart/2005/8/layout/hierarchy5"/>
    <dgm:cxn modelId="{B80FFCED-FF73-4709-BC5B-A3C2939D24E1}" type="presParOf" srcId="{E5FDF558-7672-4E38-97A2-3B7217EC5E41}" destId="{968ADB10-2093-40A3-9DFB-F599CC94DF09}" srcOrd="1" destOrd="0" presId="urn:microsoft.com/office/officeart/2005/8/layout/hierarchy5"/>
    <dgm:cxn modelId="{4721FDBC-E2D5-4491-B92C-0F8A1B26DBC6}" type="presParOf" srcId="{C00FBF59-F6E1-4B40-B669-4FD20C4186CA}" destId="{A5B6CB37-B25D-4A0B-90BA-AE21BC25352B}" srcOrd="1" destOrd="0" presId="urn:microsoft.com/office/officeart/2005/8/layout/hierarchy5"/>
    <dgm:cxn modelId="{D0089A5B-EB56-4003-BC8E-0AA5BA41FF30}" type="presParOf" srcId="{A5B6CB37-B25D-4A0B-90BA-AE21BC25352B}" destId="{D96682DB-6ED7-40E6-A3A5-72F43181F823}" srcOrd="0" destOrd="0" presId="urn:microsoft.com/office/officeart/2005/8/layout/hierarchy5"/>
    <dgm:cxn modelId="{34F5275F-7E73-4CD8-840F-2F05D4C2F219}" type="presParOf" srcId="{C00FBF59-F6E1-4B40-B669-4FD20C4186CA}" destId="{E42C7BCB-D550-4E7A-9E62-52F8654E8DF2}" srcOrd="2" destOrd="0" presId="urn:microsoft.com/office/officeart/2005/8/layout/hierarchy5"/>
    <dgm:cxn modelId="{BA8309ED-8FAE-464B-888C-F30E449E50F0}" type="presParOf" srcId="{E42C7BCB-D550-4E7A-9E62-52F8654E8DF2}" destId="{7B6DABF1-1E98-4D14-8A2E-84F8198F164F}" srcOrd="0" destOrd="0" presId="urn:microsoft.com/office/officeart/2005/8/layout/hierarchy5"/>
    <dgm:cxn modelId="{D859DEB0-7477-402F-AB56-21112108BC71}" type="presParOf" srcId="{E42C7BCB-D550-4E7A-9E62-52F8654E8DF2}" destId="{3F453C14-2926-425F-BB70-986A7652511E}" srcOrd="1" destOrd="0" presId="urn:microsoft.com/office/officeart/2005/8/layout/hierarchy5"/>
    <dgm:cxn modelId="{DC03FD2D-1D62-4988-AEB9-B943F0B7A542}" type="presParOf" srcId="{C00FBF59-F6E1-4B40-B669-4FD20C4186CA}" destId="{E8895D71-AAD1-4625-8AA2-EF2E60B0B834}" srcOrd="3" destOrd="0" presId="urn:microsoft.com/office/officeart/2005/8/layout/hierarchy5"/>
    <dgm:cxn modelId="{5C07583C-2C70-4151-B7BF-8194981AA359}" type="presParOf" srcId="{E8895D71-AAD1-4625-8AA2-EF2E60B0B834}" destId="{B8B5F745-EA76-4F92-A1DB-AA8145E3E1C4}" srcOrd="0" destOrd="0" presId="urn:microsoft.com/office/officeart/2005/8/layout/hierarchy5"/>
    <dgm:cxn modelId="{865412DD-FA59-4C3E-92DC-6AD906B5FAA7}" type="presParOf" srcId="{C00FBF59-F6E1-4B40-B669-4FD20C4186CA}" destId="{AAE0D414-C3EF-4616-B06D-23BCE02F7F19}" srcOrd="4" destOrd="0" presId="urn:microsoft.com/office/officeart/2005/8/layout/hierarchy5"/>
    <dgm:cxn modelId="{5FBDD4B3-2806-4456-87E7-6FB084D529DD}" type="presParOf" srcId="{AAE0D414-C3EF-4616-B06D-23BCE02F7F19}" destId="{0641EF3B-4D89-477A-A38E-73DC0BA28207}" srcOrd="0" destOrd="0" presId="urn:microsoft.com/office/officeart/2005/8/layout/hierarchy5"/>
    <dgm:cxn modelId="{7E7845A5-64D4-40F2-8FC4-FC6CAEBB5DDC}" type="presParOf" srcId="{AAE0D414-C3EF-4616-B06D-23BCE02F7F19}" destId="{1359AD9A-56B6-40FA-807E-19084BBB83E4}" srcOrd="1" destOrd="0" presId="urn:microsoft.com/office/officeart/2005/8/layout/hierarchy5"/>
    <dgm:cxn modelId="{1F8614F1-483B-4AA6-A822-79AB46665BEF}" type="presParOf" srcId="{C00FBF59-F6E1-4B40-B669-4FD20C4186CA}" destId="{D805F42A-886D-4A88-8C30-BD0648C34DCA}" srcOrd="5" destOrd="0" presId="urn:microsoft.com/office/officeart/2005/8/layout/hierarchy5"/>
    <dgm:cxn modelId="{9A1FDCA3-E137-4FF6-BB9E-A3AFE233AFE4}" type="presParOf" srcId="{D805F42A-886D-4A88-8C30-BD0648C34DCA}" destId="{4B463597-EC64-43FE-8B21-EF934834D37A}" srcOrd="0" destOrd="0" presId="urn:microsoft.com/office/officeart/2005/8/layout/hierarchy5"/>
    <dgm:cxn modelId="{9131794D-4096-4084-8CF6-F651B49E3FF2}" type="presParOf" srcId="{C00FBF59-F6E1-4B40-B669-4FD20C4186CA}" destId="{9539C172-B6CD-4610-BEFC-D75464795F31}" srcOrd="6" destOrd="0" presId="urn:microsoft.com/office/officeart/2005/8/layout/hierarchy5"/>
    <dgm:cxn modelId="{D53193C5-3323-471B-816E-25B2D9A8DA40}" type="presParOf" srcId="{9539C172-B6CD-4610-BEFC-D75464795F31}" destId="{97CDE634-F15D-40AB-ABCE-026A27EA5834}" srcOrd="0" destOrd="0" presId="urn:microsoft.com/office/officeart/2005/8/layout/hierarchy5"/>
    <dgm:cxn modelId="{2492C12F-C602-49FC-A514-E95EB1893AEA}" type="presParOf" srcId="{9539C172-B6CD-4610-BEFC-D75464795F31}" destId="{C8FD337F-6285-4521-846E-E37156370ED8}" srcOrd="1" destOrd="0" presId="urn:microsoft.com/office/officeart/2005/8/layout/hierarchy5"/>
    <dgm:cxn modelId="{FFC300C7-1E12-48B5-912D-61D953DEF370}" type="presParOf" srcId="{C00FBF59-F6E1-4B40-B669-4FD20C4186CA}" destId="{ECE1BAD9-5292-441D-8C5D-5078B462D73F}" srcOrd="7" destOrd="0" presId="urn:microsoft.com/office/officeart/2005/8/layout/hierarchy5"/>
    <dgm:cxn modelId="{3B79BCF1-F9CE-4997-910F-020DB38DCB42}" type="presParOf" srcId="{ECE1BAD9-5292-441D-8C5D-5078B462D73F}" destId="{33DF61F9-16A8-457E-87C9-E4EE60BC91D9}" srcOrd="0" destOrd="0" presId="urn:microsoft.com/office/officeart/2005/8/layout/hierarchy5"/>
    <dgm:cxn modelId="{74D7D48F-4A7E-402F-A49C-7D790B59DF02}" type="presParOf" srcId="{C00FBF59-F6E1-4B40-B669-4FD20C4186CA}" destId="{A22E8358-7BFC-4B87-B695-8E5999379815}" srcOrd="8" destOrd="0" presId="urn:microsoft.com/office/officeart/2005/8/layout/hierarchy5"/>
    <dgm:cxn modelId="{B850F194-FDB2-48EF-ABCE-E013E6C07F8E}" type="presParOf" srcId="{A22E8358-7BFC-4B87-B695-8E5999379815}" destId="{41FE6BC2-0F65-457D-B0AC-2FCA994F2BA4}" srcOrd="0" destOrd="0" presId="urn:microsoft.com/office/officeart/2005/8/layout/hierarchy5"/>
    <dgm:cxn modelId="{57C332CE-A0D6-43FD-9105-68FE23EDC5A3}"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custT="1"/>
      <dgm:spPr/>
      <dgm:t>
        <a:bodyPr/>
        <a:lstStyle/>
        <a:p>
          <a:r>
            <a:rPr lang="en-US" sz="1600"/>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custT="1"/>
      <dgm:spPr/>
      <dgm:t>
        <a:bodyPr/>
        <a:lstStyle/>
        <a:p>
          <a:r>
            <a:rPr lang="en-US" sz="1600"/>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custT="1"/>
      <dgm:spPr/>
      <dgm:t>
        <a:bodyPr/>
        <a:lstStyle/>
        <a:p>
          <a:r>
            <a:rPr lang="en-US" sz="1600"/>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custT="1"/>
      <dgm:spPr/>
      <dgm:t>
        <a:bodyPr/>
        <a:lstStyle/>
        <a:p>
          <a:r>
            <a:rPr lang="en-US" sz="1600"/>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custT="1"/>
      <dgm:spPr/>
      <dgm:t>
        <a:bodyPr/>
        <a:lstStyle/>
        <a:p>
          <a:r>
            <a:rPr lang="en-US" sz="1600"/>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8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custT="1"/>
      <dgm:spPr/>
      <dgm:t>
        <a:bodyPr/>
        <a:lstStyle/>
        <a:p>
          <a:r>
            <a:rPr lang="en-US" sz="800"/>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custT="1"/>
      <dgm:spPr/>
      <dgm:t>
        <a:bodyPr/>
        <a:lstStyle/>
        <a:p>
          <a:r>
            <a:rPr lang="en-US" sz="800"/>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custT="1"/>
      <dgm:spPr/>
      <dgm:t>
        <a:bodyPr/>
        <a:lstStyle/>
        <a:p>
          <a:r>
            <a:rPr lang="en-US" sz="800"/>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custT="1"/>
      <dgm:spPr/>
      <dgm:t>
        <a:bodyPr/>
        <a:lstStyle/>
        <a:p>
          <a:r>
            <a:rPr lang="en-US" sz="800"/>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custT="1"/>
      <dgm:spPr/>
      <dgm:t>
        <a:bodyPr/>
        <a:lstStyle/>
        <a:p>
          <a:r>
            <a:rPr lang="en-US" sz="800"/>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custT="1"/>
      <dgm:spPr/>
      <dgm:t>
        <a:bodyPr/>
        <a:lstStyle/>
        <a:p>
          <a:r>
            <a:rPr lang="en-US" sz="800"/>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custT="1"/>
      <dgm:spPr/>
      <dgm:t>
        <a:bodyPr/>
        <a:lstStyle/>
        <a:p>
          <a:r>
            <a:rPr lang="en-US" sz="800"/>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custT="1"/>
      <dgm:spPr/>
      <dgm:t>
        <a:bodyPr/>
        <a:lstStyle/>
        <a:p>
          <a:r>
            <a:rPr lang="en-US" sz="800"/>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3A3916B0-C055-47C0-88CC-688EF1C9FBD7}">
      <dgm:prSet custT="1"/>
      <dgm:spPr/>
      <dgm:t>
        <a:bodyPr/>
        <a:lstStyle/>
        <a:p>
          <a:r>
            <a:rPr lang="en-US" sz="800"/>
            <a:t>QualityOfSurveyCoverage</a:t>
          </a:r>
        </a:p>
      </dgm:t>
    </dgm:pt>
    <dgm:pt modelId="{FF4635C3-3A61-49D6-85A5-4DDB0B3B171F}" type="parTrans" cxnId="{8D6A73B4-9F94-4B23-A1C9-659F7568A805}">
      <dgm:prSet/>
      <dgm:spPr/>
      <dgm:t>
        <a:bodyPr/>
        <a:lstStyle/>
        <a:p>
          <a:endParaRPr lang="en-US"/>
        </a:p>
      </dgm:t>
    </dgm:pt>
    <dgm:pt modelId="{2DBDA49D-CAAB-4195-A8C6-005F623CB735}" type="sibTrans" cxnId="{8D6A73B4-9F94-4B23-A1C9-659F7568A805}">
      <dgm:prSet/>
      <dgm:spPr/>
      <dgm:t>
        <a:bodyPr/>
        <a:lstStyle/>
        <a:p>
          <a:endParaRPr lang="en-US"/>
        </a:p>
      </dgm:t>
    </dgm:pt>
    <dgm:pt modelId="{1EE28EC1-4217-4587-B7DC-C3AEF45B46A2}">
      <dgm:prSet custT="1"/>
      <dgm:spPr/>
      <dgm:t>
        <a:bodyPr/>
        <a:lstStyle/>
        <a:p>
          <a:r>
            <a:rPr lang="en-US" sz="800"/>
            <a:t>QualityOfSurveyCoverage.01</a:t>
          </a:r>
        </a:p>
      </dgm:t>
    </dgm:pt>
    <dgm:pt modelId="{11B5D774-24BF-4263-AFE3-02F1AB36831D}" type="parTrans" cxnId="{8790C526-44CD-407C-A91E-0DC4BC281EF2}">
      <dgm:prSet/>
      <dgm:spPr/>
      <dgm:t>
        <a:bodyPr/>
        <a:lstStyle/>
        <a:p>
          <a:endParaRPr lang="en-US"/>
        </a:p>
      </dgm:t>
    </dgm:pt>
    <dgm:pt modelId="{EC9CC390-EA06-4E04-9648-5D52BF7F1E5C}" type="sibTrans" cxnId="{8790C526-44CD-407C-A91E-0DC4BC281EF2}">
      <dgm:prSet/>
      <dgm:spPr/>
      <dgm:t>
        <a:bodyPr/>
        <a:lstStyle/>
        <a:p>
          <a:endParaRPr lang="en-US"/>
        </a:p>
      </dgm:t>
    </dgm:pt>
    <dgm:pt modelId="{3766F6A3-F591-4F02-AAEA-A5BCCECAF71A}">
      <dgm:prSet custT="1"/>
      <dgm:spPr/>
      <dgm:t>
        <a:bodyPr/>
        <a:lstStyle/>
        <a:p>
          <a:r>
            <a:rPr lang="en-US" sz="800"/>
            <a:t>Group_001</a:t>
          </a:r>
        </a:p>
      </dgm:t>
    </dgm:pt>
    <dgm:pt modelId="{A4794073-46CE-4620-9D51-3149B7ED1A27}" type="parTrans" cxnId="{05718E70-F770-42BC-8122-98CE0462B093}">
      <dgm:prSet/>
      <dgm:spPr/>
      <dgm:t>
        <a:bodyPr/>
        <a:lstStyle/>
        <a:p>
          <a:endParaRPr lang="en-US"/>
        </a:p>
      </dgm:t>
    </dgm:pt>
    <dgm:pt modelId="{9C0C0A01-4C16-4B65-AF1B-A0A5150B1018}" type="sibTrans" cxnId="{05718E70-F770-42BC-8122-98CE0462B093}">
      <dgm:prSet/>
      <dgm:spPr/>
      <dgm:t>
        <a:bodyPr/>
        <a:lstStyle/>
        <a:p>
          <a:endParaRPr lang="en-US"/>
        </a:p>
      </dgm:t>
    </dgm:pt>
    <dgm:pt modelId="{4ABF969E-E464-4573-925F-EB842D44A815}">
      <dgm:prSet custT="1"/>
      <dgm:spPr/>
      <dgm:t>
        <a:bodyPr/>
        <a:lstStyle/>
        <a:p>
          <a:r>
            <a:rPr lang="en-US" sz="800"/>
            <a:t>values</a:t>
          </a:r>
        </a:p>
      </dgm:t>
    </dgm:pt>
    <dgm:pt modelId="{57EE3617-5EF4-4BEA-AD12-E9B0816F1498}" type="parTrans" cxnId="{C6E6654E-39FC-417F-86D2-2D6C15F6DB10}">
      <dgm:prSet/>
      <dgm:spPr/>
      <dgm:t>
        <a:bodyPr/>
        <a:lstStyle/>
        <a:p>
          <a:endParaRPr lang="en-US"/>
        </a:p>
      </dgm:t>
    </dgm:pt>
    <dgm:pt modelId="{30754A60-B7D6-4210-894E-DDD4FD0A62AA}" type="sibTrans" cxnId="{C6E6654E-39FC-417F-86D2-2D6C15F6DB10}">
      <dgm:prSet/>
      <dgm:spPr/>
      <dgm:t>
        <a:bodyPr/>
        <a:lstStyle/>
        <a:p>
          <a:endParaRPr lang="en-US"/>
        </a:p>
      </dgm:t>
    </dgm:pt>
    <dgm:pt modelId="{3592F6C5-4364-4706-99B2-0C2D4C731944}">
      <dgm:prSet custT="1"/>
      <dgm:spPr/>
      <dgm:t>
        <a:bodyPr/>
        <a:lstStyle/>
        <a:p>
          <a:r>
            <a:rPr lang="en-US" sz="800"/>
            <a:t>featureAttributeTable</a:t>
          </a:r>
        </a:p>
      </dgm:t>
    </dgm:pt>
    <dgm:pt modelId="{414BCDFA-ADE8-451F-8073-37A0BB48729C}" type="parTrans" cxnId="{377C6CBA-190C-4228-B0DB-2266A3A3F58B}">
      <dgm:prSet/>
      <dgm:spPr/>
      <dgm:t>
        <a:bodyPr/>
        <a:lstStyle/>
        <a:p>
          <a:endParaRPr lang="en-US"/>
        </a:p>
      </dgm:t>
    </dgm:pt>
    <dgm:pt modelId="{8D591C8E-045E-4D7A-91A1-318B1826C053}" type="sibTrans" cxnId="{377C6CBA-190C-4228-B0DB-2266A3A3F58B}">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86" custLinFactNeighborY="-45145">
        <dgm:presLayoutVars>
          <dgm:chPref val="3"/>
        </dgm:presLayoutVars>
      </dgm:prSet>
      <dgm:spPr/>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3"/>
      <dgm:spPr/>
    </dgm:pt>
    <dgm:pt modelId="{9BD59AD7-C3D9-439B-B443-42BE3A22DEF3}" type="pres">
      <dgm:prSet presAssocID="{84F8FB39-56AA-4475-B974-83B5518D5F9A}" presName="connTx" presStyleLbl="parChTrans1D2" presStyleIdx="0" presStyleCnt="3"/>
      <dgm:spPr/>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3" custScaleX="164199" custLinFactNeighborX="4193" custLinFactNeighborY="-60895"/>
      <dgm:spPr/>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6"/>
      <dgm:spPr/>
    </dgm:pt>
    <dgm:pt modelId="{B5A7E1F6-8BD2-4B9A-8B8C-F8D0F6D8B44A}" type="pres">
      <dgm:prSet presAssocID="{E204260A-EA64-4A2B-B8A1-FF80BC7AC879}" presName="connTx" presStyleLbl="parChTrans1D3" presStyleIdx="0" presStyleCnt="6"/>
      <dgm:spPr/>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6" custScaleX="184758" custLinFactNeighborX="19643" custLinFactNeighborY="-80067"/>
      <dgm:spPr/>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6"/>
      <dgm:spPr/>
    </dgm:pt>
    <dgm:pt modelId="{CEF314A9-D9C0-433D-825E-C91FC3547527}" type="pres">
      <dgm:prSet presAssocID="{049D1776-B015-4131-93B9-698A48DAAC5F}" presName="connTx" presStyleLbl="parChTrans1D3" presStyleIdx="1" presStyleCnt="6"/>
      <dgm:spPr/>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6" custScaleX="182136" custLinFactNeighborX="19354" custLinFactNeighborY="-59079"/>
      <dgm:spPr/>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3"/>
      <dgm:spPr/>
    </dgm:pt>
    <dgm:pt modelId="{6B0C4C93-3B15-4A9D-B67E-28DC90D3F215}" type="pres">
      <dgm:prSet presAssocID="{1FBD5BFC-C0A4-454B-A091-222E3A62D185}" presName="connTx" presStyleLbl="parChTrans1D2" presStyleIdx="1" presStyleCnt="3"/>
      <dgm:spPr/>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3" custScaleX="166360" custLinFactNeighborX="1835" custLinFactNeighborY="-17656"/>
      <dgm:spPr/>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6"/>
      <dgm:spPr/>
    </dgm:pt>
    <dgm:pt modelId="{4E5239C7-3577-4343-B153-F731727BF0D5}" type="pres">
      <dgm:prSet presAssocID="{D3AFE0D6-D8C8-4AFA-BEC9-39C667B79E40}" presName="connTx" presStyleLbl="parChTrans1D3" presStyleIdx="2" presStyleCnt="6"/>
      <dgm:spPr/>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6" custScaleX="182684" custLinFactNeighborX="17093" custLinFactNeighborY="-42057"/>
      <dgm:spPr/>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4"/>
      <dgm:spPr/>
    </dgm:pt>
    <dgm:pt modelId="{60032F29-21E2-4886-9345-F94F5306251C}" type="pres">
      <dgm:prSet presAssocID="{8611BC11-6788-407F-9471-9290356D34E2}" presName="connTx" presStyleLbl="parChTrans1D4" presStyleIdx="0" presStyleCnt="4"/>
      <dgm:spPr/>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4" custLinFactNeighborX="19547" custLinFactNeighborY="-44257"/>
      <dgm:spPr/>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4"/>
      <dgm:spPr/>
    </dgm:pt>
    <dgm:pt modelId="{B4B8757F-81D6-4059-90E2-92CEFCAD2D9A}" type="pres">
      <dgm:prSet presAssocID="{AF788C98-7568-4A70-BBDF-609D66831593}" presName="connTx" presStyleLbl="parChTrans1D4" presStyleIdx="1" presStyleCnt="4"/>
      <dgm:spPr/>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4" custLinFactNeighborX="11034" custLinFactNeighborY="-45903"/>
      <dgm:spPr/>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6"/>
      <dgm:spPr/>
    </dgm:pt>
    <dgm:pt modelId="{87579E46-FAAA-4C90-8B34-D6E229D4FC55}" type="pres">
      <dgm:prSet presAssocID="{794B1D4D-3496-4A8F-A1CA-673D4D760A57}" presName="connTx" presStyleLbl="parChTrans1D3" presStyleIdx="3" presStyleCnt="6"/>
      <dgm:spPr/>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6" custScaleX="179045" custLinFactNeighborX="17191" custLinFactNeighborY="-9194"/>
      <dgm:spPr/>
    </dgm:pt>
    <dgm:pt modelId="{DE02B40E-0072-4676-9BCB-CE6DC56CBEBD}" type="pres">
      <dgm:prSet presAssocID="{E60295AA-A4F9-43D2-97FF-4C62B884DDC4}" presName="hierChild3" presStyleCnt="0"/>
      <dgm:spPr/>
    </dgm:pt>
    <dgm:pt modelId="{29DDD5B2-888A-4EA6-852A-00C3487A1350}" type="pres">
      <dgm:prSet presAssocID="{FF4635C3-3A61-49D6-85A5-4DDB0B3B171F}" presName="Name25" presStyleLbl="parChTrans1D2" presStyleIdx="2" presStyleCnt="3"/>
      <dgm:spPr/>
    </dgm:pt>
    <dgm:pt modelId="{8B68F00B-3CF7-4213-B30E-1B542842068C}" type="pres">
      <dgm:prSet presAssocID="{FF4635C3-3A61-49D6-85A5-4DDB0B3B171F}" presName="connTx" presStyleLbl="parChTrans1D2" presStyleIdx="2" presStyleCnt="3"/>
      <dgm:spPr/>
    </dgm:pt>
    <dgm:pt modelId="{5E453DE1-8534-4376-8AF3-5181ACC2C774}" type="pres">
      <dgm:prSet presAssocID="{3A3916B0-C055-47C0-88CC-688EF1C9FBD7}" presName="Name30" presStyleCnt="0"/>
      <dgm:spPr/>
    </dgm:pt>
    <dgm:pt modelId="{908CB227-A8DE-4395-AFFA-8F5AC28944F8}" type="pres">
      <dgm:prSet presAssocID="{3A3916B0-C055-47C0-88CC-688EF1C9FBD7}" presName="level2Shape" presStyleLbl="node2" presStyleIdx="2" presStyleCnt="3" custScaleX="168236" custLinFactNeighborX="2161"/>
      <dgm:spPr/>
    </dgm:pt>
    <dgm:pt modelId="{B14DC6DC-CAE5-4A75-B76F-19FBC6D1CE98}" type="pres">
      <dgm:prSet presAssocID="{3A3916B0-C055-47C0-88CC-688EF1C9FBD7}" presName="hierChild3" presStyleCnt="0"/>
      <dgm:spPr/>
    </dgm:pt>
    <dgm:pt modelId="{2B9A3F37-A576-41A7-99C2-B257964DA41C}" type="pres">
      <dgm:prSet presAssocID="{11B5D774-24BF-4263-AFE3-02F1AB36831D}" presName="Name25" presStyleLbl="parChTrans1D3" presStyleIdx="4" presStyleCnt="6"/>
      <dgm:spPr/>
    </dgm:pt>
    <dgm:pt modelId="{FB971AE6-7EF9-43E8-9AA8-3793A2839699}" type="pres">
      <dgm:prSet presAssocID="{11B5D774-24BF-4263-AFE3-02F1AB36831D}" presName="connTx" presStyleLbl="parChTrans1D3" presStyleIdx="4" presStyleCnt="6"/>
      <dgm:spPr/>
    </dgm:pt>
    <dgm:pt modelId="{72491BFA-D63B-4871-9AE6-A7774EBA65AA}" type="pres">
      <dgm:prSet presAssocID="{1EE28EC1-4217-4587-B7DC-C3AEF45B46A2}" presName="Name30" presStyleCnt="0"/>
      <dgm:spPr/>
    </dgm:pt>
    <dgm:pt modelId="{F310F08A-EC11-47F1-ADF9-BB367E72AC75}" type="pres">
      <dgm:prSet presAssocID="{1EE28EC1-4217-4587-B7DC-C3AEF45B46A2}" presName="level2Shape" presStyleLbl="node3" presStyleIdx="4" presStyleCnt="6" custScaleX="180467" custLinFactNeighborX="15141" custLinFactNeighborY="-2161"/>
      <dgm:spPr/>
    </dgm:pt>
    <dgm:pt modelId="{C51FAA60-B465-4446-A76E-48213640EC1B}" type="pres">
      <dgm:prSet presAssocID="{1EE28EC1-4217-4587-B7DC-C3AEF45B46A2}" presName="hierChild3" presStyleCnt="0"/>
      <dgm:spPr/>
    </dgm:pt>
    <dgm:pt modelId="{53A5D5E1-9F4F-4853-BF15-34EA2A1E7293}" type="pres">
      <dgm:prSet presAssocID="{A4794073-46CE-4620-9D51-3149B7ED1A27}" presName="Name25" presStyleLbl="parChTrans1D4" presStyleIdx="2" presStyleCnt="4"/>
      <dgm:spPr/>
    </dgm:pt>
    <dgm:pt modelId="{587C94A9-CC7A-41F9-B02E-D59DCDEDE4E8}" type="pres">
      <dgm:prSet presAssocID="{A4794073-46CE-4620-9D51-3149B7ED1A27}" presName="connTx" presStyleLbl="parChTrans1D4" presStyleIdx="2" presStyleCnt="4"/>
      <dgm:spPr/>
    </dgm:pt>
    <dgm:pt modelId="{B2DD5F41-E842-497F-A00E-9A21539E0C03}" type="pres">
      <dgm:prSet presAssocID="{3766F6A3-F591-4F02-AAEA-A5BCCECAF71A}" presName="Name30" presStyleCnt="0"/>
      <dgm:spPr/>
    </dgm:pt>
    <dgm:pt modelId="{95D2C402-362E-4ACF-8F99-B0393D3954E7}" type="pres">
      <dgm:prSet presAssocID="{3766F6A3-F591-4F02-AAEA-A5BCCECAF71A}" presName="level2Shape" presStyleLbl="node4" presStyleIdx="2" presStyleCnt="4" custLinFactNeighborX="19475" custLinFactNeighborY="-4322"/>
      <dgm:spPr/>
    </dgm:pt>
    <dgm:pt modelId="{068BC522-E876-48C3-9B14-D9AB9210C482}" type="pres">
      <dgm:prSet presAssocID="{3766F6A3-F591-4F02-AAEA-A5BCCECAF71A}" presName="hierChild3" presStyleCnt="0"/>
      <dgm:spPr/>
    </dgm:pt>
    <dgm:pt modelId="{7D012B99-9162-43F8-8531-89836AFEF04F}" type="pres">
      <dgm:prSet presAssocID="{57EE3617-5EF4-4BEA-AD12-E9B0816F1498}" presName="Name25" presStyleLbl="parChTrans1D4" presStyleIdx="3" presStyleCnt="4"/>
      <dgm:spPr/>
    </dgm:pt>
    <dgm:pt modelId="{48509314-BC3D-4937-BAFE-3AFE0D873F1A}" type="pres">
      <dgm:prSet presAssocID="{57EE3617-5EF4-4BEA-AD12-E9B0816F1498}" presName="connTx" presStyleLbl="parChTrans1D4" presStyleIdx="3" presStyleCnt="4"/>
      <dgm:spPr/>
    </dgm:pt>
    <dgm:pt modelId="{23E1BE25-0E7F-49B3-84EC-2E11AE85B7AF}" type="pres">
      <dgm:prSet presAssocID="{4ABF969E-E464-4573-925F-EB842D44A815}" presName="Name30" presStyleCnt="0"/>
      <dgm:spPr/>
    </dgm:pt>
    <dgm:pt modelId="{A24FF5C2-8D1F-4008-9C23-605250215E77}" type="pres">
      <dgm:prSet presAssocID="{4ABF969E-E464-4573-925F-EB842D44A815}" presName="level2Shape" presStyleLbl="node4" presStyleIdx="3" presStyleCnt="4" custLinFactNeighborX="12138" custLinFactNeighborY="-6485"/>
      <dgm:spPr/>
    </dgm:pt>
    <dgm:pt modelId="{A8BD446D-4C37-466A-B339-FC73E0E896BC}" type="pres">
      <dgm:prSet presAssocID="{4ABF969E-E464-4573-925F-EB842D44A815}" presName="hierChild3" presStyleCnt="0"/>
      <dgm:spPr/>
    </dgm:pt>
    <dgm:pt modelId="{06EE1FB7-7A86-41F3-BA65-F062DADB5370}" type="pres">
      <dgm:prSet presAssocID="{414BCDFA-ADE8-451F-8073-37A0BB48729C}" presName="Name25" presStyleLbl="parChTrans1D3" presStyleIdx="5" presStyleCnt="6"/>
      <dgm:spPr/>
    </dgm:pt>
    <dgm:pt modelId="{5ED01583-E255-4C9A-8A8D-4BA6CD520ADA}" type="pres">
      <dgm:prSet presAssocID="{414BCDFA-ADE8-451F-8073-37A0BB48729C}" presName="connTx" presStyleLbl="parChTrans1D3" presStyleIdx="5" presStyleCnt="6"/>
      <dgm:spPr/>
    </dgm:pt>
    <dgm:pt modelId="{FA2248D7-2385-45AB-A62D-2E0AC85C1753}" type="pres">
      <dgm:prSet presAssocID="{3592F6C5-4364-4706-99B2-0C2D4C731944}" presName="Name30" presStyleCnt="0"/>
      <dgm:spPr/>
    </dgm:pt>
    <dgm:pt modelId="{9D439C53-907E-424A-80A8-374D8509DFF1}" type="pres">
      <dgm:prSet presAssocID="{3592F6C5-4364-4706-99B2-0C2D4C731944}" presName="level2Shape" presStyleLbl="node3" presStyleIdx="5" presStyleCnt="6" custScaleX="176241" custLinFactNeighborX="14061" custLinFactNeighborY="-6484"/>
      <dgm:spPr/>
    </dgm:pt>
    <dgm:pt modelId="{625B3C92-7D9D-4FAC-9DC8-7D750E97DB17}" type="pres">
      <dgm:prSet presAssocID="{3592F6C5-4364-4706-99B2-0C2D4C73194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custLinFactNeighborX="-47753"/>
      <dgm:spPr/>
    </dgm:pt>
    <dgm:pt modelId="{968ADB10-2093-40A3-9DFB-F599CC94DF09}" type="pres">
      <dgm:prSet presAssocID="{5D83CA7A-FAA3-44AC-B2E6-1C1E7240C3D7}" presName="bgRectTx" presStyleLbl="bgShp" presStyleIdx="0" presStyleCnt="5">
        <dgm:presLayoutVars>
          <dgm:bulletEnabled val="1"/>
        </dgm:presLayoutVars>
      </dgm:prSet>
      <dgm:spPr/>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custScaleX="155041" custLinFactNeighborX="-1"/>
      <dgm:spPr/>
    </dgm:pt>
    <dgm:pt modelId="{3F453C14-2926-425F-BB70-986A7652511E}" type="pres">
      <dgm:prSet presAssocID="{7150135A-EC34-4E92-9B02-1BA8795C803A}" presName="bgRectTx" presStyleLbl="bgShp" presStyleIdx="1" presStyleCnt="5">
        <dgm:presLayoutVars>
          <dgm:bulletEnabled val="1"/>
        </dgm:presLayoutVars>
      </dgm:prSet>
      <dgm:spPr/>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custScaleX="172201" custLinFactNeighborX="8119"/>
      <dgm:spPr/>
    </dgm:pt>
    <dgm:pt modelId="{1359AD9A-56B6-40FA-807E-19084BBB83E4}" type="pres">
      <dgm:prSet presAssocID="{44C59FD9-D354-4FAC-9204-090001335F81}" presName="bgRectTx" presStyleLbl="bgShp" presStyleIdx="2" presStyleCnt="5">
        <dgm:presLayoutVars>
          <dgm:bulletEnabled val="1"/>
        </dgm:presLayoutVars>
      </dgm:prSet>
      <dgm:spPr/>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custLinFactNeighborX="9028"/>
      <dgm:spPr/>
    </dgm:pt>
    <dgm:pt modelId="{C8FD337F-6285-4521-846E-E37156370ED8}" type="pres">
      <dgm:prSet presAssocID="{81FF2D0C-F179-4DB3-B0F7-0362050B0F1E}" presName="bgRectTx" presStyleLbl="bgShp" presStyleIdx="3" presStyleCnt="5">
        <dgm:presLayoutVars>
          <dgm:bulletEnabled val="1"/>
        </dgm:presLayoutVars>
      </dgm:prSet>
      <dgm:spPr/>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custLinFactNeighborX="18791"/>
      <dgm:spPr/>
    </dgm:pt>
    <dgm:pt modelId="{28882F2F-07CF-45DD-8059-F16666E1F58C}" type="pres">
      <dgm:prSet presAssocID="{42AAB537-7472-4637-9269-28CD759F9BA7}" presName="bgRectTx" presStyleLbl="bgShp" presStyleIdx="4" presStyleCnt="5">
        <dgm:presLayoutVars>
          <dgm:bulletEnabled val="1"/>
        </dgm:presLayoutVars>
      </dgm:prSet>
      <dgm:spPr/>
    </dgm:pt>
  </dgm:ptLst>
  <dgm:cxnLst>
    <dgm:cxn modelId="{036EE401-EF6B-4DB6-875F-A753A84AB1FD}" srcId="{AF26AE93-DBB7-4992-9DAA-388302DE3B67}" destId="{5D83CA7A-FAA3-44AC-B2E6-1C1E7240C3D7}" srcOrd="1" destOrd="0" parTransId="{1AA365A3-35AC-4EBD-B040-C1C99DC07A88}" sibTransId="{6BF80BD7-9808-440E-9BEC-5BC7ED6DBA58}"/>
    <dgm:cxn modelId="{93976604-89EE-4D56-AE0E-0D68E3C5DA3B}" type="presOf" srcId="{84F8FB39-56AA-4475-B974-83B5518D5F9A}" destId="{9BD59AD7-C3D9-439B-B443-42BE3A22DEF3}" srcOrd="1" destOrd="0" presId="urn:microsoft.com/office/officeart/2005/8/layout/hierarchy5"/>
    <dgm:cxn modelId="{82519B0C-7AD6-4426-8E23-CFFA89118AB8}" type="presOf" srcId="{A4794073-46CE-4620-9D51-3149B7ED1A27}" destId="{53A5D5E1-9F4F-4853-BF15-34EA2A1E7293}" srcOrd="0" destOrd="0" presId="urn:microsoft.com/office/officeart/2005/8/layout/hierarchy5"/>
    <dgm:cxn modelId="{A44CB20C-A201-4363-BEE0-E7AB82FD3D9D}" type="presOf" srcId="{3592F6C5-4364-4706-99B2-0C2D4C731944}" destId="{9D439C53-907E-424A-80A8-374D8509DFF1}" srcOrd="0" destOrd="0" presId="urn:microsoft.com/office/officeart/2005/8/layout/hierarchy5"/>
    <dgm:cxn modelId="{E31DA110-9341-4350-B350-03018088A730}" type="presOf" srcId="{3766F6A3-F591-4F02-AAEA-A5BCCECAF71A}" destId="{95D2C402-362E-4ACF-8F99-B0393D3954E7}" srcOrd="0" destOrd="0" presId="urn:microsoft.com/office/officeart/2005/8/layout/hierarchy5"/>
    <dgm:cxn modelId="{D746E612-5F42-4D4D-8F4B-B77F198DB8E1}" type="presOf" srcId="{C9A5F8DC-014F-4BBA-AF34-4C445DA44E7E}" destId="{845D82F7-1FD3-4FA8-A872-A15817298FFB}" srcOrd="0" destOrd="0" presId="urn:microsoft.com/office/officeart/2005/8/layout/hierarchy5"/>
    <dgm:cxn modelId="{6CA0D115-52A5-4384-8D17-66B5B16A6B3C}" type="presOf" srcId="{7150135A-EC34-4E92-9B02-1BA8795C803A}" destId="{7B6DABF1-1E98-4D14-8A2E-84F8198F164F}" srcOrd="0" destOrd="0" presId="urn:microsoft.com/office/officeart/2005/8/layout/hierarchy5"/>
    <dgm:cxn modelId="{C0D7DA16-7B09-452D-A200-4344F888906C}" type="presOf" srcId="{C9B09B5D-BBEF-4164-B930-260945926CC5}" destId="{6FBFE996-985A-4F82-9424-EEF74D1292C8}" srcOrd="0" destOrd="0" presId="urn:microsoft.com/office/officeart/2005/8/layout/hierarchy5"/>
    <dgm:cxn modelId="{A3FFAF1A-F660-4167-B50F-3A9C44FFF446}" type="presOf" srcId="{44C59FD9-D354-4FAC-9204-090001335F81}" destId="{1359AD9A-56B6-40FA-807E-19084BBB83E4}" srcOrd="1"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DB32291D-E2D1-43E4-8536-960AB2C4C446}" type="presOf" srcId="{42AAB537-7472-4637-9269-28CD759F9BA7}" destId="{28882F2F-07CF-45DD-8059-F16666E1F58C}" srcOrd="1" destOrd="0" presId="urn:microsoft.com/office/officeart/2005/8/layout/hierarchy5"/>
    <dgm:cxn modelId="{4A59B226-9256-48E4-99A5-F4CA45C930D6}" type="presOf" srcId="{E42BFE3C-5F61-4FE4-AB37-1B1B4C4C0DA8}" destId="{0AF486BB-926B-4351-BDF9-2ED17D74B6CD}" srcOrd="0" destOrd="0" presId="urn:microsoft.com/office/officeart/2005/8/layout/hierarchy5"/>
    <dgm:cxn modelId="{8790C526-44CD-407C-A91E-0DC4BC281EF2}" srcId="{3A3916B0-C055-47C0-88CC-688EF1C9FBD7}" destId="{1EE28EC1-4217-4587-B7DC-C3AEF45B46A2}" srcOrd="0" destOrd="0" parTransId="{11B5D774-24BF-4263-AFE3-02F1AB36831D}" sibTransId="{EC9CC390-EA06-4E04-9648-5D52BF7F1E5C}"/>
    <dgm:cxn modelId="{81528328-8F56-46E1-9A9E-CC0BC1DEEA6D}" srcId="{AF26AE93-DBB7-4992-9DAA-388302DE3B67}" destId="{7150135A-EC34-4E92-9B02-1BA8795C803A}" srcOrd="2" destOrd="0" parTransId="{09351D18-3C06-4A9B-84D8-ED4269048A71}" sibTransId="{5E8AAD0B-C1C8-454E-84AE-8BC5B3EF7F7A}"/>
    <dgm:cxn modelId="{A1150C2C-BD2B-4F71-BC96-49C608B1DAB2}" type="presOf" srcId="{D3AFE0D6-D8C8-4AFA-BEC9-39C667B79E40}" destId="{4E80FB45-BF2D-43A5-A781-8F30A9A783F7}" srcOrd="0" destOrd="0" presId="urn:microsoft.com/office/officeart/2005/8/layout/hierarchy5"/>
    <dgm:cxn modelId="{6D2E472C-596A-4A2E-88D4-11C824948256}" type="presOf" srcId="{414BCDFA-ADE8-451F-8073-37A0BB48729C}" destId="{5ED01583-E255-4C9A-8A8D-4BA6CD520ADA}" srcOrd="1" destOrd="0" presId="urn:microsoft.com/office/officeart/2005/8/layout/hierarchy5"/>
    <dgm:cxn modelId="{54A0882C-9BF0-4AFE-A9D3-272FF8202A17}" type="presOf" srcId="{049D1776-B015-4131-93B9-698A48DAAC5F}" destId="{CEF314A9-D9C0-433D-825E-C91FC3547527}" srcOrd="1" destOrd="0" presId="urn:microsoft.com/office/officeart/2005/8/layout/hierarchy5"/>
    <dgm:cxn modelId="{EDA6C92C-80D6-49A5-AFBB-33953171D70B}" srcId="{E42BFE3C-5F61-4FE4-AB37-1B1B4C4C0DA8}" destId="{2BF56881-DD8B-4016-85BC-36CE0DB2DC5A}" srcOrd="1" destOrd="0" parTransId="{1FBD5BFC-C0A4-454B-A091-222E3A62D185}" sibTransId="{97469B23-1A49-43D9-9986-8FD4343C5398}"/>
    <dgm:cxn modelId="{DA8CB734-10E0-4C58-ADF8-5B8F3D1D8E34}" type="presOf" srcId="{1EE28EC1-4217-4587-B7DC-C3AEF45B46A2}" destId="{F310F08A-EC11-47F1-ADF9-BB367E72AC75}" srcOrd="0" destOrd="0" presId="urn:microsoft.com/office/officeart/2005/8/layout/hierarchy5"/>
    <dgm:cxn modelId="{DAD92847-4EAA-49E0-9400-FD034DF7ED89}" type="presOf" srcId="{8611BC11-6788-407F-9471-9290356D34E2}" destId="{60032F29-21E2-4886-9345-F94F5306251C}" srcOrd="1" destOrd="0" presId="urn:microsoft.com/office/officeart/2005/8/layout/hierarchy5"/>
    <dgm:cxn modelId="{0BBBBC4C-BBFC-45A6-B561-AC9FCB9A0D8E}" type="presOf" srcId="{62FDCD42-72EB-49B5-9045-9F9EBB6F7288}" destId="{D2DEB6D7-D509-4EF6-9655-AC96574D9A06}" srcOrd="0"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C6E6654E-39FC-417F-86D2-2D6C15F6DB10}" srcId="{3766F6A3-F591-4F02-AAEA-A5BCCECAF71A}" destId="{4ABF969E-E464-4573-925F-EB842D44A815}" srcOrd="0" destOrd="0" parTransId="{57EE3617-5EF4-4BEA-AD12-E9B0816F1498}" sibTransId="{30754A60-B7D6-4210-894E-DDD4FD0A62AA}"/>
    <dgm:cxn modelId="{B97B5B52-C9CD-45CA-88DC-BF77EA2B442C}" type="presOf" srcId="{8611BC11-6788-407F-9471-9290356D34E2}" destId="{B178F4F4-AD2B-4DB5-8E8F-B361A28ED059}" srcOrd="0" destOrd="0" presId="urn:microsoft.com/office/officeart/2005/8/layout/hierarchy5"/>
    <dgm:cxn modelId="{CC43F552-C7B6-4EAD-B5C0-68FBAE429FCB}" srcId="{AF26AE93-DBB7-4992-9DAA-388302DE3B67}" destId="{81FF2D0C-F179-4DB3-B0F7-0362050B0F1E}" srcOrd="4" destOrd="0" parTransId="{955D48A5-D638-4975-A732-D9CB31C8A79C}" sibTransId="{C44D11CE-13D2-4CF4-9362-9AC05D5D53A2}"/>
    <dgm:cxn modelId="{6B773E53-5105-4B9F-BD90-66269EE5F81D}" srcId="{2BF56881-DD8B-4016-85BC-36CE0DB2DC5A}" destId="{C9A5F8DC-014F-4BBA-AF34-4C445DA44E7E}" srcOrd="0" destOrd="0" parTransId="{D3AFE0D6-D8C8-4AFA-BEC9-39C667B79E40}" sibTransId="{4F2D0C1E-A121-4A05-AD93-37C19D3EC189}"/>
    <dgm:cxn modelId="{4BDD6555-1D6D-445B-97C9-3C1353CDE1F9}" type="presOf" srcId="{E60295AA-A4F9-43D2-97FF-4C62B884DDC4}" destId="{A4D24BDA-5975-42A1-91FF-B78FE1D9BF2F}" srcOrd="0" destOrd="0" presId="urn:microsoft.com/office/officeart/2005/8/layout/hierarchy5"/>
    <dgm:cxn modelId="{A6259C56-384E-4283-AF82-546C71A21C5F}" srcId="{AF26AE93-DBB7-4992-9DAA-388302DE3B67}" destId="{42AAB537-7472-4637-9269-28CD759F9BA7}" srcOrd="5" destOrd="0" parTransId="{0BE3D5CC-A5AC-4CC4-AB8F-6087930EC37B}" sibTransId="{017B8A83-8BBD-47DD-B09D-68D69BAEC42F}"/>
    <dgm:cxn modelId="{2A88265F-C975-4F50-8C56-088A4EDC52FA}" type="presOf" srcId="{5D83CA7A-FAA3-44AC-B2E6-1C1E7240C3D7}" destId="{968ADB10-2093-40A3-9DFB-F599CC94DF09}" srcOrd="1" destOrd="0" presId="urn:microsoft.com/office/officeart/2005/8/layout/hierarchy5"/>
    <dgm:cxn modelId="{3FC1A760-DBD9-4100-AA51-C9C9259A901A}" type="presOf" srcId="{1FBD5BFC-C0A4-454B-A091-222E3A62D185}" destId="{6B0C4C93-3B15-4A9D-B67E-28DC90D3F215}" srcOrd="1" destOrd="0" presId="urn:microsoft.com/office/officeart/2005/8/layout/hierarchy5"/>
    <dgm:cxn modelId="{027EFD66-7BE7-479F-9DF1-37B861E2FD0E}" srcId="{C9A5F8DC-014F-4BBA-AF34-4C445DA44E7E}" destId="{5401536A-D9FD-4405-A90F-BC085B4D133B}" srcOrd="0" destOrd="0" parTransId="{8611BC11-6788-407F-9471-9290356D34E2}" sibTransId="{A62FAB39-45FE-477B-B4CD-03E2AD7DC406}"/>
    <dgm:cxn modelId="{A88F7D6D-C397-44B7-AC5A-51C5A5A81B5F}" type="presOf" srcId="{E204260A-EA64-4A2B-B8A1-FF80BC7AC879}" destId="{3E5E3891-E285-487C-B554-6E1CEB150B74}" srcOrd="0" destOrd="0" presId="urn:microsoft.com/office/officeart/2005/8/layout/hierarchy5"/>
    <dgm:cxn modelId="{05718E70-F770-42BC-8122-98CE0462B093}" srcId="{1EE28EC1-4217-4587-B7DC-C3AEF45B46A2}" destId="{3766F6A3-F591-4F02-AAEA-A5BCCECAF71A}" srcOrd="0" destOrd="0" parTransId="{A4794073-46CE-4620-9D51-3149B7ED1A27}" sibTransId="{9C0C0A01-4C16-4B65-AF1B-A0A5150B1018}"/>
    <dgm:cxn modelId="{BA4FE573-67D0-4F6E-A60F-D8EAAD16FCDF}" type="presOf" srcId="{84F8FB39-56AA-4475-B974-83B5518D5F9A}" destId="{0E761ACD-C16C-49D8-8FED-E70C82E155EB}" srcOrd="0" destOrd="0" presId="urn:microsoft.com/office/officeart/2005/8/layout/hierarchy5"/>
    <dgm:cxn modelId="{631E7179-7BAC-429A-A3BB-1563D94818E9}" type="presOf" srcId="{E204260A-EA64-4A2B-B8A1-FF80BC7AC879}" destId="{B5A7E1F6-8BD2-4B9A-8B8C-F8D0F6D8B44A}" srcOrd="1" destOrd="0" presId="urn:microsoft.com/office/officeart/2005/8/layout/hierarchy5"/>
    <dgm:cxn modelId="{876B7B7D-5C7A-4306-85DD-B4D5C55CA49A}" type="presOf" srcId="{57EE3617-5EF4-4BEA-AD12-E9B0816F1498}" destId="{48509314-BC3D-4937-BAFE-3AFE0D873F1A}" srcOrd="1" destOrd="0" presId="urn:microsoft.com/office/officeart/2005/8/layout/hierarchy5"/>
    <dgm:cxn modelId="{3C8B4784-9E85-409F-B535-39A34AEF276E}" type="presOf" srcId="{794B1D4D-3496-4A8F-A1CA-673D4D760A57}" destId="{87579E46-FAAA-4C90-8B34-D6E229D4FC55}" srcOrd="1" destOrd="0" presId="urn:microsoft.com/office/officeart/2005/8/layout/hierarchy5"/>
    <dgm:cxn modelId="{6B56DC84-5592-4C6D-B4F2-FA5BF28462D7}" type="presOf" srcId="{794B1D4D-3496-4A8F-A1CA-673D4D760A57}" destId="{53175F49-4C44-42DD-AF8F-6969DF54A3B4}" srcOrd="0" destOrd="0" presId="urn:microsoft.com/office/officeart/2005/8/layout/hierarchy5"/>
    <dgm:cxn modelId="{286C538B-10C3-439F-B625-EA829A29A3F0}" type="presOf" srcId="{B53621E7-9D3F-49A9-8D05-6463BD22B119}" destId="{33FE5840-2353-486E-8AEE-FF64EAAB76E8}" srcOrd="0" destOrd="0" presId="urn:microsoft.com/office/officeart/2005/8/layout/hierarchy5"/>
    <dgm:cxn modelId="{8F448E8C-B173-4F1A-BCA2-00EFAB93B49F}" srcId="{5401536A-D9FD-4405-A90F-BC085B4D133B}" destId="{B53621E7-9D3F-49A9-8D05-6463BD22B119}" srcOrd="0" destOrd="0" parTransId="{AF788C98-7568-4A70-BBDF-609D66831593}" sibTransId="{1013FAFA-E276-4930-A821-12AC8EC88276}"/>
    <dgm:cxn modelId="{6A6B6093-D9D0-40CE-A188-915D49E04D5B}" type="presOf" srcId="{4ABF969E-E464-4573-925F-EB842D44A815}" destId="{A24FF5C2-8D1F-4008-9C23-605250215E77}" srcOrd="0" destOrd="0" presId="urn:microsoft.com/office/officeart/2005/8/layout/hierarchy5"/>
    <dgm:cxn modelId="{5DEF9297-165D-4143-BCE2-64A03036F4CE}" type="presOf" srcId="{2BF56881-DD8B-4016-85BC-36CE0DB2DC5A}" destId="{E9A39B29-DC48-4D3B-80A1-966B0B5C502C}" srcOrd="0" destOrd="0" presId="urn:microsoft.com/office/officeart/2005/8/layout/hierarchy5"/>
    <dgm:cxn modelId="{4500CE98-62C8-4AD5-A977-DA86B3676F46}" type="presOf" srcId="{57EE3617-5EF4-4BEA-AD12-E9B0816F1498}" destId="{7D012B99-9162-43F8-8531-89836AFEF04F}" srcOrd="0" destOrd="0" presId="urn:microsoft.com/office/officeart/2005/8/layout/hierarchy5"/>
    <dgm:cxn modelId="{3F51049A-C082-4FC9-B0D8-EFB0B19141B8}" type="presOf" srcId="{A4794073-46CE-4620-9D51-3149B7ED1A27}" destId="{587C94A9-CC7A-41F9-B02E-D59DCDEDE4E8}" srcOrd="1" destOrd="0" presId="urn:microsoft.com/office/officeart/2005/8/layout/hierarchy5"/>
    <dgm:cxn modelId="{3801249C-0A33-4145-A250-A7B1F4ED7D5E}" type="presOf" srcId="{7150135A-EC34-4E92-9B02-1BA8795C803A}" destId="{3F453C14-2926-425F-BB70-986A7652511E}" srcOrd="1" destOrd="0" presId="urn:microsoft.com/office/officeart/2005/8/layout/hierarchy5"/>
    <dgm:cxn modelId="{F52300A0-DDF1-43CB-B34A-D624E8C3703C}" type="presOf" srcId="{AF788C98-7568-4A70-BBDF-609D66831593}" destId="{C9D5BB50-1163-43A4-9FD6-4E00C590CEE9}" srcOrd="0" destOrd="0" presId="urn:microsoft.com/office/officeart/2005/8/layout/hierarchy5"/>
    <dgm:cxn modelId="{29E914A1-098D-46C6-811B-3D94E0314DEA}" srcId="{2BF56881-DD8B-4016-85BC-36CE0DB2DC5A}" destId="{E60295AA-A4F9-43D2-97FF-4C62B884DDC4}" srcOrd="1" destOrd="0" parTransId="{794B1D4D-3496-4A8F-A1CA-673D4D760A57}" sibTransId="{2A14441C-D644-4C4A-9212-02F3551548CC}"/>
    <dgm:cxn modelId="{80704EA5-E19B-4E4E-9B3B-27A7FA7A700E}" srcId="{C9B09B5D-BBEF-4164-B930-260945926CC5}" destId="{62FDCD42-72EB-49B5-9045-9F9EBB6F7288}" srcOrd="0" destOrd="0" parTransId="{E204260A-EA64-4A2B-B8A1-FF80BC7AC879}" sibTransId="{43E032EA-BB61-427B-AD55-EFDB17BA2E04}"/>
    <dgm:cxn modelId="{801CDCAB-1C56-4528-9425-B7F64AF9944F}" type="presOf" srcId="{AF788C98-7568-4A70-BBDF-609D66831593}" destId="{B4B8757F-81D6-4059-90E2-92CEFCAD2D9A}" srcOrd="1" destOrd="0" presId="urn:microsoft.com/office/officeart/2005/8/layout/hierarchy5"/>
    <dgm:cxn modelId="{CB751BB4-61B0-45E5-BBAA-5E184E3D988C}" srcId="{AF26AE93-DBB7-4992-9DAA-388302DE3B67}" destId="{E42BFE3C-5F61-4FE4-AB37-1B1B4C4C0DA8}" srcOrd="0" destOrd="0" parTransId="{549185F1-6394-431C-BE21-DF446A586AC2}" sibTransId="{5DC16AED-9A5F-44DD-A762-F2D762A450D7}"/>
    <dgm:cxn modelId="{8D6A73B4-9F94-4B23-A1C9-659F7568A805}" srcId="{E42BFE3C-5F61-4FE4-AB37-1B1B4C4C0DA8}" destId="{3A3916B0-C055-47C0-88CC-688EF1C9FBD7}" srcOrd="2" destOrd="0" parTransId="{FF4635C3-3A61-49D6-85A5-4DDB0B3B171F}" sibTransId="{2DBDA49D-CAAB-4195-A8C6-005F623CB735}"/>
    <dgm:cxn modelId="{B3E6FEB4-5771-4F21-B140-E9E8F4E0B58C}" type="presOf" srcId="{3A3916B0-C055-47C0-88CC-688EF1C9FBD7}" destId="{908CB227-A8DE-4395-AFFA-8F5AC28944F8}" srcOrd="0" destOrd="0" presId="urn:microsoft.com/office/officeart/2005/8/layout/hierarchy5"/>
    <dgm:cxn modelId="{377C6CBA-190C-4228-B0DB-2266A3A3F58B}" srcId="{3A3916B0-C055-47C0-88CC-688EF1C9FBD7}" destId="{3592F6C5-4364-4706-99B2-0C2D4C731944}" srcOrd="1" destOrd="0" parTransId="{414BCDFA-ADE8-451F-8073-37A0BB48729C}" sibTransId="{8D591C8E-045E-4D7A-91A1-318B1826C053}"/>
    <dgm:cxn modelId="{DEEB39C2-2AC4-4681-B9A5-471DE5D2370F}" type="presOf" srcId="{5D83CA7A-FAA3-44AC-B2E6-1C1E7240C3D7}" destId="{5568D492-FFB4-44AB-81A5-98A80CA1188A}" srcOrd="0" destOrd="0" presId="urn:microsoft.com/office/officeart/2005/8/layout/hierarchy5"/>
    <dgm:cxn modelId="{977C3BC4-D702-4FCA-BB0D-5F5B12D4E981}" type="presOf" srcId="{11B5D774-24BF-4263-AFE3-02F1AB36831D}" destId="{FB971AE6-7EF9-43E8-9AA8-3793A2839699}" srcOrd="1" destOrd="0" presId="urn:microsoft.com/office/officeart/2005/8/layout/hierarchy5"/>
    <dgm:cxn modelId="{F894A9C4-27C9-4C22-86C8-55281485E558}" type="presOf" srcId="{FF4635C3-3A61-49D6-85A5-4DDB0B3B171F}" destId="{29DDD5B2-888A-4EA6-852A-00C3487A1350}" srcOrd="0" destOrd="0" presId="urn:microsoft.com/office/officeart/2005/8/layout/hierarchy5"/>
    <dgm:cxn modelId="{203D36CD-21A2-4D56-893F-7D5BDCDCD38B}" type="presOf" srcId="{5401536A-D9FD-4405-A90F-BC085B4D133B}" destId="{77098796-2892-46E3-92B3-67E8F3DD7EF7}" srcOrd="0" destOrd="0" presId="urn:microsoft.com/office/officeart/2005/8/layout/hierarchy5"/>
    <dgm:cxn modelId="{631053CD-B352-4F38-A694-EA7B51B911C2}" type="presOf" srcId="{42AAB537-7472-4637-9269-28CD759F9BA7}" destId="{41FE6BC2-0F65-457D-B0AC-2FCA994F2BA4}" srcOrd="0" destOrd="0" presId="urn:microsoft.com/office/officeart/2005/8/layout/hierarchy5"/>
    <dgm:cxn modelId="{49C1F0D0-ED07-453B-97E6-1A14A40F4CB9}" type="presOf" srcId="{BA49BFFF-EC82-4E88-89EB-B24579DDB5D1}" destId="{325B32CF-6581-4E5B-8C8B-26DA1D0036B2}" srcOrd="0" destOrd="0" presId="urn:microsoft.com/office/officeart/2005/8/layout/hierarchy5"/>
    <dgm:cxn modelId="{EC2C83D5-6425-4DDB-9139-B908ACCB2BCE}" type="presOf" srcId="{1FBD5BFC-C0A4-454B-A091-222E3A62D185}" destId="{449B756B-9D9D-423A-B341-EFF418E5B278}" srcOrd="0" destOrd="0" presId="urn:microsoft.com/office/officeart/2005/8/layout/hierarchy5"/>
    <dgm:cxn modelId="{F2BD0EE1-4477-4014-8ECB-C6C4F8CC20CC}" type="presOf" srcId="{414BCDFA-ADE8-451F-8073-37A0BB48729C}" destId="{06EE1FB7-7A86-41F3-BA65-F062DADB5370}" srcOrd="0" destOrd="0" presId="urn:microsoft.com/office/officeart/2005/8/layout/hierarchy5"/>
    <dgm:cxn modelId="{16E75AE2-4B10-4ED4-A952-AA32877FF106}" type="presOf" srcId="{FF4635C3-3A61-49D6-85A5-4DDB0B3B171F}" destId="{8B68F00B-3CF7-4213-B30E-1B542842068C}" srcOrd="1" destOrd="0" presId="urn:microsoft.com/office/officeart/2005/8/layout/hierarchy5"/>
    <dgm:cxn modelId="{A87BC0EA-B581-4E15-B6A3-9F0A7BCC9F42}" type="presOf" srcId="{44C59FD9-D354-4FAC-9204-090001335F81}" destId="{0641EF3B-4D89-477A-A38E-73DC0BA28207}" srcOrd="0" destOrd="0" presId="urn:microsoft.com/office/officeart/2005/8/layout/hierarchy5"/>
    <dgm:cxn modelId="{671F73ED-F754-4DC2-A075-9B4E0FF4D451}" srcId="{AF26AE93-DBB7-4992-9DAA-388302DE3B67}" destId="{44C59FD9-D354-4FAC-9204-090001335F81}" srcOrd="3" destOrd="0" parTransId="{C52F655F-A059-4106-AE72-3DB9B1C7AE38}" sibTransId="{75E4B432-BE5C-42D4-B2C9-DF81ECC0E253}"/>
    <dgm:cxn modelId="{D5EE9EED-E558-44A2-B5BB-3F4B2AF06A6B}" type="presOf" srcId="{11B5D774-24BF-4263-AFE3-02F1AB36831D}" destId="{2B9A3F37-A576-41A7-99C2-B257964DA41C}" srcOrd="0" destOrd="0" presId="urn:microsoft.com/office/officeart/2005/8/layout/hierarchy5"/>
    <dgm:cxn modelId="{D713D8EF-BA90-4CD2-89FA-0B77BB17F946}" type="presOf" srcId="{AF26AE93-DBB7-4992-9DAA-388302DE3B67}" destId="{F6B42218-68B5-4DF2-8706-238961D9CD41}" srcOrd="0" destOrd="0" presId="urn:microsoft.com/office/officeart/2005/8/layout/hierarchy5"/>
    <dgm:cxn modelId="{5EAA74F3-F6BA-42DD-BBDE-F33419E9723C}" type="presOf" srcId="{81FF2D0C-F179-4DB3-B0F7-0362050B0F1E}" destId="{97CDE634-F15D-40AB-ABCE-026A27EA5834}" srcOrd="0" destOrd="0" presId="urn:microsoft.com/office/officeart/2005/8/layout/hierarchy5"/>
    <dgm:cxn modelId="{05F4DAF5-ACC1-442A-8ED1-B34C3BBE11F2}" type="presOf" srcId="{D3AFE0D6-D8C8-4AFA-BEC9-39C667B79E40}" destId="{4E5239C7-3577-4343-B153-F731727BF0D5}" srcOrd="1" destOrd="0" presId="urn:microsoft.com/office/officeart/2005/8/layout/hierarchy5"/>
    <dgm:cxn modelId="{318CC8F8-A26E-497E-84DD-2CEC9F5F7BD5}" type="presOf" srcId="{81FF2D0C-F179-4DB3-B0F7-0362050B0F1E}" destId="{C8FD337F-6285-4521-846E-E37156370ED8}" srcOrd="1" destOrd="0" presId="urn:microsoft.com/office/officeart/2005/8/layout/hierarchy5"/>
    <dgm:cxn modelId="{5B0056FF-FE73-49B2-AFAB-9D87481664B3}" type="presOf" srcId="{049D1776-B015-4131-93B9-698A48DAAC5F}" destId="{6F02B682-27F6-41FB-8A4F-DEBA71AC0069}" srcOrd="0" destOrd="0" presId="urn:microsoft.com/office/officeart/2005/8/layout/hierarchy5"/>
    <dgm:cxn modelId="{F0EF8F60-7FE8-4F8A-A1A0-0BB540787A6E}" type="presParOf" srcId="{F6B42218-68B5-4DF2-8706-238961D9CD41}" destId="{3AE8AC04-DB32-4828-983E-120791A461FD}" srcOrd="0" destOrd="0" presId="urn:microsoft.com/office/officeart/2005/8/layout/hierarchy5"/>
    <dgm:cxn modelId="{7F2B17AB-EAD3-4007-99BB-1BADA58C6B85}" type="presParOf" srcId="{3AE8AC04-DB32-4828-983E-120791A461FD}" destId="{1A36B558-CB15-4F8C-8043-F8EC7D41D5C1}" srcOrd="0" destOrd="0" presId="urn:microsoft.com/office/officeart/2005/8/layout/hierarchy5"/>
    <dgm:cxn modelId="{831B4C80-B164-46A5-AD39-BE012A27DA00}" type="presParOf" srcId="{3AE8AC04-DB32-4828-983E-120791A461FD}" destId="{3D4A4D27-AF56-4876-BC32-FFD9E01E6DA3}" srcOrd="1" destOrd="0" presId="urn:microsoft.com/office/officeart/2005/8/layout/hierarchy5"/>
    <dgm:cxn modelId="{78EBA28B-C5E6-4DB2-AE04-4888CA4B0524}" type="presParOf" srcId="{3D4A4D27-AF56-4876-BC32-FFD9E01E6DA3}" destId="{18A09A14-3D1B-4128-9113-BB2772A971A9}" srcOrd="0" destOrd="0" presId="urn:microsoft.com/office/officeart/2005/8/layout/hierarchy5"/>
    <dgm:cxn modelId="{B27E8F61-B4C3-4F68-9452-8F87507D1E1F}" type="presParOf" srcId="{18A09A14-3D1B-4128-9113-BB2772A971A9}" destId="{0AF486BB-926B-4351-BDF9-2ED17D74B6CD}" srcOrd="0" destOrd="0" presId="urn:microsoft.com/office/officeart/2005/8/layout/hierarchy5"/>
    <dgm:cxn modelId="{BF601D60-8E1B-42B7-A5C6-036CACF5DD58}" type="presParOf" srcId="{18A09A14-3D1B-4128-9113-BB2772A971A9}" destId="{B2969DB4-94BD-472D-BCA1-42C1B8A35DC7}" srcOrd="1" destOrd="0" presId="urn:microsoft.com/office/officeart/2005/8/layout/hierarchy5"/>
    <dgm:cxn modelId="{C9022507-AAF9-476D-B39B-C8EAEC7DFDFF}" type="presParOf" srcId="{B2969DB4-94BD-472D-BCA1-42C1B8A35DC7}" destId="{0E761ACD-C16C-49D8-8FED-E70C82E155EB}" srcOrd="0" destOrd="0" presId="urn:microsoft.com/office/officeart/2005/8/layout/hierarchy5"/>
    <dgm:cxn modelId="{94EE8B73-0087-409F-90E8-FA78CDF79D8B}" type="presParOf" srcId="{0E761ACD-C16C-49D8-8FED-E70C82E155EB}" destId="{9BD59AD7-C3D9-439B-B443-42BE3A22DEF3}" srcOrd="0" destOrd="0" presId="urn:microsoft.com/office/officeart/2005/8/layout/hierarchy5"/>
    <dgm:cxn modelId="{C1365AA7-0AD9-40D6-AC34-4733EFEB2CDB}" type="presParOf" srcId="{B2969DB4-94BD-472D-BCA1-42C1B8A35DC7}" destId="{BD27AD0F-DA69-4D85-97E8-99DAB6B7E5D7}" srcOrd="1" destOrd="0" presId="urn:microsoft.com/office/officeart/2005/8/layout/hierarchy5"/>
    <dgm:cxn modelId="{F468BDE0-B557-48CD-B10A-6BBBB07C6C5B}" type="presParOf" srcId="{BD27AD0F-DA69-4D85-97E8-99DAB6B7E5D7}" destId="{6FBFE996-985A-4F82-9424-EEF74D1292C8}" srcOrd="0" destOrd="0" presId="urn:microsoft.com/office/officeart/2005/8/layout/hierarchy5"/>
    <dgm:cxn modelId="{36BFC0E0-2F40-4274-ABAC-66E56965B8AA}" type="presParOf" srcId="{BD27AD0F-DA69-4D85-97E8-99DAB6B7E5D7}" destId="{E1F7FDFC-DBD3-4AFA-A2D2-3EF37EB6F805}" srcOrd="1" destOrd="0" presId="urn:microsoft.com/office/officeart/2005/8/layout/hierarchy5"/>
    <dgm:cxn modelId="{75B2404C-14EF-43AD-BADA-1127AC1BB9AD}" type="presParOf" srcId="{E1F7FDFC-DBD3-4AFA-A2D2-3EF37EB6F805}" destId="{3E5E3891-E285-487C-B554-6E1CEB150B74}" srcOrd="0" destOrd="0" presId="urn:microsoft.com/office/officeart/2005/8/layout/hierarchy5"/>
    <dgm:cxn modelId="{C137D1D8-0B57-421A-A880-D1EE5E8A2FC7}" type="presParOf" srcId="{3E5E3891-E285-487C-B554-6E1CEB150B74}" destId="{B5A7E1F6-8BD2-4B9A-8B8C-F8D0F6D8B44A}" srcOrd="0" destOrd="0" presId="urn:microsoft.com/office/officeart/2005/8/layout/hierarchy5"/>
    <dgm:cxn modelId="{C718FC51-07C6-442F-961A-68244B60A036}" type="presParOf" srcId="{E1F7FDFC-DBD3-4AFA-A2D2-3EF37EB6F805}" destId="{32547F71-292F-4CB9-8BBD-DB8776A1188B}" srcOrd="1" destOrd="0" presId="urn:microsoft.com/office/officeart/2005/8/layout/hierarchy5"/>
    <dgm:cxn modelId="{FF688561-1EA4-4D41-AFF7-967C762DC5EB}" type="presParOf" srcId="{32547F71-292F-4CB9-8BBD-DB8776A1188B}" destId="{D2DEB6D7-D509-4EF6-9655-AC96574D9A06}" srcOrd="0" destOrd="0" presId="urn:microsoft.com/office/officeart/2005/8/layout/hierarchy5"/>
    <dgm:cxn modelId="{25C5745A-B917-40E1-8577-20ACD5350CA9}" type="presParOf" srcId="{32547F71-292F-4CB9-8BBD-DB8776A1188B}" destId="{3CC79963-AD0C-4CF0-BDC7-ABFACE3E09CC}" srcOrd="1" destOrd="0" presId="urn:microsoft.com/office/officeart/2005/8/layout/hierarchy5"/>
    <dgm:cxn modelId="{C578A9A3-FE03-4A1F-97EF-DA73692DE2C6}" type="presParOf" srcId="{E1F7FDFC-DBD3-4AFA-A2D2-3EF37EB6F805}" destId="{6F02B682-27F6-41FB-8A4F-DEBA71AC0069}" srcOrd="2" destOrd="0" presId="urn:microsoft.com/office/officeart/2005/8/layout/hierarchy5"/>
    <dgm:cxn modelId="{05B9103F-BB8F-444B-8DB0-F74191169858}" type="presParOf" srcId="{6F02B682-27F6-41FB-8A4F-DEBA71AC0069}" destId="{CEF314A9-D9C0-433D-825E-C91FC3547527}" srcOrd="0" destOrd="0" presId="urn:microsoft.com/office/officeart/2005/8/layout/hierarchy5"/>
    <dgm:cxn modelId="{1F07FF4A-4A5D-4ECF-951B-F7D3FCD16BCA}" type="presParOf" srcId="{E1F7FDFC-DBD3-4AFA-A2D2-3EF37EB6F805}" destId="{79A394DB-2816-4BE3-A98E-0FEC09903E14}" srcOrd="3" destOrd="0" presId="urn:microsoft.com/office/officeart/2005/8/layout/hierarchy5"/>
    <dgm:cxn modelId="{6386F929-0BE4-4640-B3CF-65B73B9271D5}" type="presParOf" srcId="{79A394DB-2816-4BE3-A98E-0FEC09903E14}" destId="{325B32CF-6581-4E5B-8C8B-26DA1D0036B2}" srcOrd="0" destOrd="0" presId="urn:microsoft.com/office/officeart/2005/8/layout/hierarchy5"/>
    <dgm:cxn modelId="{DC44E516-9ED2-49A1-855D-5AEE75813A39}" type="presParOf" srcId="{79A394DB-2816-4BE3-A98E-0FEC09903E14}" destId="{96967954-5DA9-4894-B1CD-4C030E4484F5}" srcOrd="1" destOrd="0" presId="urn:microsoft.com/office/officeart/2005/8/layout/hierarchy5"/>
    <dgm:cxn modelId="{AC1A2CF5-CF0B-44CE-A235-E44C59B2D63B}" type="presParOf" srcId="{B2969DB4-94BD-472D-BCA1-42C1B8A35DC7}" destId="{449B756B-9D9D-423A-B341-EFF418E5B278}" srcOrd="2" destOrd="0" presId="urn:microsoft.com/office/officeart/2005/8/layout/hierarchy5"/>
    <dgm:cxn modelId="{1B37C5D5-62E5-4D10-A95A-F425AB361FE5}" type="presParOf" srcId="{449B756B-9D9D-423A-B341-EFF418E5B278}" destId="{6B0C4C93-3B15-4A9D-B67E-28DC90D3F215}" srcOrd="0" destOrd="0" presId="urn:microsoft.com/office/officeart/2005/8/layout/hierarchy5"/>
    <dgm:cxn modelId="{64F1C376-594A-40C9-B753-124A0A3FB479}" type="presParOf" srcId="{B2969DB4-94BD-472D-BCA1-42C1B8A35DC7}" destId="{793D66A3-5006-4012-9048-B0A856816E43}" srcOrd="3" destOrd="0" presId="urn:microsoft.com/office/officeart/2005/8/layout/hierarchy5"/>
    <dgm:cxn modelId="{86721A7E-196F-478D-8D66-7935382818E1}" type="presParOf" srcId="{793D66A3-5006-4012-9048-B0A856816E43}" destId="{E9A39B29-DC48-4D3B-80A1-966B0B5C502C}" srcOrd="0" destOrd="0" presId="urn:microsoft.com/office/officeart/2005/8/layout/hierarchy5"/>
    <dgm:cxn modelId="{85D8C77F-7C67-44D7-B65B-4D611E660C58}" type="presParOf" srcId="{793D66A3-5006-4012-9048-B0A856816E43}" destId="{18ABB42B-CAE2-44C9-A2CF-A239B4649321}" srcOrd="1" destOrd="0" presId="urn:microsoft.com/office/officeart/2005/8/layout/hierarchy5"/>
    <dgm:cxn modelId="{0BBB6D94-2C64-4C50-AED3-B8E4171D5319}" type="presParOf" srcId="{18ABB42B-CAE2-44C9-A2CF-A239B4649321}" destId="{4E80FB45-BF2D-43A5-A781-8F30A9A783F7}" srcOrd="0" destOrd="0" presId="urn:microsoft.com/office/officeart/2005/8/layout/hierarchy5"/>
    <dgm:cxn modelId="{67B42341-1E6F-4E54-8750-C9256F7327A6}" type="presParOf" srcId="{4E80FB45-BF2D-43A5-A781-8F30A9A783F7}" destId="{4E5239C7-3577-4343-B153-F731727BF0D5}" srcOrd="0" destOrd="0" presId="urn:microsoft.com/office/officeart/2005/8/layout/hierarchy5"/>
    <dgm:cxn modelId="{E18868CE-0786-4607-8E0D-8B21F62857AD}" type="presParOf" srcId="{18ABB42B-CAE2-44C9-A2CF-A239B4649321}" destId="{0EE24C8D-85E6-47FC-A317-6D53757C1ACA}" srcOrd="1" destOrd="0" presId="urn:microsoft.com/office/officeart/2005/8/layout/hierarchy5"/>
    <dgm:cxn modelId="{8956BD73-A4D5-4A39-A6B6-D8B72DAA9183}" type="presParOf" srcId="{0EE24C8D-85E6-47FC-A317-6D53757C1ACA}" destId="{845D82F7-1FD3-4FA8-A872-A15817298FFB}" srcOrd="0" destOrd="0" presId="urn:microsoft.com/office/officeart/2005/8/layout/hierarchy5"/>
    <dgm:cxn modelId="{B98BBA12-7F63-4DB7-8B99-89FF13EA37F0}" type="presParOf" srcId="{0EE24C8D-85E6-47FC-A317-6D53757C1ACA}" destId="{4613AC2F-EB50-436D-AF8A-D3E959212D27}" srcOrd="1" destOrd="0" presId="urn:microsoft.com/office/officeart/2005/8/layout/hierarchy5"/>
    <dgm:cxn modelId="{88DDE54B-48A9-4318-A65B-149F55EC6CD8}" type="presParOf" srcId="{4613AC2F-EB50-436D-AF8A-D3E959212D27}" destId="{B178F4F4-AD2B-4DB5-8E8F-B361A28ED059}" srcOrd="0" destOrd="0" presId="urn:microsoft.com/office/officeart/2005/8/layout/hierarchy5"/>
    <dgm:cxn modelId="{74E5BD4B-0CAF-4C1B-BDFD-3EDE14EF3CFD}" type="presParOf" srcId="{B178F4F4-AD2B-4DB5-8E8F-B361A28ED059}" destId="{60032F29-21E2-4886-9345-F94F5306251C}" srcOrd="0" destOrd="0" presId="urn:microsoft.com/office/officeart/2005/8/layout/hierarchy5"/>
    <dgm:cxn modelId="{2A52764A-6DA0-4AF3-A3DC-E491D4B9B4E6}" type="presParOf" srcId="{4613AC2F-EB50-436D-AF8A-D3E959212D27}" destId="{77ECD229-4CEE-47E3-8C35-8C1D72AC5F70}" srcOrd="1" destOrd="0" presId="urn:microsoft.com/office/officeart/2005/8/layout/hierarchy5"/>
    <dgm:cxn modelId="{6534852E-BDD3-4137-B325-AB320E1343C8}" type="presParOf" srcId="{77ECD229-4CEE-47E3-8C35-8C1D72AC5F70}" destId="{77098796-2892-46E3-92B3-67E8F3DD7EF7}" srcOrd="0" destOrd="0" presId="urn:microsoft.com/office/officeart/2005/8/layout/hierarchy5"/>
    <dgm:cxn modelId="{A4CA8003-D29E-4AD3-A13C-0252B659D650}" type="presParOf" srcId="{77ECD229-4CEE-47E3-8C35-8C1D72AC5F70}" destId="{B9CE7BD1-3C62-4A9C-B5D4-1CC0DB712B69}" srcOrd="1" destOrd="0" presId="urn:microsoft.com/office/officeart/2005/8/layout/hierarchy5"/>
    <dgm:cxn modelId="{A219E932-906D-413A-BFFC-6C9260FFF9C4}" type="presParOf" srcId="{B9CE7BD1-3C62-4A9C-B5D4-1CC0DB712B69}" destId="{C9D5BB50-1163-43A4-9FD6-4E00C590CEE9}" srcOrd="0" destOrd="0" presId="urn:microsoft.com/office/officeart/2005/8/layout/hierarchy5"/>
    <dgm:cxn modelId="{A2038388-0220-45E1-8AC0-296BE54F7A11}" type="presParOf" srcId="{C9D5BB50-1163-43A4-9FD6-4E00C590CEE9}" destId="{B4B8757F-81D6-4059-90E2-92CEFCAD2D9A}" srcOrd="0" destOrd="0" presId="urn:microsoft.com/office/officeart/2005/8/layout/hierarchy5"/>
    <dgm:cxn modelId="{801E09D6-00DC-49FF-B2EA-21298778E594}" type="presParOf" srcId="{B9CE7BD1-3C62-4A9C-B5D4-1CC0DB712B69}" destId="{33E46F28-EB6A-4D4D-85C7-B57E9D7A6B3D}" srcOrd="1" destOrd="0" presId="urn:microsoft.com/office/officeart/2005/8/layout/hierarchy5"/>
    <dgm:cxn modelId="{CB15DB07-8152-4B03-84F4-9A1D803B9FE8}" type="presParOf" srcId="{33E46F28-EB6A-4D4D-85C7-B57E9D7A6B3D}" destId="{33FE5840-2353-486E-8AEE-FF64EAAB76E8}" srcOrd="0" destOrd="0" presId="urn:microsoft.com/office/officeart/2005/8/layout/hierarchy5"/>
    <dgm:cxn modelId="{11C00295-0401-4206-BC49-09B297303BA6}" type="presParOf" srcId="{33E46F28-EB6A-4D4D-85C7-B57E9D7A6B3D}" destId="{BF47C4DE-AAB4-46FC-9CD8-7719C4E067BD}" srcOrd="1" destOrd="0" presId="urn:microsoft.com/office/officeart/2005/8/layout/hierarchy5"/>
    <dgm:cxn modelId="{495C4344-874A-4ECE-A579-A766EEA81B1F}" type="presParOf" srcId="{18ABB42B-CAE2-44C9-A2CF-A239B4649321}" destId="{53175F49-4C44-42DD-AF8F-6969DF54A3B4}" srcOrd="2" destOrd="0" presId="urn:microsoft.com/office/officeart/2005/8/layout/hierarchy5"/>
    <dgm:cxn modelId="{23B1BCB4-B360-483C-8BF9-46A10DFEA9A0}" type="presParOf" srcId="{53175F49-4C44-42DD-AF8F-6969DF54A3B4}" destId="{87579E46-FAAA-4C90-8B34-D6E229D4FC55}" srcOrd="0" destOrd="0" presId="urn:microsoft.com/office/officeart/2005/8/layout/hierarchy5"/>
    <dgm:cxn modelId="{53A1A2F8-0837-44C1-97E0-68411F4432C2}" type="presParOf" srcId="{18ABB42B-CAE2-44C9-A2CF-A239B4649321}" destId="{69EED54B-F4CF-433B-AD94-52499EE8EBE6}" srcOrd="3" destOrd="0" presId="urn:microsoft.com/office/officeart/2005/8/layout/hierarchy5"/>
    <dgm:cxn modelId="{7B4A7B5C-369A-49DA-982D-365F42015A1D}" type="presParOf" srcId="{69EED54B-F4CF-433B-AD94-52499EE8EBE6}" destId="{A4D24BDA-5975-42A1-91FF-B78FE1D9BF2F}" srcOrd="0" destOrd="0" presId="urn:microsoft.com/office/officeart/2005/8/layout/hierarchy5"/>
    <dgm:cxn modelId="{54015E64-1DA9-4C8E-B5D3-9D0F0A6F2EF2}" type="presParOf" srcId="{69EED54B-F4CF-433B-AD94-52499EE8EBE6}" destId="{DE02B40E-0072-4676-9BCB-CE6DC56CBEBD}" srcOrd="1" destOrd="0" presId="urn:microsoft.com/office/officeart/2005/8/layout/hierarchy5"/>
    <dgm:cxn modelId="{9045F9EC-3B95-41BA-8C12-67A9DA4360FE}" type="presParOf" srcId="{B2969DB4-94BD-472D-BCA1-42C1B8A35DC7}" destId="{29DDD5B2-888A-4EA6-852A-00C3487A1350}" srcOrd="4" destOrd="0" presId="urn:microsoft.com/office/officeart/2005/8/layout/hierarchy5"/>
    <dgm:cxn modelId="{2D8C9564-7AA5-40B3-AC2E-873BFB6AD511}" type="presParOf" srcId="{29DDD5B2-888A-4EA6-852A-00C3487A1350}" destId="{8B68F00B-3CF7-4213-B30E-1B542842068C}" srcOrd="0" destOrd="0" presId="urn:microsoft.com/office/officeart/2005/8/layout/hierarchy5"/>
    <dgm:cxn modelId="{5ADDB331-6762-460B-BA0D-BA93A87B918D}" type="presParOf" srcId="{B2969DB4-94BD-472D-BCA1-42C1B8A35DC7}" destId="{5E453DE1-8534-4376-8AF3-5181ACC2C774}" srcOrd="5" destOrd="0" presId="urn:microsoft.com/office/officeart/2005/8/layout/hierarchy5"/>
    <dgm:cxn modelId="{764BC295-F231-42B2-ACAE-3906F5E2D99D}" type="presParOf" srcId="{5E453DE1-8534-4376-8AF3-5181ACC2C774}" destId="{908CB227-A8DE-4395-AFFA-8F5AC28944F8}" srcOrd="0" destOrd="0" presId="urn:microsoft.com/office/officeart/2005/8/layout/hierarchy5"/>
    <dgm:cxn modelId="{51B0E098-696B-4145-B44A-B9157A2FA93F}" type="presParOf" srcId="{5E453DE1-8534-4376-8AF3-5181ACC2C774}" destId="{B14DC6DC-CAE5-4A75-B76F-19FBC6D1CE98}" srcOrd="1" destOrd="0" presId="urn:microsoft.com/office/officeart/2005/8/layout/hierarchy5"/>
    <dgm:cxn modelId="{470508BD-BB3F-4EAB-8ED0-CE10DBF2BBE5}" type="presParOf" srcId="{B14DC6DC-CAE5-4A75-B76F-19FBC6D1CE98}" destId="{2B9A3F37-A576-41A7-99C2-B257964DA41C}" srcOrd="0" destOrd="0" presId="urn:microsoft.com/office/officeart/2005/8/layout/hierarchy5"/>
    <dgm:cxn modelId="{C9A4E186-883F-417D-88F1-9D2E74A92B04}" type="presParOf" srcId="{2B9A3F37-A576-41A7-99C2-B257964DA41C}" destId="{FB971AE6-7EF9-43E8-9AA8-3793A2839699}" srcOrd="0" destOrd="0" presId="urn:microsoft.com/office/officeart/2005/8/layout/hierarchy5"/>
    <dgm:cxn modelId="{0A0C2069-193F-45C2-9E9B-17D77C3536C1}" type="presParOf" srcId="{B14DC6DC-CAE5-4A75-B76F-19FBC6D1CE98}" destId="{72491BFA-D63B-4871-9AE6-A7774EBA65AA}" srcOrd="1" destOrd="0" presId="urn:microsoft.com/office/officeart/2005/8/layout/hierarchy5"/>
    <dgm:cxn modelId="{C5F1BDCD-DF78-474A-8F30-16FEE0320C73}" type="presParOf" srcId="{72491BFA-D63B-4871-9AE6-A7774EBA65AA}" destId="{F310F08A-EC11-47F1-ADF9-BB367E72AC75}" srcOrd="0" destOrd="0" presId="urn:microsoft.com/office/officeart/2005/8/layout/hierarchy5"/>
    <dgm:cxn modelId="{3D2C29F6-48A1-4AE8-B060-26DA1AF4E638}" type="presParOf" srcId="{72491BFA-D63B-4871-9AE6-A7774EBA65AA}" destId="{C51FAA60-B465-4446-A76E-48213640EC1B}" srcOrd="1" destOrd="0" presId="urn:microsoft.com/office/officeart/2005/8/layout/hierarchy5"/>
    <dgm:cxn modelId="{6A8D4E68-231B-4CDB-82A5-755EA0356C65}" type="presParOf" srcId="{C51FAA60-B465-4446-A76E-48213640EC1B}" destId="{53A5D5E1-9F4F-4853-BF15-34EA2A1E7293}" srcOrd="0" destOrd="0" presId="urn:microsoft.com/office/officeart/2005/8/layout/hierarchy5"/>
    <dgm:cxn modelId="{61A61F95-C2E6-47D4-BC7B-4CFD06FFA705}" type="presParOf" srcId="{53A5D5E1-9F4F-4853-BF15-34EA2A1E7293}" destId="{587C94A9-CC7A-41F9-B02E-D59DCDEDE4E8}" srcOrd="0" destOrd="0" presId="urn:microsoft.com/office/officeart/2005/8/layout/hierarchy5"/>
    <dgm:cxn modelId="{DB6C4367-C515-424A-9765-6F75026EDA3D}" type="presParOf" srcId="{C51FAA60-B465-4446-A76E-48213640EC1B}" destId="{B2DD5F41-E842-497F-A00E-9A21539E0C03}" srcOrd="1" destOrd="0" presId="urn:microsoft.com/office/officeart/2005/8/layout/hierarchy5"/>
    <dgm:cxn modelId="{09308889-F5AF-4A7E-B014-DBAA7D8DFEA3}" type="presParOf" srcId="{B2DD5F41-E842-497F-A00E-9A21539E0C03}" destId="{95D2C402-362E-4ACF-8F99-B0393D3954E7}" srcOrd="0" destOrd="0" presId="urn:microsoft.com/office/officeart/2005/8/layout/hierarchy5"/>
    <dgm:cxn modelId="{89C609A4-0991-46F4-9DBF-B72EA32A734C}" type="presParOf" srcId="{B2DD5F41-E842-497F-A00E-9A21539E0C03}" destId="{068BC522-E876-48C3-9B14-D9AB9210C482}" srcOrd="1" destOrd="0" presId="urn:microsoft.com/office/officeart/2005/8/layout/hierarchy5"/>
    <dgm:cxn modelId="{41BA69EB-A5A8-4BF3-8507-A0A7A0963169}" type="presParOf" srcId="{068BC522-E876-48C3-9B14-D9AB9210C482}" destId="{7D012B99-9162-43F8-8531-89836AFEF04F}" srcOrd="0" destOrd="0" presId="urn:microsoft.com/office/officeart/2005/8/layout/hierarchy5"/>
    <dgm:cxn modelId="{4382B2CB-80B3-4914-A25D-BE9AAAD013E5}" type="presParOf" srcId="{7D012B99-9162-43F8-8531-89836AFEF04F}" destId="{48509314-BC3D-4937-BAFE-3AFE0D873F1A}" srcOrd="0" destOrd="0" presId="urn:microsoft.com/office/officeart/2005/8/layout/hierarchy5"/>
    <dgm:cxn modelId="{6278D2EB-3D99-4806-9588-6F235C457BC5}" type="presParOf" srcId="{068BC522-E876-48C3-9B14-D9AB9210C482}" destId="{23E1BE25-0E7F-49B3-84EC-2E11AE85B7AF}" srcOrd="1" destOrd="0" presId="urn:microsoft.com/office/officeart/2005/8/layout/hierarchy5"/>
    <dgm:cxn modelId="{7E32C67E-B030-417D-903E-A8A6985B9CB8}" type="presParOf" srcId="{23E1BE25-0E7F-49B3-84EC-2E11AE85B7AF}" destId="{A24FF5C2-8D1F-4008-9C23-605250215E77}" srcOrd="0" destOrd="0" presId="urn:microsoft.com/office/officeart/2005/8/layout/hierarchy5"/>
    <dgm:cxn modelId="{ABEE0770-39D1-429E-991E-28C679F231DC}" type="presParOf" srcId="{23E1BE25-0E7F-49B3-84EC-2E11AE85B7AF}" destId="{A8BD446D-4C37-466A-B339-FC73E0E896BC}" srcOrd="1" destOrd="0" presId="urn:microsoft.com/office/officeart/2005/8/layout/hierarchy5"/>
    <dgm:cxn modelId="{AB45B14B-E4F0-436B-A151-CEE297B82E68}" type="presParOf" srcId="{B14DC6DC-CAE5-4A75-B76F-19FBC6D1CE98}" destId="{06EE1FB7-7A86-41F3-BA65-F062DADB5370}" srcOrd="2" destOrd="0" presId="urn:microsoft.com/office/officeart/2005/8/layout/hierarchy5"/>
    <dgm:cxn modelId="{E5B4B3F5-3B99-4482-9BD4-22D25FAEA9FC}" type="presParOf" srcId="{06EE1FB7-7A86-41F3-BA65-F062DADB5370}" destId="{5ED01583-E255-4C9A-8A8D-4BA6CD520ADA}" srcOrd="0" destOrd="0" presId="urn:microsoft.com/office/officeart/2005/8/layout/hierarchy5"/>
    <dgm:cxn modelId="{25C29852-93D9-4D56-8910-4008E692F59B}" type="presParOf" srcId="{B14DC6DC-CAE5-4A75-B76F-19FBC6D1CE98}" destId="{FA2248D7-2385-45AB-A62D-2E0AC85C1753}" srcOrd="3" destOrd="0" presId="urn:microsoft.com/office/officeart/2005/8/layout/hierarchy5"/>
    <dgm:cxn modelId="{59E7F7D6-C58F-4324-AC44-615984EEAA17}" type="presParOf" srcId="{FA2248D7-2385-45AB-A62D-2E0AC85C1753}" destId="{9D439C53-907E-424A-80A8-374D8509DFF1}" srcOrd="0" destOrd="0" presId="urn:microsoft.com/office/officeart/2005/8/layout/hierarchy5"/>
    <dgm:cxn modelId="{5BE04C6A-EDA0-4C2B-BDC2-EBF77F6B73F4}" type="presParOf" srcId="{FA2248D7-2385-45AB-A62D-2E0AC85C1753}" destId="{625B3C92-7D9D-4FAC-9DC8-7D750E97DB17}" srcOrd="1" destOrd="0" presId="urn:microsoft.com/office/officeart/2005/8/layout/hierarchy5"/>
    <dgm:cxn modelId="{78F34708-BAEC-4F1A-822C-E1247C4E8861}" type="presParOf" srcId="{F6B42218-68B5-4DF2-8706-238961D9CD41}" destId="{C00FBF59-F6E1-4B40-B669-4FD20C4186CA}" srcOrd="1" destOrd="0" presId="urn:microsoft.com/office/officeart/2005/8/layout/hierarchy5"/>
    <dgm:cxn modelId="{B454D73E-4302-4ED2-AC7B-CD301C5F4559}" type="presParOf" srcId="{C00FBF59-F6E1-4B40-B669-4FD20C4186CA}" destId="{E5FDF558-7672-4E38-97A2-3B7217EC5E41}" srcOrd="0" destOrd="0" presId="urn:microsoft.com/office/officeart/2005/8/layout/hierarchy5"/>
    <dgm:cxn modelId="{1069D0CD-CBB8-407B-AE7E-01801634A4DE}" type="presParOf" srcId="{E5FDF558-7672-4E38-97A2-3B7217EC5E41}" destId="{5568D492-FFB4-44AB-81A5-98A80CA1188A}" srcOrd="0" destOrd="0" presId="urn:microsoft.com/office/officeart/2005/8/layout/hierarchy5"/>
    <dgm:cxn modelId="{30EAF9D7-9B0B-4F52-9977-23DD6A12D506}" type="presParOf" srcId="{E5FDF558-7672-4E38-97A2-3B7217EC5E41}" destId="{968ADB10-2093-40A3-9DFB-F599CC94DF09}" srcOrd="1" destOrd="0" presId="urn:microsoft.com/office/officeart/2005/8/layout/hierarchy5"/>
    <dgm:cxn modelId="{50005837-F363-49B4-9349-DEC5095699CB}" type="presParOf" srcId="{C00FBF59-F6E1-4B40-B669-4FD20C4186CA}" destId="{A5B6CB37-B25D-4A0B-90BA-AE21BC25352B}" srcOrd="1" destOrd="0" presId="urn:microsoft.com/office/officeart/2005/8/layout/hierarchy5"/>
    <dgm:cxn modelId="{9211BEE8-5D82-47CE-9482-174908B9C512}" type="presParOf" srcId="{A5B6CB37-B25D-4A0B-90BA-AE21BC25352B}" destId="{D96682DB-6ED7-40E6-A3A5-72F43181F823}" srcOrd="0" destOrd="0" presId="urn:microsoft.com/office/officeart/2005/8/layout/hierarchy5"/>
    <dgm:cxn modelId="{23AFA49E-0E8F-4396-AB42-3FFB9C325F81}" type="presParOf" srcId="{C00FBF59-F6E1-4B40-B669-4FD20C4186CA}" destId="{E42C7BCB-D550-4E7A-9E62-52F8654E8DF2}" srcOrd="2" destOrd="0" presId="urn:microsoft.com/office/officeart/2005/8/layout/hierarchy5"/>
    <dgm:cxn modelId="{A3A9CCF0-DBE3-471B-98F7-C72662403F64}" type="presParOf" srcId="{E42C7BCB-D550-4E7A-9E62-52F8654E8DF2}" destId="{7B6DABF1-1E98-4D14-8A2E-84F8198F164F}" srcOrd="0" destOrd="0" presId="urn:microsoft.com/office/officeart/2005/8/layout/hierarchy5"/>
    <dgm:cxn modelId="{22F26D3C-3EDF-4703-ADA0-BCB0D7E938AB}" type="presParOf" srcId="{E42C7BCB-D550-4E7A-9E62-52F8654E8DF2}" destId="{3F453C14-2926-425F-BB70-986A7652511E}" srcOrd="1" destOrd="0" presId="urn:microsoft.com/office/officeart/2005/8/layout/hierarchy5"/>
    <dgm:cxn modelId="{BA398B64-1805-4878-925F-2AA33BB73F2B}" type="presParOf" srcId="{C00FBF59-F6E1-4B40-B669-4FD20C4186CA}" destId="{E8895D71-AAD1-4625-8AA2-EF2E60B0B834}" srcOrd="3" destOrd="0" presId="urn:microsoft.com/office/officeart/2005/8/layout/hierarchy5"/>
    <dgm:cxn modelId="{52A28DA8-E140-4B6B-BAFA-F79B6ECFA0D2}" type="presParOf" srcId="{E8895D71-AAD1-4625-8AA2-EF2E60B0B834}" destId="{B8B5F745-EA76-4F92-A1DB-AA8145E3E1C4}" srcOrd="0" destOrd="0" presId="urn:microsoft.com/office/officeart/2005/8/layout/hierarchy5"/>
    <dgm:cxn modelId="{263D7790-CF55-47E2-9FC8-44623C050209}" type="presParOf" srcId="{C00FBF59-F6E1-4B40-B669-4FD20C4186CA}" destId="{AAE0D414-C3EF-4616-B06D-23BCE02F7F19}" srcOrd="4" destOrd="0" presId="urn:microsoft.com/office/officeart/2005/8/layout/hierarchy5"/>
    <dgm:cxn modelId="{29E3D676-56B1-4A97-AFF2-25730C869082}" type="presParOf" srcId="{AAE0D414-C3EF-4616-B06D-23BCE02F7F19}" destId="{0641EF3B-4D89-477A-A38E-73DC0BA28207}" srcOrd="0" destOrd="0" presId="urn:microsoft.com/office/officeart/2005/8/layout/hierarchy5"/>
    <dgm:cxn modelId="{C31F877A-EE43-4AD8-A7F1-E92C7964602A}" type="presParOf" srcId="{AAE0D414-C3EF-4616-B06D-23BCE02F7F19}" destId="{1359AD9A-56B6-40FA-807E-19084BBB83E4}" srcOrd="1" destOrd="0" presId="urn:microsoft.com/office/officeart/2005/8/layout/hierarchy5"/>
    <dgm:cxn modelId="{6EB79063-6CC5-4348-9CDF-67F1477D6B12}" type="presParOf" srcId="{C00FBF59-F6E1-4B40-B669-4FD20C4186CA}" destId="{D805F42A-886D-4A88-8C30-BD0648C34DCA}" srcOrd="5" destOrd="0" presId="urn:microsoft.com/office/officeart/2005/8/layout/hierarchy5"/>
    <dgm:cxn modelId="{699CFC1A-5783-4927-BFEF-12A64DE70C2A}" type="presParOf" srcId="{D805F42A-886D-4A88-8C30-BD0648C34DCA}" destId="{4B463597-EC64-43FE-8B21-EF934834D37A}" srcOrd="0" destOrd="0" presId="urn:microsoft.com/office/officeart/2005/8/layout/hierarchy5"/>
    <dgm:cxn modelId="{7B6DAFB7-29C3-45C8-B70C-D06864D7E86F}" type="presParOf" srcId="{C00FBF59-F6E1-4B40-B669-4FD20C4186CA}" destId="{9539C172-B6CD-4610-BEFC-D75464795F31}" srcOrd="6" destOrd="0" presId="urn:microsoft.com/office/officeart/2005/8/layout/hierarchy5"/>
    <dgm:cxn modelId="{4F5E2AF3-B689-4735-9197-AFAF2BC2C4F4}" type="presParOf" srcId="{9539C172-B6CD-4610-BEFC-D75464795F31}" destId="{97CDE634-F15D-40AB-ABCE-026A27EA5834}" srcOrd="0" destOrd="0" presId="urn:microsoft.com/office/officeart/2005/8/layout/hierarchy5"/>
    <dgm:cxn modelId="{08D5CE12-934A-4A0A-ACEA-192713741C36}" type="presParOf" srcId="{9539C172-B6CD-4610-BEFC-D75464795F31}" destId="{C8FD337F-6285-4521-846E-E37156370ED8}" srcOrd="1" destOrd="0" presId="urn:microsoft.com/office/officeart/2005/8/layout/hierarchy5"/>
    <dgm:cxn modelId="{2365D28A-9A33-4AB9-A130-2EBCD014859E}" type="presParOf" srcId="{C00FBF59-F6E1-4B40-B669-4FD20C4186CA}" destId="{ECE1BAD9-5292-441D-8C5D-5078B462D73F}" srcOrd="7" destOrd="0" presId="urn:microsoft.com/office/officeart/2005/8/layout/hierarchy5"/>
    <dgm:cxn modelId="{3445DD42-066C-48D8-9625-109CA816CF85}" type="presParOf" srcId="{ECE1BAD9-5292-441D-8C5D-5078B462D73F}" destId="{33DF61F9-16A8-457E-87C9-E4EE60BC91D9}" srcOrd="0" destOrd="0" presId="urn:microsoft.com/office/officeart/2005/8/layout/hierarchy5"/>
    <dgm:cxn modelId="{6BE2FA56-10AF-4D4E-A8AE-D42C54FAD0E4}" type="presParOf" srcId="{C00FBF59-F6E1-4B40-B669-4FD20C4186CA}" destId="{A22E8358-7BFC-4B87-B695-8E5999379815}" srcOrd="8" destOrd="0" presId="urn:microsoft.com/office/officeart/2005/8/layout/hierarchy5"/>
    <dgm:cxn modelId="{F00E0D09-D801-4876-91D1-0CB7B316C6A9}" type="presParOf" srcId="{A22E8358-7BFC-4B87-B695-8E5999379815}" destId="{41FE6BC2-0F65-457D-B0AC-2FCA994F2BA4}" srcOrd="0" destOrd="0" presId="urn:microsoft.com/office/officeart/2005/8/layout/hierarchy5"/>
    <dgm:cxn modelId="{07ED864D-24EF-4880-AC50-4EE2E5D53D81}"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483988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4</a:t>
          </a:r>
        </a:p>
      </dsp:txBody>
      <dsp:txXfrm>
        <a:off x="4839883" y="0"/>
        <a:ext cx="1036584" cy="1082992"/>
      </dsp:txXfrm>
    </dsp:sp>
    <dsp:sp modelId="{97CDE634-F15D-40AB-ABCE-026A27EA5834}">
      <dsp:nvSpPr>
        <dsp:cNvPr id="0" name=""/>
        <dsp:cNvSpPr/>
      </dsp:nvSpPr>
      <dsp:spPr>
        <a:xfrm>
          <a:off x="3630026"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3</a:t>
          </a:r>
        </a:p>
      </dsp:txBody>
      <dsp:txXfrm>
        <a:off x="3630026" y="0"/>
        <a:ext cx="1036584" cy="1082992"/>
      </dsp:txXfrm>
    </dsp:sp>
    <dsp:sp modelId="{0641EF3B-4D89-477A-A38E-73DC0BA28207}">
      <dsp:nvSpPr>
        <dsp:cNvPr id="0" name=""/>
        <dsp:cNvSpPr/>
      </dsp:nvSpPr>
      <dsp:spPr>
        <a:xfrm>
          <a:off x="2420170"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2</a:t>
          </a:r>
        </a:p>
      </dsp:txBody>
      <dsp:txXfrm>
        <a:off x="2420170" y="0"/>
        <a:ext cx="1036584" cy="1082992"/>
      </dsp:txXfrm>
    </dsp:sp>
    <dsp:sp modelId="{7B6DABF1-1E98-4D14-8A2E-84F8198F164F}">
      <dsp:nvSpPr>
        <dsp:cNvPr id="0" name=""/>
        <dsp:cNvSpPr/>
      </dsp:nvSpPr>
      <dsp:spPr>
        <a:xfrm>
          <a:off x="121031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1</a:t>
          </a:r>
        </a:p>
      </dsp:txBody>
      <dsp:txXfrm>
        <a:off x="1210313" y="0"/>
        <a:ext cx="1036584" cy="1082992"/>
      </dsp:txXfrm>
    </dsp:sp>
    <dsp:sp modelId="{5568D492-FFB4-44AB-81A5-98A80CA1188A}">
      <dsp:nvSpPr>
        <dsp:cNvPr id="0" name=""/>
        <dsp:cNvSpPr/>
      </dsp:nvSpPr>
      <dsp:spPr>
        <a:xfrm>
          <a:off x="457"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Level 0</a:t>
          </a:r>
        </a:p>
      </dsp:txBody>
      <dsp:txXfrm>
        <a:off x="457" y="0"/>
        <a:ext cx="1036584" cy="1082992"/>
      </dsp:txXfrm>
    </dsp:sp>
    <dsp:sp modelId="{0AF486BB-926B-4351-BDF9-2ED17D74B6CD}">
      <dsp:nvSpPr>
        <dsp:cNvPr id="0" name=""/>
        <dsp:cNvSpPr/>
      </dsp:nvSpPr>
      <dsp:spPr>
        <a:xfrm>
          <a:off x="142349" y="1851583"/>
          <a:ext cx="817660" cy="4542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Root</a:t>
          </a:r>
        </a:p>
      </dsp:txBody>
      <dsp:txXfrm>
        <a:off x="155654" y="1864888"/>
        <a:ext cx="791050" cy="427673"/>
      </dsp:txXfrm>
    </dsp:sp>
    <dsp:sp modelId="{0E761ACD-C16C-49D8-8FED-E70C82E155EB}">
      <dsp:nvSpPr>
        <dsp:cNvPr id="0" name=""/>
        <dsp:cNvSpPr/>
      </dsp:nvSpPr>
      <dsp:spPr>
        <a:xfrm rot="18168360">
          <a:off x="805628" y="1784734"/>
          <a:ext cx="673855" cy="21599"/>
        </a:xfrm>
        <a:custGeom>
          <a:avLst/>
          <a:gdLst/>
          <a:ahLst/>
          <a:cxnLst/>
          <a:rect l="0" t="0" r="0" b="0"/>
          <a:pathLst>
            <a:path>
              <a:moveTo>
                <a:pt x="0" y="10799"/>
              </a:moveTo>
              <a:lnTo>
                <a:pt x="673855"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25709" y="1778688"/>
        <a:ext cx="33692" cy="33692"/>
      </dsp:txXfrm>
    </dsp:sp>
    <dsp:sp modelId="{6FBFE996-985A-4F82-9424-EEF74D1292C8}">
      <dsp:nvSpPr>
        <dsp:cNvPr id="0" name=""/>
        <dsp:cNvSpPr/>
      </dsp:nvSpPr>
      <dsp:spPr>
        <a:xfrm>
          <a:off x="1325102" y="1295753"/>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Group_F</a:t>
          </a:r>
        </a:p>
      </dsp:txBody>
      <dsp:txXfrm>
        <a:off x="1337789" y="1308440"/>
        <a:ext cx="840984" cy="407805"/>
      </dsp:txXfrm>
    </dsp:sp>
    <dsp:sp modelId="{3E5E3891-E285-487C-B554-6E1CEB150B74}">
      <dsp:nvSpPr>
        <dsp:cNvPr id="0" name=""/>
        <dsp:cNvSpPr/>
      </dsp:nvSpPr>
      <dsp:spPr>
        <a:xfrm rot="19278173">
          <a:off x="2146299" y="1372932"/>
          <a:ext cx="411421" cy="21599"/>
        </a:xfrm>
        <a:custGeom>
          <a:avLst/>
          <a:gdLst/>
          <a:ahLst/>
          <a:cxnLst/>
          <a:rect l="0" t="0" r="0" b="0"/>
          <a:pathLst>
            <a:path>
              <a:moveTo>
                <a:pt x="0" y="10799"/>
              </a:moveTo>
              <a:lnTo>
                <a:pt x="411421"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1724" y="1373446"/>
        <a:ext cx="20571" cy="20571"/>
      </dsp:txXfrm>
    </dsp:sp>
    <dsp:sp modelId="{D2DEB6D7-D509-4EF6-9655-AC96574D9A06}">
      <dsp:nvSpPr>
        <dsp:cNvPr id="0" name=""/>
        <dsp:cNvSpPr/>
      </dsp:nvSpPr>
      <dsp:spPr>
        <a:xfrm>
          <a:off x="2512559" y="103853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a:t>
          </a:r>
        </a:p>
      </dsp:txBody>
      <dsp:txXfrm>
        <a:off x="2525246" y="1051218"/>
        <a:ext cx="840984" cy="407805"/>
      </dsp:txXfrm>
    </dsp:sp>
    <dsp:sp modelId="{6F02B682-27F6-41FB-8A4F-DEBA71AC0069}">
      <dsp:nvSpPr>
        <dsp:cNvPr id="0" name=""/>
        <dsp:cNvSpPr/>
      </dsp:nvSpPr>
      <dsp:spPr>
        <a:xfrm rot="2670228">
          <a:off x="2127403" y="1658105"/>
          <a:ext cx="446709" cy="21599"/>
        </a:xfrm>
        <a:custGeom>
          <a:avLst/>
          <a:gdLst/>
          <a:ahLst/>
          <a:cxnLst/>
          <a:rect l="0" t="0" r="0" b="0"/>
          <a:pathLst>
            <a:path>
              <a:moveTo>
                <a:pt x="0" y="10799"/>
              </a:moveTo>
              <a:lnTo>
                <a:pt x="446709"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39590" y="1657737"/>
        <a:ext cx="22335" cy="22335"/>
      </dsp:txXfrm>
    </dsp:sp>
    <dsp:sp modelId="{325B32CF-6581-4E5B-8C8B-26DA1D0036B2}">
      <dsp:nvSpPr>
        <dsp:cNvPr id="0" name=""/>
        <dsp:cNvSpPr/>
      </dsp:nvSpPr>
      <dsp:spPr>
        <a:xfrm>
          <a:off x="2510055" y="1608877"/>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featureCode</a:t>
          </a:r>
        </a:p>
      </dsp:txBody>
      <dsp:txXfrm>
        <a:off x="2522742" y="1621564"/>
        <a:ext cx="840984" cy="407805"/>
      </dsp:txXfrm>
    </dsp:sp>
    <dsp:sp modelId="{449B756B-9D9D-423A-B341-EFF418E5B278}">
      <dsp:nvSpPr>
        <dsp:cNvPr id="0" name=""/>
        <dsp:cNvSpPr/>
      </dsp:nvSpPr>
      <dsp:spPr>
        <a:xfrm rot="3649258">
          <a:off x="778870" y="2376542"/>
          <a:ext cx="706943" cy="21599"/>
        </a:xfrm>
        <a:custGeom>
          <a:avLst/>
          <a:gdLst/>
          <a:ahLst/>
          <a:cxnLst/>
          <a:rect l="0" t="0" r="0" b="0"/>
          <a:pathLst>
            <a:path>
              <a:moveTo>
                <a:pt x="0" y="10799"/>
              </a:moveTo>
              <a:lnTo>
                <a:pt x="706943"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14668" y="2369668"/>
        <a:ext cx="35347" cy="35347"/>
      </dsp:txXfrm>
    </dsp:sp>
    <dsp:sp modelId="{E9A39B29-DC48-4D3B-80A1-966B0B5C502C}">
      <dsp:nvSpPr>
        <dsp:cNvPr id="0" name=""/>
        <dsp:cNvSpPr/>
      </dsp:nvSpPr>
      <dsp:spPr>
        <a:xfrm>
          <a:off x="1304673" y="2479368"/>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a:t>
          </a:r>
        </a:p>
      </dsp:txBody>
      <dsp:txXfrm>
        <a:off x="1317360" y="2492055"/>
        <a:ext cx="840984" cy="407805"/>
      </dsp:txXfrm>
    </dsp:sp>
    <dsp:sp modelId="{4E80FB45-BF2D-43A5-A781-8F30A9A783F7}">
      <dsp:nvSpPr>
        <dsp:cNvPr id="0" name=""/>
        <dsp:cNvSpPr/>
      </dsp:nvSpPr>
      <dsp:spPr>
        <a:xfrm rot="19119734">
          <a:off x="2116474" y="2540537"/>
          <a:ext cx="437916" cy="21599"/>
        </a:xfrm>
        <a:custGeom>
          <a:avLst/>
          <a:gdLst/>
          <a:ahLst/>
          <a:cxnLst/>
          <a:rect l="0" t="0" r="0" b="0"/>
          <a:pathLst>
            <a:path>
              <a:moveTo>
                <a:pt x="0" y="10799"/>
              </a:moveTo>
              <a:lnTo>
                <a:pt x="437916"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24484" y="2540389"/>
        <a:ext cx="21895" cy="21895"/>
      </dsp:txXfrm>
    </dsp:sp>
    <dsp:sp modelId="{845D82F7-1FD3-4FA8-A872-A15817298FFB}">
      <dsp:nvSpPr>
        <dsp:cNvPr id="0" name=""/>
        <dsp:cNvSpPr/>
      </dsp:nvSpPr>
      <dsp:spPr>
        <a:xfrm>
          <a:off x="2499832" y="2190126"/>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BathymetryCoverage.01</a:t>
          </a:r>
        </a:p>
      </dsp:txBody>
      <dsp:txXfrm>
        <a:off x="2512519" y="2202813"/>
        <a:ext cx="840984" cy="407805"/>
      </dsp:txXfrm>
    </dsp:sp>
    <dsp:sp modelId="{B178F4F4-AD2B-4DB5-8E8F-B361A28ED059}">
      <dsp:nvSpPr>
        <dsp:cNvPr id="0" name=""/>
        <dsp:cNvSpPr/>
      </dsp:nvSpPr>
      <dsp:spPr>
        <a:xfrm rot="21506208">
          <a:off x="3366126" y="2391153"/>
          <a:ext cx="349185" cy="21599"/>
        </a:xfrm>
        <a:custGeom>
          <a:avLst/>
          <a:gdLst/>
          <a:ahLst/>
          <a:cxnLst/>
          <a:rect l="0" t="0" r="0" b="0"/>
          <a:pathLst>
            <a:path>
              <a:moveTo>
                <a:pt x="0" y="10799"/>
              </a:moveTo>
              <a:lnTo>
                <a:pt x="34918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31989" y="2393223"/>
        <a:ext cx="17459" cy="17459"/>
      </dsp:txXfrm>
    </dsp:sp>
    <dsp:sp modelId="{77098796-2892-46E3-92B3-67E8F3DD7EF7}">
      <dsp:nvSpPr>
        <dsp:cNvPr id="0" name=""/>
        <dsp:cNvSpPr/>
      </dsp:nvSpPr>
      <dsp:spPr>
        <a:xfrm>
          <a:off x="3715247" y="2180600"/>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Group_001</a:t>
          </a:r>
        </a:p>
      </dsp:txBody>
      <dsp:txXfrm>
        <a:off x="3727934" y="2193287"/>
        <a:ext cx="840984" cy="407805"/>
      </dsp:txXfrm>
    </dsp:sp>
    <dsp:sp modelId="{C9D5BB50-1163-43A4-9FD6-4E00C590CEE9}">
      <dsp:nvSpPr>
        <dsp:cNvPr id="0" name=""/>
        <dsp:cNvSpPr/>
      </dsp:nvSpPr>
      <dsp:spPr>
        <a:xfrm rot="116305">
          <a:off x="4581508" y="2392190"/>
          <a:ext cx="342953" cy="21599"/>
        </a:xfrm>
        <a:custGeom>
          <a:avLst/>
          <a:gdLst/>
          <a:ahLst/>
          <a:cxnLst/>
          <a:rect l="0" t="0" r="0" b="0"/>
          <a:pathLst>
            <a:path>
              <a:moveTo>
                <a:pt x="0" y="10799"/>
              </a:moveTo>
              <a:lnTo>
                <a:pt x="342953"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44411" y="2394416"/>
        <a:ext cx="17147" cy="17147"/>
      </dsp:txXfrm>
    </dsp:sp>
    <dsp:sp modelId="{33FE5840-2353-486E-8AEE-FF64EAAB76E8}">
      <dsp:nvSpPr>
        <dsp:cNvPr id="0" name=""/>
        <dsp:cNvSpPr/>
      </dsp:nvSpPr>
      <dsp:spPr>
        <a:xfrm>
          <a:off x="4924363" y="219220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values</a:t>
          </a:r>
        </a:p>
      </dsp:txBody>
      <dsp:txXfrm>
        <a:off x="4937050" y="2204888"/>
        <a:ext cx="840984" cy="407805"/>
      </dsp:txXfrm>
    </dsp:sp>
    <dsp:sp modelId="{53175F49-4C44-42DD-AF8F-6969DF54A3B4}">
      <dsp:nvSpPr>
        <dsp:cNvPr id="0" name=""/>
        <dsp:cNvSpPr/>
      </dsp:nvSpPr>
      <dsp:spPr>
        <a:xfrm rot="2567375">
          <a:off x="2109557" y="2842067"/>
          <a:ext cx="461965" cy="21599"/>
        </a:xfrm>
        <a:custGeom>
          <a:avLst/>
          <a:gdLst/>
          <a:ahLst/>
          <a:cxnLst/>
          <a:rect l="0" t="0" r="0" b="0"/>
          <a:pathLst>
            <a:path>
              <a:moveTo>
                <a:pt x="0" y="10799"/>
              </a:moveTo>
              <a:lnTo>
                <a:pt x="46196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28990" y="2841317"/>
        <a:ext cx="23098" cy="23098"/>
      </dsp:txXfrm>
    </dsp:sp>
    <dsp:sp modelId="{A4D24BDA-5975-42A1-91FF-B78FE1D9BF2F}">
      <dsp:nvSpPr>
        <dsp:cNvPr id="0" name=""/>
        <dsp:cNvSpPr/>
      </dsp:nvSpPr>
      <dsp:spPr>
        <a:xfrm>
          <a:off x="2510047" y="2793185"/>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axisNames</a:t>
          </a:r>
        </a:p>
      </dsp:txBody>
      <dsp:txXfrm>
        <a:off x="2522734" y="2805872"/>
        <a:ext cx="840984" cy="4078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5030837"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Level 4</a:t>
          </a:r>
        </a:p>
      </dsp:txBody>
      <dsp:txXfrm>
        <a:off x="5030837" y="0"/>
        <a:ext cx="846087" cy="1082992"/>
      </dsp:txXfrm>
    </dsp:sp>
    <dsp:sp modelId="{97CDE634-F15D-40AB-ABCE-026A27EA5834}">
      <dsp:nvSpPr>
        <dsp:cNvPr id="0" name=""/>
        <dsp:cNvSpPr/>
      </dsp:nvSpPr>
      <dsp:spPr>
        <a:xfrm>
          <a:off x="4117195"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Level 3</a:t>
          </a:r>
        </a:p>
      </dsp:txBody>
      <dsp:txXfrm>
        <a:off x="4117195" y="0"/>
        <a:ext cx="846087" cy="1082992"/>
      </dsp:txXfrm>
    </dsp:sp>
    <dsp:sp modelId="{0641EF3B-4D89-477A-A38E-73DC0BA28207}">
      <dsp:nvSpPr>
        <dsp:cNvPr id="0" name=""/>
        <dsp:cNvSpPr/>
      </dsp:nvSpPr>
      <dsp:spPr>
        <a:xfrm>
          <a:off x="2511518" y="0"/>
          <a:ext cx="1456971"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Level 2</a:t>
          </a:r>
        </a:p>
      </dsp:txBody>
      <dsp:txXfrm>
        <a:off x="2511518" y="0"/>
        <a:ext cx="1456971" cy="1082992"/>
      </dsp:txXfrm>
    </dsp:sp>
    <dsp:sp modelId="{7B6DABF1-1E98-4D14-8A2E-84F8198F164F}">
      <dsp:nvSpPr>
        <dsp:cNvPr id="0" name=""/>
        <dsp:cNvSpPr/>
      </dsp:nvSpPr>
      <dsp:spPr>
        <a:xfrm>
          <a:off x="990017" y="0"/>
          <a:ext cx="1311783"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Level 1</a:t>
          </a:r>
        </a:p>
      </dsp:txBody>
      <dsp:txXfrm>
        <a:off x="990017" y="0"/>
        <a:ext cx="1311783" cy="1082992"/>
      </dsp:txXfrm>
    </dsp:sp>
    <dsp:sp modelId="{5568D492-FFB4-44AB-81A5-98A80CA1188A}">
      <dsp:nvSpPr>
        <dsp:cNvPr id="0" name=""/>
        <dsp:cNvSpPr/>
      </dsp:nvSpPr>
      <dsp:spPr>
        <a:xfrm>
          <a:off x="0"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Level 0</a:t>
          </a:r>
        </a:p>
      </dsp:txBody>
      <dsp:txXfrm>
        <a:off x="0" y="0"/>
        <a:ext cx="846087" cy="1082992"/>
      </dsp:txXfrm>
    </dsp:sp>
    <dsp:sp modelId="{0AF486BB-926B-4351-BDF9-2ED17D74B6CD}">
      <dsp:nvSpPr>
        <dsp:cNvPr id="0" name=""/>
        <dsp:cNvSpPr/>
      </dsp:nvSpPr>
      <dsp:spPr>
        <a:xfrm>
          <a:off x="68594" y="1930275"/>
          <a:ext cx="665441" cy="36971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Root</a:t>
          </a:r>
        </a:p>
      </dsp:txBody>
      <dsp:txXfrm>
        <a:off x="79422" y="1941103"/>
        <a:ext cx="643785" cy="348056"/>
      </dsp:txXfrm>
    </dsp:sp>
    <dsp:sp modelId="{0E761ACD-C16C-49D8-8FED-E70C82E155EB}">
      <dsp:nvSpPr>
        <dsp:cNvPr id="0" name=""/>
        <dsp:cNvSpPr/>
      </dsp:nvSpPr>
      <dsp:spPr>
        <a:xfrm rot="17403856">
          <a:off x="431081" y="1673163"/>
          <a:ext cx="922336" cy="17578"/>
        </a:xfrm>
        <a:custGeom>
          <a:avLst/>
          <a:gdLst/>
          <a:ahLst/>
          <a:cxnLst/>
          <a:rect l="0" t="0" r="0" b="0"/>
          <a:pathLst>
            <a:path>
              <a:moveTo>
                <a:pt x="0" y="8789"/>
              </a:moveTo>
              <a:lnTo>
                <a:pt x="922336"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69191" y="1658893"/>
        <a:ext cx="46116" cy="46116"/>
      </dsp:txXfrm>
    </dsp:sp>
    <dsp:sp modelId="{6FBFE996-985A-4F82-9424-EEF74D1292C8}">
      <dsp:nvSpPr>
        <dsp:cNvPr id="0" name=""/>
        <dsp:cNvSpPr/>
      </dsp:nvSpPr>
      <dsp:spPr>
        <a:xfrm>
          <a:off x="1050465" y="1072504"/>
          <a:ext cx="115772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Group_F</a:t>
          </a:r>
        </a:p>
      </dsp:txBody>
      <dsp:txXfrm>
        <a:off x="1060790" y="1082829"/>
        <a:ext cx="1137073" cy="331886"/>
      </dsp:txXfrm>
    </dsp:sp>
    <dsp:sp modelId="{3E5E3891-E285-487C-B554-6E1CEB150B74}">
      <dsp:nvSpPr>
        <dsp:cNvPr id="0" name=""/>
        <dsp:cNvSpPr/>
      </dsp:nvSpPr>
      <dsp:spPr>
        <a:xfrm rot="19520490">
          <a:off x="2166018" y="1104835"/>
          <a:ext cx="475302" cy="17578"/>
        </a:xfrm>
        <a:custGeom>
          <a:avLst/>
          <a:gdLst/>
          <a:ahLst/>
          <a:cxnLst/>
          <a:rect l="0" t="0" r="0" b="0"/>
          <a:pathLst>
            <a:path>
              <a:moveTo>
                <a:pt x="0" y="8789"/>
              </a:moveTo>
              <a:lnTo>
                <a:pt x="47530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91787" y="1101741"/>
        <a:ext cx="23765" cy="23765"/>
      </dsp:txXfrm>
    </dsp:sp>
    <dsp:sp modelId="{D2DEB6D7-D509-4EF6-9655-AC96574D9A06}">
      <dsp:nvSpPr>
        <dsp:cNvPr id="0" name=""/>
        <dsp:cNvSpPr/>
      </dsp:nvSpPr>
      <dsp:spPr>
        <a:xfrm>
          <a:off x="2599151" y="802207"/>
          <a:ext cx="1302679"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BathymetryCoverage</a:t>
          </a:r>
        </a:p>
      </dsp:txBody>
      <dsp:txXfrm>
        <a:off x="2609476" y="812532"/>
        <a:ext cx="1282029" cy="331886"/>
      </dsp:txXfrm>
    </dsp:sp>
    <dsp:sp modelId="{6F02B682-27F6-41FB-8A4F-DEBA71AC0069}">
      <dsp:nvSpPr>
        <dsp:cNvPr id="0" name=""/>
        <dsp:cNvSpPr/>
      </dsp:nvSpPr>
      <dsp:spPr>
        <a:xfrm rot="1695915">
          <a:off x="2181862" y="1344539"/>
          <a:ext cx="441577" cy="17578"/>
        </a:xfrm>
        <a:custGeom>
          <a:avLst/>
          <a:gdLst/>
          <a:ahLst/>
          <a:cxnLst/>
          <a:rect l="0" t="0" r="0" b="0"/>
          <a:pathLst>
            <a:path>
              <a:moveTo>
                <a:pt x="0" y="8789"/>
              </a:moveTo>
              <a:lnTo>
                <a:pt x="441577"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91611" y="1342288"/>
        <a:ext cx="22078" cy="22078"/>
      </dsp:txXfrm>
    </dsp:sp>
    <dsp:sp modelId="{325B32CF-6581-4E5B-8C8B-26DA1D0036B2}">
      <dsp:nvSpPr>
        <dsp:cNvPr id="0" name=""/>
        <dsp:cNvSpPr/>
      </dsp:nvSpPr>
      <dsp:spPr>
        <a:xfrm>
          <a:off x="2597113" y="1281615"/>
          <a:ext cx="1284192"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featureCode</a:t>
          </a:r>
        </a:p>
      </dsp:txBody>
      <dsp:txXfrm>
        <a:off x="2607438" y="1291940"/>
        <a:ext cx="1263542" cy="331886"/>
      </dsp:txXfrm>
    </dsp:sp>
    <dsp:sp modelId="{449B756B-9D9D-423A-B341-EFF418E5B278}">
      <dsp:nvSpPr>
        <dsp:cNvPr id="0" name=""/>
        <dsp:cNvSpPr/>
      </dsp:nvSpPr>
      <dsp:spPr>
        <a:xfrm rot="1074775">
          <a:off x="726398" y="2154796"/>
          <a:ext cx="315077" cy="17578"/>
        </a:xfrm>
        <a:custGeom>
          <a:avLst/>
          <a:gdLst/>
          <a:ahLst/>
          <a:cxnLst/>
          <a:rect l="0" t="0" r="0" b="0"/>
          <a:pathLst>
            <a:path>
              <a:moveTo>
                <a:pt x="0" y="8789"/>
              </a:moveTo>
              <a:lnTo>
                <a:pt x="315077"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76060" y="2155709"/>
        <a:ext cx="15753" cy="15753"/>
      </dsp:txXfrm>
    </dsp:sp>
    <dsp:sp modelId="{E9A39B29-DC48-4D3B-80A1-966B0B5C502C}">
      <dsp:nvSpPr>
        <dsp:cNvPr id="0" name=""/>
        <dsp:cNvSpPr/>
      </dsp:nvSpPr>
      <dsp:spPr>
        <a:xfrm>
          <a:off x="1033839" y="2035772"/>
          <a:ext cx="1172959"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BathymetryCoverage</a:t>
          </a:r>
        </a:p>
      </dsp:txBody>
      <dsp:txXfrm>
        <a:off x="1044164" y="2046097"/>
        <a:ext cx="1152309" cy="331886"/>
      </dsp:txXfrm>
    </dsp:sp>
    <dsp:sp modelId="{4E80FB45-BF2D-43A5-A781-8F30A9A783F7}">
      <dsp:nvSpPr>
        <dsp:cNvPr id="0" name=""/>
        <dsp:cNvSpPr/>
      </dsp:nvSpPr>
      <dsp:spPr>
        <a:xfrm rot="19407520">
          <a:off x="2159137" y="2058885"/>
          <a:ext cx="484934" cy="17578"/>
        </a:xfrm>
        <a:custGeom>
          <a:avLst/>
          <a:gdLst/>
          <a:ahLst/>
          <a:cxnLst/>
          <a:rect l="0" t="0" r="0" b="0"/>
          <a:pathLst>
            <a:path>
              <a:moveTo>
                <a:pt x="0" y="8789"/>
              </a:moveTo>
              <a:lnTo>
                <a:pt x="484934"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89480" y="2055551"/>
        <a:ext cx="24246" cy="24246"/>
      </dsp:txXfrm>
    </dsp:sp>
    <dsp:sp modelId="{845D82F7-1FD3-4FA8-A872-A15817298FFB}">
      <dsp:nvSpPr>
        <dsp:cNvPr id="0" name=""/>
        <dsp:cNvSpPr/>
      </dsp:nvSpPr>
      <dsp:spPr>
        <a:xfrm>
          <a:off x="2596408" y="1747041"/>
          <a:ext cx="1288056"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BathymetryCoverage.01</a:t>
          </a:r>
        </a:p>
      </dsp:txBody>
      <dsp:txXfrm>
        <a:off x="2606733" y="1757366"/>
        <a:ext cx="1267406" cy="331886"/>
      </dsp:txXfrm>
    </dsp:sp>
    <dsp:sp modelId="{B178F4F4-AD2B-4DB5-8E8F-B361A28ED059}">
      <dsp:nvSpPr>
        <dsp:cNvPr id="0" name=""/>
        <dsp:cNvSpPr/>
      </dsp:nvSpPr>
      <dsp:spPr>
        <a:xfrm rot="21510947">
          <a:off x="3884414" y="1910642"/>
          <a:ext cx="299432" cy="17578"/>
        </a:xfrm>
        <a:custGeom>
          <a:avLst/>
          <a:gdLst/>
          <a:ahLst/>
          <a:cxnLst/>
          <a:rect l="0" t="0" r="0" b="0"/>
          <a:pathLst>
            <a:path>
              <a:moveTo>
                <a:pt x="0" y="8789"/>
              </a:moveTo>
              <a:lnTo>
                <a:pt x="29943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26645" y="1911945"/>
        <a:ext cx="14971" cy="14971"/>
      </dsp:txXfrm>
    </dsp:sp>
    <dsp:sp modelId="{77098796-2892-46E3-92B3-67E8F3DD7EF7}">
      <dsp:nvSpPr>
        <dsp:cNvPr id="0" name=""/>
        <dsp:cNvSpPr/>
      </dsp:nvSpPr>
      <dsp:spPr>
        <a:xfrm>
          <a:off x="4183796" y="1739285"/>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Group_001</a:t>
          </a:r>
        </a:p>
      </dsp:txBody>
      <dsp:txXfrm>
        <a:off x="4194121" y="1749610"/>
        <a:ext cx="684423" cy="331886"/>
      </dsp:txXfrm>
    </dsp:sp>
    <dsp:sp modelId="{C9D5BB50-1163-43A4-9FD6-4E00C590CEE9}">
      <dsp:nvSpPr>
        <dsp:cNvPr id="0" name=""/>
        <dsp:cNvSpPr/>
      </dsp:nvSpPr>
      <dsp:spPr>
        <a:xfrm rot="21510165">
          <a:off x="4888832" y="1903863"/>
          <a:ext cx="222082" cy="17578"/>
        </a:xfrm>
        <a:custGeom>
          <a:avLst/>
          <a:gdLst/>
          <a:ahLst/>
          <a:cxnLst/>
          <a:rect l="0" t="0" r="0" b="0"/>
          <a:pathLst>
            <a:path>
              <a:moveTo>
                <a:pt x="0" y="8789"/>
              </a:moveTo>
              <a:lnTo>
                <a:pt x="22208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994321" y="1907100"/>
        <a:ext cx="11104" cy="11104"/>
      </dsp:txXfrm>
    </dsp:sp>
    <dsp:sp modelId="{33FE5840-2353-486E-8AEE-FF64EAAB76E8}">
      <dsp:nvSpPr>
        <dsp:cNvPr id="0" name=""/>
        <dsp:cNvSpPr/>
      </dsp:nvSpPr>
      <dsp:spPr>
        <a:xfrm>
          <a:off x="5110876" y="1733482"/>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values</a:t>
          </a:r>
        </a:p>
      </dsp:txBody>
      <dsp:txXfrm>
        <a:off x="5121201" y="1743807"/>
        <a:ext cx="684423" cy="331886"/>
      </dsp:txXfrm>
    </dsp:sp>
    <dsp:sp modelId="{53175F49-4C44-42DD-AF8F-6969DF54A3B4}">
      <dsp:nvSpPr>
        <dsp:cNvPr id="0" name=""/>
        <dsp:cNvSpPr/>
      </dsp:nvSpPr>
      <dsp:spPr>
        <a:xfrm rot="1847184">
          <a:off x="2174788" y="2319521"/>
          <a:ext cx="454322" cy="17578"/>
        </a:xfrm>
        <a:custGeom>
          <a:avLst/>
          <a:gdLst/>
          <a:ahLst/>
          <a:cxnLst/>
          <a:rect l="0" t="0" r="0" b="0"/>
          <a:pathLst>
            <a:path>
              <a:moveTo>
                <a:pt x="0" y="8789"/>
              </a:moveTo>
              <a:lnTo>
                <a:pt x="45432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90591" y="2316952"/>
        <a:ext cx="22716" cy="22716"/>
      </dsp:txXfrm>
    </dsp:sp>
    <dsp:sp modelId="{A4D24BDA-5975-42A1-91FF-B78FE1D9BF2F}">
      <dsp:nvSpPr>
        <dsp:cNvPr id="0" name=""/>
        <dsp:cNvSpPr/>
      </dsp:nvSpPr>
      <dsp:spPr>
        <a:xfrm>
          <a:off x="2597099" y="2268312"/>
          <a:ext cx="1262398"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axisNames</a:t>
          </a:r>
        </a:p>
      </dsp:txBody>
      <dsp:txXfrm>
        <a:off x="2607424" y="2278637"/>
        <a:ext cx="1241748" cy="331886"/>
      </dsp:txXfrm>
    </dsp:sp>
    <dsp:sp modelId="{29DDD5B2-888A-4EA6-852A-00C3487A1350}">
      <dsp:nvSpPr>
        <dsp:cNvPr id="0" name=""/>
        <dsp:cNvSpPr/>
      </dsp:nvSpPr>
      <dsp:spPr>
        <a:xfrm rot="4362047">
          <a:off x="377115" y="2591335"/>
          <a:ext cx="1015943" cy="17578"/>
        </a:xfrm>
        <a:custGeom>
          <a:avLst/>
          <a:gdLst/>
          <a:ahLst/>
          <a:cxnLst/>
          <a:rect l="0" t="0" r="0" b="0"/>
          <a:pathLst>
            <a:path>
              <a:moveTo>
                <a:pt x="0" y="8789"/>
              </a:moveTo>
              <a:lnTo>
                <a:pt x="1015943"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59688" y="2574726"/>
        <a:ext cx="50797" cy="50797"/>
      </dsp:txXfrm>
    </dsp:sp>
    <dsp:sp modelId="{908CB227-A8DE-4395-AFFA-8F5AC28944F8}">
      <dsp:nvSpPr>
        <dsp:cNvPr id="0" name=""/>
        <dsp:cNvSpPr/>
      </dsp:nvSpPr>
      <dsp:spPr>
        <a:xfrm>
          <a:off x="1036138" y="2908850"/>
          <a:ext cx="1186187"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QualityOfSurveyCoverage</a:t>
          </a:r>
        </a:p>
      </dsp:txBody>
      <dsp:txXfrm>
        <a:off x="1046463" y="2919175"/>
        <a:ext cx="1165537" cy="331886"/>
      </dsp:txXfrm>
    </dsp:sp>
    <dsp:sp modelId="{2B9A3F37-A576-41A7-99C2-B257964DA41C}">
      <dsp:nvSpPr>
        <dsp:cNvPr id="0" name=""/>
        <dsp:cNvSpPr/>
      </dsp:nvSpPr>
      <dsp:spPr>
        <a:xfrm rot="19837093">
          <a:off x="2194754" y="2971165"/>
          <a:ext cx="428690" cy="17578"/>
        </a:xfrm>
        <a:custGeom>
          <a:avLst/>
          <a:gdLst/>
          <a:ahLst/>
          <a:cxnLst/>
          <a:rect l="0" t="0" r="0" b="0"/>
          <a:pathLst>
            <a:path>
              <a:moveTo>
                <a:pt x="0" y="8789"/>
              </a:moveTo>
              <a:lnTo>
                <a:pt x="428690"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98381" y="2969237"/>
        <a:ext cx="21434" cy="21434"/>
      </dsp:txXfrm>
    </dsp:sp>
    <dsp:sp modelId="{F310F08A-EC11-47F1-ADF9-BB367E72AC75}">
      <dsp:nvSpPr>
        <dsp:cNvPr id="0" name=""/>
        <dsp:cNvSpPr/>
      </dsp:nvSpPr>
      <dsp:spPr>
        <a:xfrm>
          <a:off x="2595873" y="2698523"/>
          <a:ext cx="1272424"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QualityOfSurveyCoverage.01</a:t>
          </a:r>
        </a:p>
      </dsp:txBody>
      <dsp:txXfrm>
        <a:off x="2606198" y="2708848"/>
        <a:ext cx="1251774" cy="331886"/>
      </dsp:txXfrm>
    </dsp:sp>
    <dsp:sp modelId="{53A5D5E1-9F4F-4853-BF15-34EA2A1E7293}">
      <dsp:nvSpPr>
        <dsp:cNvPr id="0" name=""/>
        <dsp:cNvSpPr/>
      </dsp:nvSpPr>
      <dsp:spPr>
        <a:xfrm rot="21516232">
          <a:off x="3868251" y="2862193"/>
          <a:ext cx="312679" cy="17578"/>
        </a:xfrm>
        <a:custGeom>
          <a:avLst/>
          <a:gdLst/>
          <a:ahLst/>
          <a:cxnLst/>
          <a:rect l="0" t="0" r="0" b="0"/>
          <a:pathLst>
            <a:path>
              <a:moveTo>
                <a:pt x="0" y="8789"/>
              </a:moveTo>
              <a:lnTo>
                <a:pt x="312679"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16774" y="2863165"/>
        <a:ext cx="15633" cy="15633"/>
      </dsp:txXfrm>
    </dsp:sp>
    <dsp:sp modelId="{95D2C402-362E-4ACF-8F99-B0393D3954E7}">
      <dsp:nvSpPr>
        <dsp:cNvPr id="0" name=""/>
        <dsp:cNvSpPr/>
      </dsp:nvSpPr>
      <dsp:spPr>
        <a:xfrm>
          <a:off x="4180884" y="2690904"/>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Group_001</a:t>
          </a:r>
        </a:p>
      </dsp:txBody>
      <dsp:txXfrm>
        <a:off x="4191209" y="2701229"/>
        <a:ext cx="684423" cy="331886"/>
      </dsp:txXfrm>
    </dsp:sp>
    <dsp:sp modelId="{7D012B99-9162-43F8-8531-89836AFEF04F}">
      <dsp:nvSpPr>
        <dsp:cNvPr id="0" name=""/>
        <dsp:cNvSpPr/>
      </dsp:nvSpPr>
      <dsp:spPr>
        <a:xfrm rot="21486215">
          <a:off x="4885894" y="2854571"/>
          <a:ext cx="230424" cy="17578"/>
        </a:xfrm>
        <a:custGeom>
          <a:avLst/>
          <a:gdLst/>
          <a:ahLst/>
          <a:cxnLst/>
          <a:rect l="0" t="0" r="0" b="0"/>
          <a:pathLst>
            <a:path>
              <a:moveTo>
                <a:pt x="0" y="8789"/>
              </a:moveTo>
              <a:lnTo>
                <a:pt x="230424"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995346" y="2857599"/>
        <a:ext cx="11521" cy="11521"/>
      </dsp:txXfrm>
    </dsp:sp>
    <dsp:sp modelId="{A24FF5C2-8D1F-4008-9C23-605250215E77}">
      <dsp:nvSpPr>
        <dsp:cNvPr id="0" name=""/>
        <dsp:cNvSpPr/>
      </dsp:nvSpPr>
      <dsp:spPr>
        <a:xfrm>
          <a:off x="5116256" y="2683279"/>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values</a:t>
          </a:r>
        </a:p>
      </dsp:txBody>
      <dsp:txXfrm>
        <a:off x="5126581" y="2693604"/>
        <a:ext cx="684423" cy="331886"/>
      </dsp:txXfrm>
    </dsp:sp>
    <dsp:sp modelId="{06EE1FB7-7A86-41F3-BA65-F062DADB5370}">
      <dsp:nvSpPr>
        <dsp:cNvPr id="0" name=""/>
        <dsp:cNvSpPr/>
      </dsp:nvSpPr>
      <dsp:spPr>
        <a:xfrm rot="1570402">
          <a:off x="2201421" y="3166254"/>
          <a:ext cx="407741" cy="17578"/>
        </a:xfrm>
        <a:custGeom>
          <a:avLst/>
          <a:gdLst/>
          <a:ahLst/>
          <a:cxnLst/>
          <a:rect l="0" t="0" r="0" b="0"/>
          <a:pathLst>
            <a:path>
              <a:moveTo>
                <a:pt x="0" y="8789"/>
              </a:moveTo>
              <a:lnTo>
                <a:pt x="407741"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95098" y="3164849"/>
        <a:ext cx="20387" cy="20387"/>
      </dsp:txXfrm>
    </dsp:sp>
    <dsp:sp modelId="{9D439C53-907E-424A-80A8-374D8509DFF1}">
      <dsp:nvSpPr>
        <dsp:cNvPr id="0" name=""/>
        <dsp:cNvSpPr/>
      </dsp:nvSpPr>
      <dsp:spPr>
        <a:xfrm>
          <a:off x="2588258" y="3088700"/>
          <a:ext cx="1242628"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featureAttributeTable</a:t>
          </a:r>
        </a:p>
      </dsp:txBody>
      <dsp:txXfrm>
        <a:off x="2598583" y="3099025"/>
        <a:ext cx="1221978" cy="3318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32 17 528,'2'0'196,"-2"0"-152,2 0-12,-2 0 132,0 0-96,0 0 80,0 0-88,0 0 40,0 0-60,0 0 24,0 0-36,0-2 80,0 2-60,0-1 32,0-1-48,-2-1 36,2 1-40,-4-1 4,2 3-20,-2-3-16,3 3 0,-5-2 12,4 4-4,-3-2-12,3 1 4,-1 1 12,3-1-4,-4 1-4,4 1 4,0 1-4,2 1 0,-2-2 0,2 0 0,-2-3 0,3 2 0,1-2 24,-1 1-12,1-2-12,1 1-4,-1-4 12,0 4-4,0 0 96,-2 2-56,0-2-20,0 3-12,0 1-92,0 1 44,0-5-40,0 1 44</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1132,'-3'7'420,"3"-7"-328,5 11-24,-3-8 84,0 2-96,-2-2 136,3 2-108,-3-5-128,0 0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1D8CF-E136-4634-8829-EA47E0CA2DB2}">
  <ds:schemaRefs>
    <ds:schemaRef ds:uri="http://schemas.openxmlformats.org/officeDocument/2006/bibliography"/>
  </ds:schemaRefs>
</ds:datastoreItem>
</file>

<file path=customXml/itemProps2.xml><?xml version="1.0" encoding="utf-8"?>
<ds:datastoreItem xmlns:ds="http://schemas.openxmlformats.org/officeDocument/2006/customXml" ds:itemID="{43048D11-561E-4CFB-96CA-6E62F90BA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23211</Words>
  <Characters>132309</Characters>
  <Application>Microsoft Office Word</Application>
  <DocSecurity>0</DocSecurity>
  <Lines>1102</Lines>
  <Paragraphs>310</Paragraphs>
  <ScaleCrop>false</ScaleCrop>
  <HeadingPairs>
    <vt:vector size="6" baseType="variant">
      <vt:variant>
        <vt:lpstr>Titel</vt:lpstr>
      </vt:variant>
      <vt:variant>
        <vt:i4>1</vt:i4>
      </vt:variant>
      <vt:variant>
        <vt:lpstr>Title</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155210</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Ronald Tse</cp:lastModifiedBy>
  <cp:revision>1</cp:revision>
  <cp:lastPrinted>2022-06-08T08:27:00Z</cp:lastPrinted>
  <dcterms:created xsi:type="dcterms:W3CDTF">2022-12-06T10:01:00Z</dcterms:created>
  <dcterms:modified xsi:type="dcterms:W3CDTF">2022-12-19T15:12:00Z</dcterms:modified>
</cp:coreProperties>
</file>
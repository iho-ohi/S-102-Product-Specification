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96C88" w14:textId="55A3C895" w:rsidR="18618C85" w:rsidRDefault="18618C85">
      <w:bookmarkStart w:id="0" w:name="_Toc173128083"/>
      <w:bookmarkStart w:id="1" w:name="_Toc173128202"/>
    </w:p>
    <w:p w14:paraId="68F004FB" w14:textId="263CF55D" w:rsidR="47669EB9" w:rsidRDefault="47669EB9">
      <w:r>
        <w:t xml:space="preserve"> </w:t>
      </w:r>
    </w:p>
    <w:p w14:paraId="0213CBFE" w14:textId="66D6D024" w:rsidR="18618C85" w:rsidRDefault="18618C85"/>
    <w:p w14:paraId="732E2CF3" w14:textId="7A407021" w:rsidR="18618C85" w:rsidRDefault="18618C85"/>
    <w:p w14:paraId="1325056C" w14:textId="4EFF2862" w:rsidR="18618C85" w:rsidRDefault="18618C85" w:rsidP="18618C85"/>
    <w:p w14:paraId="5D289435" w14:textId="501BAB4E" w:rsidR="18618C85" w:rsidRDefault="18618C85"/>
    <w:p w14:paraId="2D7FA8FC" w14:textId="0520A54B" w:rsidR="18618C85" w:rsidRDefault="18618C85"/>
    <w:p w14:paraId="4FEF88D1" w14:textId="77777777" w:rsidR="005A035A" w:rsidRPr="00CF30EA" w:rsidRDefault="005A035A" w:rsidP="18618C85">
      <w:pPr>
        <w:suppressLineNumbers/>
        <w:rPr>
          <w:rFonts w:cs="Arial"/>
          <w:sz w:val="22"/>
          <w:szCs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1CDF0E05" w14:textId="49D21761"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w:t>
                              </w:r>
                              <w:r w:rsidR="00D80E53">
                                <w:rPr>
                                  <w:rFonts w:cs="Arial"/>
                                  <w:b/>
                                </w:rPr>
                                <w:t>102</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1BD7C0ED" w:rsidR="00CE3512" w:rsidRDefault="0010055A"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Bathymetric Surface</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338BF9BC"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del w:id="2" w:author="Daniel Rohde" w:date="2026-09-17T15:41:00Z">
                                <w:r w:rsidR="004A1AC3" w:rsidDel="004A1AC3">
                                  <w:rPr>
                                    <w:rFonts w:ascii="Arial" w:hAnsi="Arial" w:cs="HelveticaNeueLT Std Med"/>
                                    <w:b/>
                                    <w:color w:val="00004C"/>
                                    <w:sz w:val="28"/>
                                    <w:szCs w:val="28"/>
                                  </w:rPr>
                                  <w:delText>1</w:delText>
                                </w:r>
                              </w:del>
                              <w:ins w:id="3" w:author="Daniel Rohde" w:date="2026-09-17T15:41:00Z">
                                <w:r w:rsidR="004A1AC3">
                                  <w:rPr>
                                    <w:rFonts w:ascii="Arial" w:hAnsi="Arial" w:cs="HelveticaNeueLT Std Med"/>
                                    <w:b/>
                                    <w:color w:val="00004C"/>
                                    <w:sz w:val="28"/>
                                    <w:szCs w:val="28"/>
                                  </w:rPr>
                                  <w:t>2</w:t>
                                </w:r>
                              </w:ins>
                              <w:r w:rsidR="00053908">
                                <w:rPr>
                                  <w:rFonts w:ascii="Arial" w:hAnsi="Arial" w:cs="HelveticaNeueLT Std Med"/>
                                  <w:b/>
                                  <w:color w:val="00004C"/>
                                  <w:sz w:val="28"/>
                                  <w:szCs w:val="28"/>
                                </w:rPr>
                                <w:t>.0.0</w:t>
                              </w:r>
                            </w:p>
                            <w:p w14:paraId="7979CF00" w14:textId="09B436A5"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10055A">
                                <w:rPr>
                                  <w:rFonts w:ascii="Arial" w:hAnsi="Arial" w:cs="HelveticaNeueLT Std Med"/>
                                  <w:b/>
                                  <w:color w:val="00004C"/>
                                  <w:sz w:val="28"/>
                                  <w:szCs w:val="28"/>
                                </w:rPr>
                                <w:t>02</w:t>
                              </w:r>
                              <w:r>
                                <w:rPr>
                                  <w:rFonts w:ascii="Arial" w:hAnsi="Arial" w:cs="HelveticaNeueLT Std Med"/>
                                  <w:b/>
                                  <w:color w:val="00004C"/>
                                  <w:sz w:val="28"/>
                                  <w:szCs w:val="28"/>
                                </w:rPr>
                                <w:t xml:space="preserve"> Edition </w:t>
                              </w:r>
                              <w:r w:rsidR="00D632C4">
                                <w:rPr>
                                  <w:rFonts w:ascii="Arial" w:hAnsi="Arial" w:cs="HelveticaNeueLT Std Med"/>
                                  <w:b/>
                                  <w:color w:val="00004C"/>
                                  <w:sz w:val="28"/>
                                  <w:szCs w:val="28"/>
                                </w:rPr>
                                <w:t>3.0</w:t>
                              </w:r>
                              <w:r w:rsidR="0010055A" w:rsidRPr="00D80E53">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49D21761" w:rsidR="009D0E32" w:rsidRPr="00B94B05" w:rsidRDefault="009D0E32" w:rsidP="00B66C1A">
                        <w:pPr>
                          <w:rPr>
                            <w:rFonts w:cs="Arial"/>
                            <w:b/>
                          </w:rPr>
                        </w:pPr>
                        <w:r w:rsidRPr="00B94B05">
                          <w:rPr>
                            <w:rFonts w:cs="Arial"/>
                            <w:b/>
                          </w:rPr>
                          <w:t>S-</w:t>
                        </w:r>
                        <w:r>
                          <w:rPr>
                            <w:rFonts w:cs="Arial"/>
                            <w:b/>
                          </w:rPr>
                          <w:t>1</w:t>
                        </w:r>
                        <w:r w:rsidR="00CE3512">
                          <w:rPr>
                            <w:rFonts w:cs="Arial"/>
                            <w:b/>
                          </w:rPr>
                          <w:t>58</w:t>
                        </w:r>
                        <w:r w:rsidR="004B1303">
                          <w:rPr>
                            <w:rFonts w:cs="Arial"/>
                            <w:b/>
                          </w:rPr>
                          <w:t>:</w:t>
                        </w:r>
                        <w:r w:rsidR="00D80E53">
                          <w:rPr>
                            <w:rFonts w:cs="Arial"/>
                            <w:b/>
                          </w:rPr>
                          <w:t>102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6184C43D" w14:textId="1BD7C0ED" w:rsidR="00CE3512" w:rsidRDefault="0010055A"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Bathymetric Surface</w:t>
                        </w:r>
                        <w:r w:rsidR="004B1303">
                          <w:rPr>
                            <w:rFonts w:ascii="Arial" w:hAnsi="Arial" w:cs="HelveticaNeueLT Std Med"/>
                            <w:b/>
                            <w:color w:val="00004C"/>
                            <w:sz w:val="56"/>
                            <w:szCs w:val="56"/>
                          </w:rPr>
                          <w:t xml:space="preserve"> </w:t>
                        </w:r>
                        <w:r w:rsidR="00CE3512">
                          <w:rPr>
                            <w:rFonts w:ascii="Arial" w:hAnsi="Arial" w:cs="HelveticaNeueLT Std Med"/>
                            <w:b/>
                            <w:color w:val="00004C"/>
                            <w:sz w:val="56"/>
                            <w:szCs w:val="56"/>
                          </w:rPr>
                          <w:t>Validation Checks</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77F9C5A0" w14:textId="338BF9BC" w:rsidR="00A31B39" w:rsidRPr="00FD27EE" w:rsidRDefault="009D0E32"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 xml:space="preserve">Edition </w:t>
                        </w:r>
                        <w:del w:id="4" w:author="Daniel Rohde" w:date="2026-09-17T15:41:00Z">
                          <w:r w:rsidR="004A1AC3" w:rsidDel="004A1AC3">
                            <w:rPr>
                              <w:rFonts w:ascii="Arial" w:hAnsi="Arial" w:cs="HelveticaNeueLT Std Med"/>
                              <w:b/>
                              <w:color w:val="00004C"/>
                              <w:sz w:val="28"/>
                              <w:szCs w:val="28"/>
                            </w:rPr>
                            <w:delText>1</w:delText>
                          </w:r>
                        </w:del>
                        <w:ins w:id="5" w:author="Daniel Rohde" w:date="2026-09-17T15:41:00Z">
                          <w:r w:rsidR="004A1AC3">
                            <w:rPr>
                              <w:rFonts w:ascii="Arial" w:hAnsi="Arial" w:cs="HelveticaNeueLT Std Med"/>
                              <w:b/>
                              <w:color w:val="00004C"/>
                              <w:sz w:val="28"/>
                              <w:szCs w:val="28"/>
                            </w:rPr>
                            <w:t>2</w:t>
                          </w:r>
                        </w:ins>
                        <w:r w:rsidR="00053908">
                          <w:rPr>
                            <w:rFonts w:ascii="Arial" w:hAnsi="Arial" w:cs="HelveticaNeueLT Std Med"/>
                            <w:b/>
                            <w:color w:val="00004C"/>
                            <w:sz w:val="28"/>
                            <w:szCs w:val="28"/>
                          </w:rPr>
                          <w:t>.0.0</w:t>
                        </w:r>
                      </w:p>
                      <w:p w14:paraId="7979CF00" w14:textId="09B436A5" w:rsidR="009D0E32" w:rsidRPr="00A31B39" w:rsidRDefault="00A31B39" w:rsidP="00B66C1A">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Aligned to S-1</w:t>
                        </w:r>
                        <w:r w:rsidR="0010055A">
                          <w:rPr>
                            <w:rFonts w:ascii="Arial" w:hAnsi="Arial" w:cs="HelveticaNeueLT Std Med"/>
                            <w:b/>
                            <w:color w:val="00004C"/>
                            <w:sz w:val="28"/>
                            <w:szCs w:val="28"/>
                          </w:rPr>
                          <w:t>02</w:t>
                        </w:r>
                        <w:r>
                          <w:rPr>
                            <w:rFonts w:ascii="Arial" w:hAnsi="Arial" w:cs="HelveticaNeueLT Std Med"/>
                            <w:b/>
                            <w:color w:val="00004C"/>
                            <w:sz w:val="28"/>
                            <w:szCs w:val="28"/>
                          </w:rPr>
                          <w:t xml:space="preserve"> Edition </w:t>
                        </w:r>
                        <w:r w:rsidR="00D632C4">
                          <w:rPr>
                            <w:rFonts w:ascii="Arial" w:hAnsi="Arial" w:cs="HelveticaNeueLT Std Med"/>
                            <w:b/>
                            <w:color w:val="00004C"/>
                            <w:sz w:val="28"/>
                            <w:szCs w:val="28"/>
                          </w:rPr>
                          <w:t>3.0</w:t>
                        </w:r>
                        <w:r w:rsidR="0010055A" w:rsidRPr="00D80E53">
                          <w:rPr>
                            <w:rFonts w:ascii="Arial" w:hAnsi="Arial" w:cs="HelveticaNeueLT Std Med"/>
                            <w:b/>
                            <w:color w:val="00004C"/>
                            <w:sz w:val="28"/>
                            <w:szCs w:val="28"/>
                          </w:rPr>
                          <w:t>.0</w:t>
                        </w: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0"/>
    <w:bookmarkEnd w:id="1"/>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1713E546"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r w:rsidR="00ED676B">
              <w:rPr>
                <w:rFonts w:ascii="Helvetica" w:hAnsi="Helvetica"/>
                <w:sz w:val="22"/>
                <w:lang w:val="en-GB"/>
              </w:rPr>
              <w:t>4</w:t>
            </w:r>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6" w:name="_Hlk162625566"/>
      <w:r w:rsidRPr="00CF30EA">
        <w:rPr>
          <w:bCs/>
          <w:color w:val="auto"/>
          <w:lang w:val="en-GB"/>
        </w:rPr>
        <w:lastRenderedPageBreak/>
        <w:t>Document History</w:t>
      </w:r>
    </w:p>
    <w:bookmarkEnd w:id="6"/>
    <w:p w14:paraId="292089DF" w14:textId="606E7449" w:rsidR="00B943EE" w:rsidRPr="001C137B" w:rsidRDefault="00B943EE" w:rsidP="001C137B">
      <w:pPr>
        <w:spacing w:line="240" w:lineRule="auto"/>
        <w:rPr>
          <w:rFonts w:eastAsiaTheme="minorEastAsia" w:cs="Arial"/>
          <w:lang w:val="en-GB"/>
        </w:rPr>
      </w:pPr>
      <w:r w:rsidRPr="00CF30EA">
        <w:rPr>
          <w:lang w:val="en-GB"/>
        </w:rPr>
        <w:t xml:space="preserve">Changes to this Specification are coordinated by the </w:t>
      </w:r>
      <w:bookmarkStart w:id="7" w:name="_Hlk179552209"/>
      <w:r w:rsidR="001C137B" w:rsidRPr="001C137B">
        <w:rPr>
          <w:rFonts w:eastAsiaTheme="minorEastAsia" w:cs="Arial"/>
          <w:lang w:val="en-GB"/>
        </w:rPr>
        <w:t xml:space="preserve">IHO </w:t>
      </w:r>
      <w:bookmarkEnd w:id="7"/>
      <w:r w:rsidR="00D80E53">
        <w:rPr>
          <w:rFonts w:eastAsiaTheme="minorEastAsia" w:cs="Arial"/>
          <w:lang w:val="en-GB"/>
        </w:rPr>
        <w:t>S-100 Working Group S-102 Project Team</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0701DE" w:rsidRPr="00CF30EA" w14:paraId="61B80077" w14:textId="77777777" w:rsidTr="2D8F900D">
        <w:trPr>
          <w:cantSplit/>
        </w:trPr>
        <w:tc>
          <w:tcPr>
            <w:tcW w:w="985"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350"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1530"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5151"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0701DE" w:rsidRPr="00CF30EA" w14:paraId="3549A661" w14:textId="77777777" w:rsidTr="2D8F900D">
        <w:trPr>
          <w:cantSplit/>
        </w:trPr>
        <w:tc>
          <w:tcPr>
            <w:tcW w:w="985" w:type="dxa"/>
            <w:shd w:val="clear" w:color="auto" w:fill="auto"/>
          </w:tcPr>
          <w:p w14:paraId="630BB21A" w14:textId="5D468F4D" w:rsidR="002C775A" w:rsidRPr="00CF30EA" w:rsidRDefault="000701DE" w:rsidP="00B943EE">
            <w:pPr>
              <w:suppressLineNumbers/>
              <w:spacing w:before="60" w:after="60" w:line="240" w:lineRule="auto"/>
              <w:jc w:val="left"/>
              <w:rPr>
                <w:lang w:val="en-GB"/>
              </w:rPr>
            </w:pPr>
            <w:r>
              <w:rPr>
                <w:lang w:val="en-GB"/>
              </w:rPr>
              <w:t>0.1.0</w:t>
            </w:r>
          </w:p>
        </w:tc>
        <w:tc>
          <w:tcPr>
            <w:tcW w:w="1350" w:type="dxa"/>
            <w:shd w:val="clear" w:color="auto" w:fill="auto"/>
          </w:tcPr>
          <w:p w14:paraId="52BC8874" w14:textId="087002AB" w:rsidR="002C775A" w:rsidRPr="00CF30EA" w:rsidRDefault="000701DE" w:rsidP="00B943EE">
            <w:pPr>
              <w:suppressLineNumbers/>
              <w:spacing w:before="60" w:after="60" w:line="240" w:lineRule="auto"/>
              <w:jc w:val="left"/>
              <w:rPr>
                <w:lang w:val="en-GB"/>
              </w:rPr>
            </w:pPr>
            <w:r>
              <w:rPr>
                <w:lang w:val="en-GB"/>
              </w:rPr>
              <w:t>2024-</w:t>
            </w:r>
            <w:r w:rsidR="001C137B">
              <w:rPr>
                <w:lang w:val="en-GB"/>
              </w:rPr>
              <w:t>10</w:t>
            </w:r>
            <w:r w:rsidR="00D9553C">
              <w:rPr>
                <w:lang w:val="en-GB"/>
              </w:rPr>
              <w:t>-</w:t>
            </w:r>
            <w:r w:rsidR="001C137B">
              <w:rPr>
                <w:lang w:val="en-GB"/>
              </w:rPr>
              <w:t>1</w:t>
            </w:r>
            <w:r w:rsidR="0010055A">
              <w:rPr>
                <w:lang w:val="en-GB"/>
              </w:rPr>
              <w:t>5</w:t>
            </w:r>
          </w:p>
        </w:tc>
        <w:tc>
          <w:tcPr>
            <w:tcW w:w="1530" w:type="dxa"/>
            <w:shd w:val="clear" w:color="auto" w:fill="auto"/>
          </w:tcPr>
          <w:p w14:paraId="25CBB165" w14:textId="3ECF32EE" w:rsidR="002C775A" w:rsidRPr="00CF30EA" w:rsidRDefault="000701DE" w:rsidP="00B943EE">
            <w:pPr>
              <w:suppressLineNumbers/>
              <w:spacing w:before="60" w:after="60" w:line="240" w:lineRule="auto"/>
              <w:jc w:val="left"/>
              <w:rPr>
                <w:lang w:val="en-GB"/>
              </w:rPr>
            </w:pPr>
            <w:r>
              <w:rPr>
                <w:lang w:val="en-GB"/>
              </w:rPr>
              <w:t>RM</w:t>
            </w:r>
          </w:p>
        </w:tc>
        <w:tc>
          <w:tcPr>
            <w:tcW w:w="5151" w:type="dxa"/>
            <w:shd w:val="clear" w:color="auto" w:fill="auto"/>
          </w:tcPr>
          <w:p w14:paraId="12612EB6" w14:textId="2B461555" w:rsidR="002C775A" w:rsidRPr="00CF30EA" w:rsidRDefault="000701DE" w:rsidP="00B943EE">
            <w:pPr>
              <w:suppressLineNumbers/>
              <w:spacing w:before="60" w:after="60" w:line="240" w:lineRule="auto"/>
              <w:jc w:val="left"/>
              <w:rPr>
                <w:lang w:val="en-GB"/>
              </w:rPr>
            </w:pPr>
            <w:r>
              <w:rPr>
                <w:lang w:val="en-GB"/>
              </w:rPr>
              <w:t xml:space="preserve">Initial draft </w:t>
            </w:r>
            <w:r w:rsidR="000E577A">
              <w:rPr>
                <w:lang w:val="en-GB"/>
              </w:rPr>
              <w:t xml:space="preserve">for </w:t>
            </w:r>
            <w:r>
              <w:rPr>
                <w:lang w:val="en-GB"/>
              </w:rPr>
              <w:t>S100 Validation Checks GitHub repository</w:t>
            </w:r>
            <w:r w:rsidR="00D80E53">
              <w:rPr>
                <w:lang w:val="en-GB"/>
              </w:rPr>
              <w:t>. This is based on the August 2023 checks from the S-102 PT, which are aligned to the unpublished S-102 Edition 2.3.0.</w:t>
            </w:r>
          </w:p>
        </w:tc>
      </w:tr>
      <w:tr w:rsidR="000701DE" w:rsidRPr="00CF30EA" w14:paraId="77B4FF3A" w14:textId="77777777" w:rsidTr="2D8F900D">
        <w:trPr>
          <w:cantSplit/>
        </w:trPr>
        <w:tc>
          <w:tcPr>
            <w:tcW w:w="985" w:type="dxa"/>
            <w:shd w:val="clear" w:color="auto" w:fill="auto"/>
          </w:tcPr>
          <w:p w14:paraId="65809BCC" w14:textId="0D2CE4FE" w:rsidR="002C775A" w:rsidRPr="00CF30EA" w:rsidRDefault="00D34BD7" w:rsidP="00B943EE">
            <w:pPr>
              <w:suppressLineNumbers/>
              <w:spacing w:before="60" w:after="60" w:line="240" w:lineRule="auto"/>
              <w:jc w:val="left"/>
              <w:rPr>
                <w:lang w:val="en-GB"/>
              </w:rPr>
            </w:pPr>
            <w:r>
              <w:rPr>
                <w:lang w:val="en-GB"/>
              </w:rPr>
              <w:t>0.2.0</w:t>
            </w:r>
          </w:p>
        </w:tc>
        <w:tc>
          <w:tcPr>
            <w:tcW w:w="1350" w:type="dxa"/>
            <w:shd w:val="clear" w:color="auto" w:fill="auto"/>
          </w:tcPr>
          <w:p w14:paraId="11E5C2AB" w14:textId="1C8225CF" w:rsidR="002C775A" w:rsidRPr="00CF30EA" w:rsidRDefault="00D34BD7" w:rsidP="00B943EE">
            <w:pPr>
              <w:suppressLineNumbers/>
              <w:spacing w:before="60" w:after="60" w:line="240" w:lineRule="auto"/>
              <w:jc w:val="left"/>
              <w:rPr>
                <w:lang w:val="en-GB"/>
              </w:rPr>
            </w:pPr>
            <w:r>
              <w:rPr>
                <w:lang w:val="en-GB"/>
              </w:rPr>
              <w:t>2024-11-18</w:t>
            </w:r>
          </w:p>
        </w:tc>
        <w:tc>
          <w:tcPr>
            <w:tcW w:w="1530" w:type="dxa"/>
            <w:shd w:val="clear" w:color="auto" w:fill="auto"/>
          </w:tcPr>
          <w:p w14:paraId="3669E0A1" w14:textId="2A7AE49C" w:rsidR="002C775A" w:rsidRPr="00CF30EA" w:rsidRDefault="00D34BD7" w:rsidP="00B943EE">
            <w:pPr>
              <w:suppressLineNumbers/>
              <w:spacing w:before="60" w:after="60" w:line="240" w:lineRule="auto"/>
              <w:jc w:val="left"/>
              <w:rPr>
                <w:lang w:val="en-GB"/>
              </w:rPr>
            </w:pPr>
            <w:r>
              <w:rPr>
                <w:lang w:val="en-GB"/>
              </w:rPr>
              <w:t>RM</w:t>
            </w:r>
          </w:p>
        </w:tc>
        <w:tc>
          <w:tcPr>
            <w:tcW w:w="5151" w:type="dxa"/>
            <w:shd w:val="clear" w:color="auto" w:fill="auto"/>
          </w:tcPr>
          <w:p w14:paraId="16DB5768" w14:textId="30503613" w:rsidR="002C775A" w:rsidRPr="00CF30EA" w:rsidRDefault="00D34BD7" w:rsidP="00B943EE">
            <w:pPr>
              <w:suppressLineNumbers/>
              <w:spacing w:before="60" w:after="60" w:line="240" w:lineRule="auto"/>
              <w:jc w:val="left"/>
              <w:rPr>
                <w:lang w:val="en-GB"/>
              </w:rPr>
            </w:pPr>
            <w:r>
              <w:rPr>
                <w:lang w:val="en-GB"/>
              </w:rPr>
              <w:t>Editorial updates agreed at S-100 WG9</w:t>
            </w:r>
            <w:r w:rsidR="00D632C4">
              <w:rPr>
                <w:lang w:val="en-GB"/>
              </w:rPr>
              <w:t>.</w:t>
            </w:r>
            <w:r w:rsidR="006C2115">
              <w:rPr>
                <w:lang w:val="en-GB"/>
              </w:rPr>
              <w:t xml:space="preserve"> Continues to based on the August 2023 checks.</w:t>
            </w:r>
          </w:p>
        </w:tc>
      </w:tr>
      <w:tr w:rsidR="000701DE" w:rsidRPr="00CF30EA" w14:paraId="32FCDEB9" w14:textId="77777777" w:rsidTr="2D8F900D">
        <w:trPr>
          <w:cantSplit/>
        </w:trPr>
        <w:tc>
          <w:tcPr>
            <w:tcW w:w="985" w:type="dxa"/>
            <w:shd w:val="clear" w:color="auto" w:fill="auto"/>
          </w:tcPr>
          <w:p w14:paraId="75B05B17" w14:textId="3D31040C" w:rsidR="002C775A" w:rsidRPr="00CF30EA" w:rsidRDefault="4BDBA920" w:rsidP="00B943EE">
            <w:pPr>
              <w:suppressLineNumbers/>
              <w:spacing w:before="60" w:after="60" w:line="240" w:lineRule="auto"/>
              <w:jc w:val="left"/>
              <w:rPr>
                <w:lang w:val="en-GB"/>
              </w:rPr>
            </w:pPr>
            <w:r w:rsidRPr="18618C85">
              <w:rPr>
                <w:lang w:val="en-GB"/>
              </w:rPr>
              <w:t>1.0.0</w:t>
            </w:r>
          </w:p>
        </w:tc>
        <w:tc>
          <w:tcPr>
            <w:tcW w:w="1350" w:type="dxa"/>
            <w:shd w:val="clear" w:color="auto" w:fill="auto"/>
          </w:tcPr>
          <w:p w14:paraId="09A3677D" w14:textId="473E7E1B" w:rsidR="002C775A" w:rsidRPr="00CF30EA" w:rsidRDefault="4BDBA920" w:rsidP="00B943EE">
            <w:pPr>
              <w:suppressLineNumbers/>
              <w:spacing w:before="60" w:after="60" w:line="240" w:lineRule="auto"/>
              <w:jc w:val="left"/>
              <w:rPr>
                <w:lang w:val="en-GB"/>
              </w:rPr>
            </w:pPr>
            <w:r w:rsidRPr="18618C85">
              <w:rPr>
                <w:lang w:val="en-GB"/>
              </w:rPr>
              <w:t>2025-09-30</w:t>
            </w:r>
          </w:p>
        </w:tc>
        <w:tc>
          <w:tcPr>
            <w:tcW w:w="1530" w:type="dxa"/>
            <w:shd w:val="clear" w:color="auto" w:fill="auto"/>
          </w:tcPr>
          <w:p w14:paraId="5CC5C9B3" w14:textId="02A83FFB" w:rsidR="002C775A" w:rsidRPr="00CF30EA" w:rsidRDefault="4BDBA920" w:rsidP="00B943EE">
            <w:pPr>
              <w:suppressLineNumbers/>
              <w:spacing w:before="60" w:after="60" w:line="240" w:lineRule="auto"/>
              <w:jc w:val="left"/>
              <w:rPr>
                <w:lang w:val="en-GB"/>
              </w:rPr>
            </w:pPr>
            <w:r w:rsidRPr="18618C85">
              <w:rPr>
                <w:lang w:val="en-GB"/>
              </w:rPr>
              <w:t>DROH (BSH)</w:t>
            </w:r>
          </w:p>
        </w:tc>
        <w:tc>
          <w:tcPr>
            <w:tcW w:w="5151" w:type="dxa"/>
            <w:shd w:val="clear" w:color="auto" w:fill="auto"/>
          </w:tcPr>
          <w:p w14:paraId="2AD7C713" w14:textId="0E3D40FA" w:rsidR="002C775A" w:rsidRPr="00CF30EA" w:rsidRDefault="05DF3328" w:rsidP="00B943EE">
            <w:pPr>
              <w:suppressLineNumbers/>
              <w:spacing w:before="60" w:after="60" w:line="240" w:lineRule="auto"/>
              <w:jc w:val="left"/>
              <w:rPr>
                <w:lang w:val="en-GB"/>
              </w:rPr>
            </w:pPr>
            <w:r w:rsidRPr="2D8F900D">
              <w:rPr>
                <w:lang w:val="en-GB"/>
              </w:rPr>
              <w:t xml:space="preserve">Update to version </w:t>
            </w:r>
            <w:r w:rsidR="18FAD732" w:rsidRPr="2D8F900D">
              <w:rPr>
                <w:lang w:val="en-GB"/>
              </w:rPr>
              <w:t xml:space="preserve">S-102 </w:t>
            </w:r>
            <w:r w:rsidRPr="2D8F900D">
              <w:rPr>
                <w:lang w:val="en-GB"/>
              </w:rPr>
              <w:t>3.0.0 via the S-102PT25</w:t>
            </w:r>
          </w:p>
        </w:tc>
      </w:tr>
      <w:tr w:rsidR="004A1AC3" w:rsidRPr="00CF30EA" w14:paraId="7BAE32A2" w14:textId="77777777" w:rsidTr="2D8F900D">
        <w:trPr>
          <w:cantSplit/>
        </w:trPr>
        <w:tc>
          <w:tcPr>
            <w:tcW w:w="985" w:type="dxa"/>
            <w:shd w:val="clear" w:color="auto" w:fill="auto"/>
          </w:tcPr>
          <w:p w14:paraId="29F9293D" w14:textId="259CDA0C" w:rsidR="004A1AC3" w:rsidRPr="00CF30EA" w:rsidRDefault="004A1AC3" w:rsidP="004A1AC3">
            <w:pPr>
              <w:suppressLineNumbers/>
              <w:spacing w:before="60" w:after="60" w:line="240" w:lineRule="auto"/>
              <w:jc w:val="left"/>
              <w:rPr>
                <w:lang w:val="en-GB"/>
              </w:rPr>
            </w:pPr>
            <w:ins w:id="8" w:author="Daniel Rohde" w:date="2026-09-17T15:41:00Z">
              <w:r>
                <w:rPr>
                  <w:lang w:val="en-GB"/>
                </w:rPr>
                <w:t>2.0.0</w:t>
              </w:r>
            </w:ins>
          </w:p>
        </w:tc>
        <w:tc>
          <w:tcPr>
            <w:tcW w:w="1350" w:type="dxa"/>
            <w:shd w:val="clear" w:color="auto" w:fill="auto"/>
          </w:tcPr>
          <w:p w14:paraId="56AFCE51" w14:textId="0D65C29F" w:rsidR="004A1AC3" w:rsidRPr="00CF30EA" w:rsidRDefault="004A1AC3" w:rsidP="004A1AC3">
            <w:pPr>
              <w:suppressLineNumbers/>
              <w:spacing w:before="60" w:after="60" w:line="240" w:lineRule="auto"/>
              <w:jc w:val="left"/>
              <w:rPr>
                <w:lang w:val="en-GB"/>
              </w:rPr>
            </w:pPr>
            <w:ins w:id="9" w:author="Daniel Rohde" w:date="2026-09-17T15:41:00Z">
              <w:r>
                <w:rPr>
                  <w:lang w:val="en-GB"/>
                </w:rPr>
                <w:t>2026-09-17</w:t>
              </w:r>
            </w:ins>
          </w:p>
        </w:tc>
        <w:tc>
          <w:tcPr>
            <w:tcW w:w="1530" w:type="dxa"/>
            <w:shd w:val="clear" w:color="auto" w:fill="auto"/>
          </w:tcPr>
          <w:p w14:paraId="318AEC5E" w14:textId="13E81373" w:rsidR="004A1AC3" w:rsidRPr="00CF30EA" w:rsidRDefault="004A1AC3" w:rsidP="004A1AC3">
            <w:pPr>
              <w:suppressLineNumbers/>
              <w:spacing w:before="60" w:after="60" w:line="240" w:lineRule="auto"/>
              <w:jc w:val="left"/>
              <w:rPr>
                <w:lang w:val="en-GB"/>
              </w:rPr>
            </w:pPr>
            <w:ins w:id="10" w:author="Daniel Rohde" w:date="2026-09-17T15:41:00Z">
              <w:r>
                <w:rPr>
                  <w:lang w:val="en-GB"/>
                </w:rPr>
                <w:t>DROH (BSH)</w:t>
              </w:r>
            </w:ins>
          </w:p>
        </w:tc>
        <w:tc>
          <w:tcPr>
            <w:tcW w:w="5151" w:type="dxa"/>
            <w:shd w:val="clear" w:color="auto" w:fill="auto"/>
          </w:tcPr>
          <w:p w14:paraId="399A9E0D" w14:textId="493ED368" w:rsidR="004A1AC3" w:rsidRPr="00CF30EA" w:rsidRDefault="004A1AC3" w:rsidP="004A1AC3">
            <w:pPr>
              <w:suppressLineNumbers/>
              <w:spacing w:before="60" w:after="60" w:line="240" w:lineRule="auto"/>
              <w:jc w:val="left"/>
              <w:rPr>
                <w:lang w:val="en-GB"/>
              </w:rPr>
            </w:pPr>
            <w:ins w:id="11" w:author="Daniel Rohde" w:date="2026-09-17T15:41:00Z">
              <w:r>
                <w:rPr>
                  <w:lang w:val="en-GB"/>
                </w:rPr>
                <w:t>Updated to version 2.0.0 via S-102PT28</w:t>
              </w:r>
            </w:ins>
          </w:p>
        </w:tc>
      </w:tr>
      <w:tr w:rsidR="004A1AC3" w:rsidRPr="00CF30EA" w14:paraId="4F708FD5" w14:textId="77777777" w:rsidTr="2D8F900D">
        <w:trPr>
          <w:cantSplit/>
        </w:trPr>
        <w:tc>
          <w:tcPr>
            <w:tcW w:w="985" w:type="dxa"/>
            <w:shd w:val="clear" w:color="auto" w:fill="auto"/>
          </w:tcPr>
          <w:p w14:paraId="64D96FDA" w14:textId="64E20517" w:rsidR="004A1AC3" w:rsidRPr="00CF30EA" w:rsidRDefault="004A1AC3" w:rsidP="004A1AC3">
            <w:pPr>
              <w:suppressLineNumbers/>
              <w:spacing w:before="60" w:after="60" w:line="240" w:lineRule="auto"/>
              <w:jc w:val="left"/>
              <w:rPr>
                <w:lang w:val="en-GB"/>
              </w:rPr>
            </w:pPr>
          </w:p>
        </w:tc>
        <w:tc>
          <w:tcPr>
            <w:tcW w:w="1350" w:type="dxa"/>
            <w:shd w:val="clear" w:color="auto" w:fill="auto"/>
          </w:tcPr>
          <w:p w14:paraId="04A4F9E8" w14:textId="1DE492D7" w:rsidR="004A1AC3" w:rsidRPr="00CF30EA" w:rsidRDefault="004A1AC3" w:rsidP="004A1AC3">
            <w:pPr>
              <w:suppressLineNumbers/>
              <w:spacing w:before="60" w:after="60" w:line="240" w:lineRule="auto"/>
              <w:jc w:val="left"/>
              <w:rPr>
                <w:lang w:val="en-GB"/>
              </w:rPr>
            </w:pPr>
          </w:p>
        </w:tc>
        <w:tc>
          <w:tcPr>
            <w:tcW w:w="1530" w:type="dxa"/>
            <w:shd w:val="clear" w:color="auto" w:fill="auto"/>
          </w:tcPr>
          <w:p w14:paraId="3ECAC785" w14:textId="200C9609" w:rsidR="004A1AC3" w:rsidRPr="00CF30EA" w:rsidRDefault="004A1AC3" w:rsidP="004A1AC3">
            <w:pPr>
              <w:suppressLineNumbers/>
              <w:spacing w:before="60" w:after="60" w:line="240" w:lineRule="auto"/>
              <w:jc w:val="left"/>
              <w:rPr>
                <w:lang w:val="en-GB"/>
              </w:rPr>
            </w:pPr>
          </w:p>
        </w:tc>
        <w:tc>
          <w:tcPr>
            <w:tcW w:w="5151" w:type="dxa"/>
            <w:shd w:val="clear" w:color="auto" w:fill="auto"/>
          </w:tcPr>
          <w:p w14:paraId="0455176E" w14:textId="26D3A278" w:rsidR="004A1AC3" w:rsidRPr="00CF30EA" w:rsidRDefault="004A1AC3" w:rsidP="004A1AC3">
            <w:pPr>
              <w:suppressLineNumbers/>
              <w:spacing w:before="60" w:after="60" w:line="240" w:lineRule="auto"/>
              <w:jc w:val="left"/>
              <w:rPr>
                <w:lang w:val="en-GB"/>
              </w:rPr>
            </w:pPr>
          </w:p>
        </w:tc>
      </w:tr>
      <w:tr w:rsidR="004A1AC3" w:rsidRPr="00CF30EA" w14:paraId="73192FF4" w14:textId="77777777" w:rsidTr="2D8F900D">
        <w:trPr>
          <w:cantSplit/>
        </w:trPr>
        <w:tc>
          <w:tcPr>
            <w:tcW w:w="985" w:type="dxa"/>
            <w:shd w:val="clear" w:color="auto" w:fill="auto"/>
          </w:tcPr>
          <w:p w14:paraId="2C4AB30D" w14:textId="37CAE5BA" w:rsidR="004A1AC3" w:rsidRPr="00CF30EA" w:rsidRDefault="004A1AC3" w:rsidP="004A1AC3">
            <w:pPr>
              <w:suppressLineNumbers/>
              <w:spacing w:before="60" w:after="60" w:line="240" w:lineRule="auto"/>
              <w:jc w:val="left"/>
              <w:rPr>
                <w:lang w:val="en-GB"/>
              </w:rPr>
            </w:pPr>
          </w:p>
        </w:tc>
        <w:tc>
          <w:tcPr>
            <w:tcW w:w="1350" w:type="dxa"/>
            <w:shd w:val="clear" w:color="auto" w:fill="auto"/>
          </w:tcPr>
          <w:p w14:paraId="48C3B6F0" w14:textId="66F7497B" w:rsidR="004A1AC3" w:rsidRPr="00CF30EA" w:rsidRDefault="004A1AC3" w:rsidP="004A1AC3">
            <w:pPr>
              <w:suppressLineNumbers/>
              <w:spacing w:before="60" w:after="60" w:line="240" w:lineRule="auto"/>
              <w:jc w:val="left"/>
              <w:rPr>
                <w:lang w:val="en-GB"/>
              </w:rPr>
            </w:pPr>
          </w:p>
        </w:tc>
        <w:tc>
          <w:tcPr>
            <w:tcW w:w="1530" w:type="dxa"/>
            <w:shd w:val="clear" w:color="auto" w:fill="auto"/>
          </w:tcPr>
          <w:p w14:paraId="174DFE64" w14:textId="2BA7FF3B" w:rsidR="004A1AC3" w:rsidRPr="00CF30EA" w:rsidRDefault="004A1AC3" w:rsidP="004A1AC3">
            <w:pPr>
              <w:suppressLineNumbers/>
              <w:spacing w:before="60" w:after="60" w:line="240" w:lineRule="auto"/>
              <w:jc w:val="left"/>
              <w:rPr>
                <w:lang w:val="en-GB"/>
              </w:rPr>
            </w:pPr>
          </w:p>
        </w:tc>
        <w:tc>
          <w:tcPr>
            <w:tcW w:w="5151" w:type="dxa"/>
            <w:shd w:val="clear" w:color="auto" w:fill="auto"/>
          </w:tcPr>
          <w:p w14:paraId="2624F6B4" w14:textId="4DEA2C08" w:rsidR="004A1AC3" w:rsidRPr="00CF30EA" w:rsidRDefault="004A1AC3" w:rsidP="004A1AC3">
            <w:pPr>
              <w:suppressLineNumbers/>
              <w:spacing w:before="60" w:after="60" w:line="240" w:lineRule="auto"/>
              <w:jc w:val="left"/>
              <w:rPr>
                <w:lang w:val="en-GB"/>
              </w:rPr>
            </w:pPr>
          </w:p>
        </w:tc>
      </w:tr>
      <w:tr w:rsidR="004A1AC3" w:rsidRPr="00CF30EA" w14:paraId="532FDBC0" w14:textId="77777777" w:rsidTr="2D8F900D">
        <w:trPr>
          <w:cantSplit/>
        </w:trPr>
        <w:tc>
          <w:tcPr>
            <w:tcW w:w="985" w:type="dxa"/>
            <w:shd w:val="clear" w:color="auto" w:fill="auto"/>
          </w:tcPr>
          <w:p w14:paraId="2851984E" w14:textId="2646BF5C" w:rsidR="004A1AC3" w:rsidRPr="00CF30EA" w:rsidRDefault="004A1AC3" w:rsidP="004A1AC3">
            <w:pPr>
              <w:suppressLineNumbers/>
              <w:spacing w:before="60" w:after="60" w:line="240" w:lineRule="auto"/>
              <w:jc w:val="left"/>
              <w:rPr>
                <w:lang w:val="en-GB"/>
              </w:rPr>
            </w:pPr>
          </w:p>
        </w:tc>
        <w:tc>
          <w:tcPr>
            <w:tcW w:w="1350" w:type="dxa"/>
            <w:shd w:val="clear" w:color="auto" w:fill="auto"/>
          </w:tcPr>
          <w:p w14:paraId="5D4CBB21" w14:textId="346F20B6" w:rsidR="004A1AC3" w:rsidRPr="00CF30EA" w:rsidRDefault="004A1AC3" w:rsidP="004A1AC3">
            <w:pPr>
              <w:suppressLineNumbers/>
              <w:spacing w:before="60" w:after="60" w:line="240" w:lineRule="auto"/>
              <w:jc w:val="left"/>
              <w:rPr>
                <w:lang w:val="en-GB"/>
              </w:rPr>
            </w:pPr>
          </w:p>
        </w:tc>
        <w:tc>
          <w:tcPr>
            <w:tcW w:w="1530" w:type="dxa"/>
            <w:shd w:val="clear" w:color="auto" w:fill="auto"/>
          </w:tcPr>
          <w:p w14:paraId="63B3D62D" w14:textId="759D73C4" w:rsidR="004A1AC3" w:rsidRPr="00CF30EA" w:rsidRDefault="004A1AC3" w:rsidP="004A1AC3">
            <w:pPr>
              <w:suppressLineNumbers/>
              <w:spacing w:before="60" w:after="60" w:line="240" w:lineRule="auto"/>
              <w:jc w:val="left"/>
              <w:rPr>
                <w:lang w:val="en-GB"/>
              </w:rPr>
            </w:pPr>
          </w:p>
        </w:tc>
        <w:tc>
          <w:tcPr>
            <w:tcW w:w="5151" w:type="dxa"/>
            <w:shd w:val="clear" w:color="auto" w:fill="auto"/>
          </w:tcPr>
          <w:p w14:paraId="1171BB6C" w14:textId="7DDBD593" w:rsidR="004A1AC3" w:rsidRPr="00CF30EA" w:rsidRDefault="004A1AC3" w:rsidP="004A1AC3">
            <w:pPr>
              <w:suppressLineNumbers/>
              <w:spacing w:before="60" w:after="60" w:line="240" w:lineRule="auto"/>
              <w:jc w:val="left"/>
              <w:rPr>
                <w:lang w:val="en-GB"/>
              </w:rPr>
            </w:pPr>
          </w:p>
        </w:tc>
      </w:tr>
    </w:tbl>
    <w:p w14:paraId="6689BAAF" w14:textId="615F7D8C" w:rsidR="00B90C51" w:rsidRDefault="00B90C51" w:rsidP="004B2DB3">
      <w:pPr>
        <w:suppressLineNumbers/>
        <w:spacing w:line="240" w:lineRule="auto"/>
        <w:rPr>
          <w:b/>
          <w:sz w:val="24"/>
          <w:szCs w:val="24"/>
          <w:lang w:val="en-GB"/>
        </w:rPr>
      </w:pPr>
    </w:p>
    <w:p w14:paraId="40143DEB" w14:textId="5ECB719E" w:rsidR="006F16C8" w:rsidRPr="00CF30EA" w:rsidRDefault="006F16C8" w:rsidP="18618C85">
      <w:pPr>
        <w:pStyle w:val="zzCover"/>
        <w:spacing w:before="360" w:after="120"/>
        <w:jc w:val="center"/>
        <w:rPr>
          <w:color w:val="auto"/>
          <w:lang w:val="en-GB"/>
        </w:rPr>
      </w:pPr>
      <w:bookmarkStart w:id="12" w:name="_Hlk162627190"/>
      <w:r w:rsidRPr="18618C85">
        <w:rPr>
          <w:color w:val="auto"/>
          <w:lang w:val="en-GB"/>
        </w:rPr>
        <w:t xml:space="preserve">Summary of Substantive Changes in Edition </w:t>
      </w:r>
      <w:del w:id="13" w:author="Daniel Rohde" w:date="2026-09-17T15:41:00Z">
        <w:r w:rsidR="004A1AC3" w:rsidDel="004A1AC3">
          <w:rPr>
            <w:color w:val="auto"/>
            <w:lang w:val="en-GB"/>
          </w:rPr>
          <w:delText>1</w:delText>
        </w:r>
      </w:del>
      <w:ins w:id="14" w:author="Daniel Rohde" w:date="2026-09-17T15:41:00Z">
        <w:r w:rsidR="004A1AC3">
          <w:rPr>
            <w:color w:val="auto"/>
            <w:lang w:val="en-GB"/>
          </w:rPr>
          <w:t>2</w:t>
        </w:r>
      </w:ins>
      <w:r w:rsidR="74E51707" w:rsidRPr="18618C85">
        <w:rPr>
          <w:color w:val="auto"/>
          <w:lang w:val="en-GB"/>
        </w:rPr>
        <w:t>.0.0</w:t>
      </w:r>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962"/>
        <w:gridCol w:w="2054"/>
      </w:tblGrid>
      <w:tr w:rsidR="006F16C8" w:rsidRPr="00B63849" w14:paraId="710C823A" w14:textId="77777777" w:rsidTr="00CE3512">
        <w:trPr>
          <w:cantSplit/>
        </w:trPr>
        <w:tc>
          <w:tcPr>
            <w:tcW w:w="3861" w:type="pct"/>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1139" w:type="pct"/>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6F16C8" w:rsidRPr="00B63849" w14:paraId="6D958594" w14:textId="77777777" w:rsidTr="00CE3512">
        <w:trPr>
          <w:cantSplit/>
        </w:trPr>
        <w:tc>
          <w:tcPr>
            <w:tcW w:w="3861" w:type="pct"/>
          </w:tcPr>
          <w:p w14:paraId="07ECEAAD" w14:textId="26A8E397" w:rsidR="006F16C8" w:rsidRPr="00B63849" w:rsidRDefault="00AA334C" w:rsidP="00861BBF">
            <w:pPr>
              <w:suppressAutoHyphens/>
              <w:spacing w:before="60" w:after="60"/>
              <w:rPr>
                <w:rFonts w:cs="Arial"/>
                <w:lang w:val="en-GB"/>
              </w:rPr>
            </w:pPr>
            <w:ins w:id="15" w:author="Daniel Rohde" w:date="2026-09-17T15:51:00Z">
              <w:r>
                <w:rPr>
                  <w:rFonts w:cs="Arial"/>
                  <w:lang w:val="en-GB"/>
                </w:rPr>
                <w:t>Updated</w:t>
              </w:r>
            </w:ins>
            <w:ins w:id="16" w:author="Daniel Rohde" w:date="2026-09-17T15:40:00Z">
              <w:r w:rsidR="004A1AC3">
                <w:rPr>
                  <w:rFonts w:cs="Arial"/>
                  <w:lang w:val="en-GB"/>
                </w:rPr>
                <w:t xml:space="preserve"> reference</w:t>
              </w:r>
            </w:ins>
            <w:ins w:id="17" w:author="Daniel Rohde" w:date="2026-09-17T15:51:00Z">
              <w:r>
                <w:rPr>
                  <w:rFonts w:cs="Arial"/>
                  <w:lang w:val="en-GB"/>
                </w:rPr>
                <w:t>s</w:t>
              </w:r>
            </w:ins>
            <w:ins w:id="18" w:author="Daniel Rohde" w:date="2026-09-17T15:40:00Z">
              <w:r w:rsidR="004A1AC3">
                <w:rPr>
                  <w:rFonts w:cs="Arial"/>
                  <w:lang w:val="en-GB"/>
                </w:rPr>
                <w:t xml:space="preserve"> to </w:t>
              </w:r>
            </w:ins>
            <w:ins w:id="19" w:author="Daniel Rohde" w:date="2026-09-17T15:52:00Z">
              <w:r>
                <w:rPr>
                  <w:rFonts w:cs="Arial"/>
                  <w:lang w:val="en-GB"/>
                </w:rPr>
                <w:t>S-100 related sources</w:t>
              </w:r>
            </w:ins>
            <w:del w:id="20" w:author="Daniel Rohde" w:date="2026-09-17T15:40:00Z">
              <w:r w:rsidR="004A1AC3" w:rsidDel="004A1AC3">
                <w:rPr>
                  <w:rFonts w:cs="Arial"/>
                  <w:lang w:val="en-GB"/>
                </w:rPr>
                <w:delText xml:space="preserve">Changed </w:delText>
              </w:r>
            </w:del>
          </w:p>
        </w:tc>
        <w:tc>
          <w:tcPr>
            <w:tcW w:w="1139" w:type="pct"/>
          </w:tcPr>
          <w:p w14:paraId="26F3AF37" w14:textId="2CD7ED60" w:rsidR="006F16C8" w:rsidRPr="00571FE7" w:rsidRDefault="004A1AC3" w:rsidP="00710F8D">
            <w:pPr>
              <w:suppressAutoHyphens/>
              <w:spacing w:before="60" w:after="60"/>
              <w:rPr>
                <w:rFonts w:cs="Arial"/>
                <w:bCs/>
                <w:lang w:val="en-GB"/>
              </w:rPr>
            </w:pPr>
            <w:ins w:id="21" w:author="Daniel Rohde" w:date="2026-09-17T15:42:00Z">
              <w:r>
                <w:rPr>
                  <w:rFonts w:cs="Arial"/>
                  <w:bCs/>
                  <w:lang w:val="en-GB"/>
                </w:rPr>
                <w:fldChar w:fldCharType="begin"/>
              </w:r>
              <w:r>
                <w:rPr>
                  <w:rFonts w:cs="Arial"/>
                  <w:bCs/>
                  <w:lang w:val="en-GB"/>
                </w:rPr>
                <w:instrText xml:space="preserve"> REF _Ref240552174 \r \h </w:instrText>
              </w:r>
              <w:r>
                <w:rPr>
                  <w:rFonts w:cs="Arial"/>
                  <w:bCs/>
                  <w:lang w:val="en-GB"/>
                </w:rPr>
              </w:r>
            </w:ins>
            <w:r>
              <w:rPr>
                <w:rFonts w:cs="Arial"/>
                <w:bCs/>
                <w:lang w:val="en-GB"/>
              </w:rPr>
              <w:fldChar w:fldCharType="separate"/>
            </w:r>
            <w:ins w:id="22" w:author="Daniel Rohde" w:date="2026-09-17T15:42:00Z">
              <w:r>
                <w:rPr>
                  <w:rFonts w:cs="Arial"/>
                  <w:bCs/>
                  <w:lang w:val="en-GB"/>
                </w:rPr>
                <w:t>1.1</w:t>
              </w:r>
              <w:r>
                <w:rPr>
                  <w:rFonts w:cs="Arial"/>
                  <w:bCs/>
                  <w:lang w:val="en-GB"/>
                </w:rPr>
                <w:fldChar w:fldCharType="end"/>
              </w:r>
              <w:r>
                <w:rPr>
                  <w:rFonts w:cs="Arial"/>
                  <w:bCs/>
                  <w:lang w:val="en-GB"/>
                </w:rPr>
                <w:t xml:space="preserve">, </w:t>
              </w:r>
              <w:r>
                <w:rPr>
                  <w:rFonts w:cs="Arial"/>
                  <w:bCs/>
                  <w:lang w:val="en-GB"/>
                </w:rPr>
                <w:fldChar w:fldCharType="begin"/>
              </w:r>
              <w:r>
                <w:rPr>
                  <w:rFonts w:cs="Arial"/>
                  <w:bCs/>
                  <w:lang w:val="en-GB"/>
                </w:rPr>
                <w:instrText xml:space="preserve"> REF _Ref240552179 \r \h </w:instrText>
              </w:r>
              <w:r>
                <w:rPr>
                  <w:rFonts w:cs="Arial"/>
                  <w:bCs/>
                  <w:lang w:val="en-GB"/>
                </w:rPr>
              </w:r>
            </w:ins>
            <w:r>
              <w:rPr>
                <w:rFonts w:cs="Arial"/>
                <w:bCs/>
                <w:lang w:val="en-GB"/>
              </w:rPr>
              <w:fldChar w:fldCharType="separate"/>
            </w:r>
            <w:ins w:id="23" w:author="Daniel Rohde" w:date="2026-09-17T15:42:00Z">
              <w:r>
                <w:rPr>
                  <w:rFonts w:cs="Arial"/>
                  <w:bCs/>
                  <w:lang w:val="en-GB"/>
                </w:rPr>
                <w:t>1.2</w:t>
              </w:r>
              <w:r>
                <w:rPr>
                  <w:rFonts w:cs="Arial"/>
                  <w:bCs/>
                  <w:lang w:val="en-GB"/>
                </w:rPr>
                <w:fldChar w:fldCharType="end"/>
              </w:r>
            </w:ins>
            <w:ins w:id="24" w:author="Daniel Rohde" w:date="2026-09-17T15:44:00Z">
              <w:r>
                <w:rPr>
                  <w:rFonts w:cs="Arial"/>
                  <w:bCs/>
                  <w:lang w:val="en-GB"/>
                </w:rPr>
                <w:t xml:space="preserve">, </w:t>
              </w:r>
              <w:r>
                <w:rPr>
                  <w:rFonts w:cs="Arial"/>
                  <w:bCs/>
                  <w:lang w:val="en-GB"/>
                </w:rPr>
                <w:fldChar w:fldCharType="begin"/>
              </w:r>
              <w:r>
                <w:rPr>
                  <w:rFonts w:cs="Arial"/>
                  <w:bCs/>
                  <w:lang w:val="en-GB"/>
                </w:rPr>
                <w:instrText xml:space="preserve"> REF _Ref240552279 \r \h </w:instrText>
              </w:r>
              <w:r>
                <w:rPr>
                  <w:rFonts w:cs="Arial"/>
                  <w:bCs/>
                  <w:lang w:val="en-GB"/>
                </w:rPr>
              </w:r>
            </w:ins>
            <w:r>
              <w:rPr>
                <w:rFonts w:cs="Arial"/>
                <w:bCs/>
                <w:lang w:val="en-GB"/>
              </w:rPr>
              <w:fldChar w:fldCharType="separate"/>
            </w:r>
            <w:ins w:id="25" w:author="Daniel Rohde" w:date="2026-09-17T15:44:00Z">
              <w:r>
                <w:rPr>
                  <w:rFonts w:cs="Arial"/>
                  <w:bCs/>
                  <w:lang w:val="en-GB"/>
                </w:rPr>
                <w:t>1.3</w:t>
              </w:r>
              <w:r>
                <w:rPr>
                  <w:rFonts w:cs="Arial"/>
                  <w:bCs/>
                  <w:lang w:val="en-GB"/>
                </w:rPr>
                <w:fldChar w:fldCharType="end"/>
              </w:r>
            </w:ins>
          </w:p>
        </w:tc>
      </w:tr>
      <w:tr w:rsidR="00934F23" w:rsidRPr="00B63849" w14:paraId="5291394D" w14:textId="77777777" w:rsidTr="00CE3512">
        <w:trPr>
          <w:cantSplit/>
        </w:trPr>
        <w:tc>
          <w:tcPr>
            <w:tcW w:w="3861" w:type="pct"/>
          </w:tcPr>
          <w:p w14:paraId="2983CD8C" w14:textId="664E71EA" w:rsidR="00934F23" w:rsidRDefault="00DB3A97" w:rsidP="00861BBF">
            <w:pPr>
              <w:suppressAutoHyphens/>
              <w:spacing w:before="60" w:after="60"/>
              <w:rPr>
                <w:rFonts w:cs="Arial"/>
                <w:lang w:val="en-GB"/>
              </w:rPr>
            </w:pPr>
            <w:ins w:id="26" w:author="Daniel Rohde" w:date="2026-09-17T16:15:00Z">
              <w:r>
                <w:rPr>
                  <w:rFonts w:cs="Arial"/>
                  <w:lang w:val="en-GB"/>
                </w:rPr>
                <w:t xml:space="preserve">Adopted maintenance </w:t>
              </w:r>
            </w:ins>
            <w:ins w:id="27" w:author="Daniel Rohde" w:date="2026-09-17T16:16:00Z">
              <w:r>
                <w:rPr>
                  <w:rFonts w:cs="Arial"/>
                  <w:lang w:val="en-GB"/>
                </w:rPr>
                <w:t>text from S-158:100</w:t>
              </w:r>
            </w:ins>
          </w:p>
        </w:tc>
        <w:tc>
          <w:tcPr>
            <w:tcW w:w="1139" w:type="pct"/>
          </w:tcPr>
          <w:p w14:paraId="4071387F" w14:textId="462326BF" w:rsidR="00934F23" w:rsidRPr="00571FE7" w:rsidRDefault="00DB3A97" w:rsidP="00710F8D">
            <w:pPr>
              <w:suppressAutoHyphens/>
              <w:spacing w:before="60" w:after="60"/>
              <w:rPr>
                <w:rFonts w:cs="Arial"/>
                <w:bCs/>
                <w:lang w:val="en-GB"/>
              </w:rPr>
            </w:pPr>
            <w:ins w:id="28" w:author="Daniel Rohde" w:date="2026-09-17T16:16:00Z">
              <w:r>
                <w:rPr>
                  <w:rFonts w:cs="Arial"/>
                  <w:bCs/>
                  <w:lang w:val="en-GB"/>
                </w:rPr>
                <w:fldChar w:fldCharType="begin"/>
              </w:r>
              <w:r>
                <w:rPr>
                  <w:rFonts w:cs="Arial"/>
                  <w:bCs/>
                  <w:lang w:val="en-GB"/>
                </w:rPr>
                <w:instrText xml:space="preserve"> REF _Ref240554207 \r \h </w:instrText>
              </w:r>
              <w:r>
                <w:rPr>
                  <w:rFonts w:cs="Arial"/>
                  <w:bCs/>
                  <w:lang w:val="en-GB"/>
                </w:rPr>
              </w:r>
            </w:ins>
            <w:r>
              <w:rPr>
                <w:rFonts w:cs="Arial"/>
                <w:bCs/>
                <w:lang w:val="en-GB"/>
              </w:rPr>
              <w:fldChar w:fldCharType="separate"/>
            </w:r>
            <w:ins w:id="29" w:author="Daniel Rohde" w:date="2026-09-17T16:16:00Z">
              <w:r>
                <w:rPr>
                  <w:rFonts w:cs="Arial"/>
                  <w:bCs/>
                  <w:lang w:val="en-GB"/>
                </w:rPr>
                <w:t>5.3</w:t>
              </w:r>
              <w:r>
                <w:rPr>
                  <w:rFonts w:cs="Arial"/>
                  <w:bCs/>
                  <w:lang w:val="en-GB"/>
                </w:rPr>
                <w:fldChar w:fldCharType="end"/>
              </w:r>
            </w:ins>
          </w:p>
        </w:tc>
      </w:tr>
      <w:tr w:rsidR="006F16C8" w:rsidRPr="00B63849" w14:paraId="5A05A525" w14:textId="77777777" w:rsidTr="00CE3512">
        <w:trPr>
          <w:cantSplit/>
        </w:trPr>
        <w:tc>
          <w:tcPr>
            <w:tcW w:w="3861" w:type="pct"/>
          </w:tcPr>
          <w:p w14:paraId="1C31F09A" w14:textId="408AEFC7" w:rsidR="006F16C8" w:rsidRPr="00B63849" w:rsidRDefault="0002294F" w:rsidP="00861BBF">
            <w:pPr>
              <w:suppressAutoHyphens/>
              <w:spacing w:before="60" w:after="60"/>
              <w:rPr>
                <w:rFonts w:cs="Arial"/>
                <w:lang w:val="en-GB"/>
              </w:rPr>
            </w:pPr>
            <w:ins w:id="30" w:author="Daniel Rohde" w:date="2026-09-17T16:37:00Z">
              <w:r>
                <w:rPr>
                  <w:rFonts w:cs="Arial"/>
                  <w:lang w:val="en-GB"/>
                </w:rPr>
                <w:t xml:space="preserve">Align </w:t>
              </w:r>
              <w:r w:rsidRPr="0002294F">
                <w:rPr>
                  <w:rFonts w:cs="Arial"/>
                  <w:lang w:val="en-GB"/>
                </w:rPr>
                <w:t>Specification maintenance</w:t>
              </w:r>
              <w:r>
                <w:rPr>
                  <w:rFonts w:cs="Arial"/>
                  <w:lang w:val="en-GB"/>
                </w:rPr>
                <w:t xml:space="preserve"> t</w:t>
              </w:r>
            </w:ins>
            <w:ins w:id="31" w:author="Daniel Rohde" w:date="2026-09-17T16:38:00Z">
              <w:r>
                <w:rPr>
                  <w:rFonts w:cs="Arial"/>
                  <w:lang w:val="en-GB"/>
                </w:rPr>
                <w:t>o S-158:100 2.0.0</w:t>
              </w:r>
            </w:ins>
          </w:p>
        </w:tc>
        <w:tc>
          <w:tcPr>
            <w:tcW w:w="1139" w:type="pct"/>
          </w:tcPr>
          <w:p w14:paraId="42E8049C" w14:textId="2401459A" w:rsidR="006F16C8" w:rsidRPr="00571FE7" w:rsidRDefault="0002294F" w:rsidP="00861BBF">
            <w:pPr>
              <w:suppressAutoHyphens/>
              <w:spacing w:before="60" w:after="60"/>
              <w:rPr>
                <w:rFonts w:cs="Arial"/>
                <w:bCs/>
                <w:lang w:val="en-GB"/>
              </w:rPr>
            </w:pPr>
            <w:ins w:id="32" w:author="Daniel Rohde" w:date="2026-09-17T16:38:00Z">
              <w:r>
                <w:rPr>
                  <w:rFonts w:cs="Arial"/>
                  <w:bCs/>
                  <w:lang w:val="en-GB"/>
                </w:rPr>
                <w:fldChar w:fldCharType="begin"/>
              </w:r>
              <w:r>
                <w:rPr>
                  <w:rFonts w:cs="Arial"/>
                  <w:bCs/>
                  <w:lang w:val="en-GB"/>
                </w:rPr>
                <w:instrText xml:space="preserve"> REF _Ref240555525 \r \h </w:instrText>
              </w:r>
              <w:r>
                <w:rPr>
                  <w:rFonts w:cs="Arial"/>
                  <w:bCs/>
                  <w:lang w:val="en-GB"/>
                </w:rPr>
              </w:r>
            </w:ins>
            <w:r>
              <w:rPr>
                <w:rFonts w:cs="Arial"/>
                <w:bCs/>
                <w:lang w:val="en-GB"/>
              </w:rPr>
              <w:fldChar w:fldCharType="separate"/>
            </w:r>
            <w:ins w:id="33" w:author="Daniel Rohde" w:date="2026-09-17T16:38:00Z">
              <w:r>
                <w:rPr>
                  <w:rFonts w:cs="Arial"/>
                  <w:bCs/>
                  <w:lang w:val="en-GB"/>
                </w:rPr>
                <w:t>7</w:t>
              </w:r>
              <w:r>
                <w:rPr>
                  <w:rFonts w:cs="Arial"/>
                  <w:bCs/>
                  <w:lang w:val="en-GB"/>
                </w:rPr>
                <w:fldChar w:fldCharType="end"/>
              </w:r>
            </w:ins>
          </w:p>
        </w:tc>
      </w:tr>
      <w:tr w:rsidR="0002294F" w:rsidRPr="00B63849" w14:paraId="2D0EE428" w14:textId="77777777" w:rsidTr="00CE3512">
        <w:trPr>
          <w:cantSplit/>
          <w:ins w:id="34" w:author="Daniel Rohde" w:date="2026-09-17T16:41:00Z"/>
        </w:trPr>
        <w:tc>
          <w:tcPr>
            <w:tcW w:w="3861" w:type="pct"/>
          </w:tcPr>
          <w:p w14:paraId="3503D515" w14:textId="7F0D2260" w:rsidR="0002294F" w:rsidRDefault="0002294F" w:rsidP="00861BBF">
            <w:pPr>
              <w:suppressAutoHyphens/>
              <w:spacing w:before="60" w:after="60"/>
              <w:rPr>
                <w:ins w:id="35" w:author="Daniel Rohde" w:date="2026-09-17T16:41:00Z"/>
                <w:rFonts w:cs="Arial"/>
                <w:lang w:val="en-GB"/>
              </w:rPr>
            </w:pPr>
            <w:ins w:id="36" w:author="Daniel Rohde" w:date="2026-09-17T16:42:00Z">
              <w:r>
                <w:rPr>
                  <w:rFonts w:cs="Arial"/>
                  <w:lang w:val="en-GB"/>
                </w:rPr>
                <w:t>Align Conformance statement to S-158:100 2.0.0</w:t>
              </w:r>
            </w:ins>
          </w:p>
        </w:tc>
        <w:tc>
          <w:tcPr>
            <w:tcW w:w="1139" w:type="pct"/>
          </w:tcPr>
          <w:p w14:paraId="6F125334" w14:textId="45225ADD" w:rsidR="00016943" w:rsidRDefault="0002294F" w:rsidP="00861BBF">
            <w:pPr>
              <w:suppressAutoHyphens/>
              <w:spacing w:before="60" w:after="60"/>
              <w:rPr>
                <w:ins w:id="37" w:author="Daniel Rohde" w:date="2026-09-17T16:41:00Z"/>
                <w:rFonts w:cs="Arial"/>
                <w:bCs/>
                <w:lang w:val="en-GB"/>
              </w:rPr>
            </w:pPr>
            <w:ins w:id="38" w:author="Daniel Rohde" w:date="2026-09-17T16:42:00Z">
              <w:r>
                <w:rPr>
                  <w:rFonts w:cs="Arial"/>
                  <w:bCs/>
                  <w:lang w:val="en-GB"/>
                </w:rPr>
                <w:fldChar w:fldCharType="begin"/>
              </w:r>
              <w:r>
                <w:rPr>
                  <w:rFonts w:cs="Arial"/>
                  <w:bCs/>
                  <w:lang w:val="en-GB"/>
                </w:rPr>
                <w:instrText xml:space="preserve"> REF _Ref240555761 \r \h </w:instrText>
              </w:r>
              <w:r>
                <w:rPr>
                  <w:rFonts w:cs="Arial"/>
                  <w:bCs/>
                  <w:lang w:val="en-GB"/>
                </w:rPr>
              </w:r>
            </w:ins>
            <w:r>
              <w:rPr>
                <w:rFonts w:cs="Arial"/>
                <w:bCs/>
                <w:lang w:val="en-GB"/>
              </w:rPr>
              <w:fldChar w:fldCharType="separate"/>
            </w:r>
            <w:ins w:id="39" w:author="Daniel Rohde" w:date="2026-09-17T16:42:00Z">
              <w:r>
                <w:rPr>
                  <w:rFonts w:cs="Arial"/>
                  <w:bCs/>
                  <w:lang w:val="en-GB"/>
                </w:rPr>
                <w:t>1.2</w:t>
              </w:r>
              <w:r>
                <w:rPr>
                  <w:rFonts w:cs="Arial"/>
                  <w:bCs/>
                  <w:lang w:val="en-GB"/>
                </w:rPr>
                <w:fldChar w:fldCharType="end"/>
              </w:r>
            </w:ins>
          </w:p>
        </w:tc>
      </w:tr>
      <w:tr w:rsidR="00016943" w:rsidRPr="00B63849" w14:paraId="4BA15E36" w14:textId="77777777" w:rsidTr="00CE3512">
        <w:trPr>
          <w:cantSplit/>
          <w:ins w:id="40" w:author="Daniel Rohde" w:date="2026-09-17T17:06:00Z"/>
        </w:trPr>
        <w:tc>
          <w:tcPr>
            <w:tcW w:w="3861" w:type="pct"/>
          </w:tcPr>
          <w:p w14:paraId="4F219A74" w14:textId="0FC20DE0" w:rsidR="00016943" w:rsidRDefault="00016943" w:rsidP="00861BBF">
            <w:pPr>
              <w:suppressAutoHyphens/>
              <w:spacing w:before="60" w:after="60"/>
              <w:rPr>
                <w:ins w:id="41" w:author="Daniel Rohde" w:date="2026-09-17T17:06:00Z"/>
                <w:rFonts w:cs="Arial"/>
                <w:lang w:val="en-GB"/>
              </w:rPr>
            </w:pPr>
            <w:ins w:id="42" w:author="Daniel Rohde" w:date="2026-09-17T17:06:00Z">
              <w:r>
                <w:rPr>
                  <w:rFonts w:cs="Arial"/>
                  <w:lang w:val="en-GB"/>
                </w:rPr>
                <w:t xml:space="preserve">Added clause for Check number </w:t>
              </w:r>
            </w:ins>
            <w:ins w:id="43" w:author="Daniel Rohde" w:date="2026-09-17T17:07:00Z">
              <w:r>
                <w:rPr>
                  <w:rFonts w:cs="Arial"/>
                  <w:lang w:val="en-GB"/>
                </w:rPr>
                <w:t>constraints</w:t>
              </w:r>
            </w:ins>
          </w:p>
        </w:tc>
        <w:tc>
          <w:tcPr>
            <w:tcW w:w="1139" w:type="pct"/>
          </w:tcPr>
          <w:p w14:paraId="572F461B" w14:textId="250C80F5" w:rsidR="00016943" w:rsidRDefault="00016943" w:rsidP="00861BBF">
            <w:pPr>
              <w:suppressAutoHyphens/>
              <w:spacing w:before="60" w:after="60"/>
              <w:rPr>
                <w:ins w:id="44" w:author="Daniel Rohde" w:date="2026-09-17T17:06:00Z"/>
                <w:rFonts w:cs="Arial"/>
                <w:bCs/>
                <w:lang w:val="en-GB"/>
              </w:rPr>
            </w:pPr>
            <w:ins w:id="45" w:author="Daniel Rohde" w:date="2026-09-17T17:07:00Z">
              <w:r>
                <w:rPr>
                  <w:rFonts w:cs="Arial"/>
                  <w:bCs/>
                  <w:lang w:val="en-GB"/>
                </w:rPr>
                <w:fldChar w:fldCharType="begin"/>
              </w:r>
              <w:r>
                <w:rPr>
                  <w:rFonts w:cs="Arial"/>
                  <w:bCs/>
                  <w:lang w:val="en-GB"/>
                </w:rPr>
                <w:instrText xml:space="preserve"> REF _Ref240557258 \r \h </w:instrText>
              </w:r>
              <w:r>
                <w:rPr>
                  <w:rFonts w:cs="Arial"/>
                  <w:bCs/>
                  <w:lang w:val="en-GB"/>
                </w:rPr>
              </w:r>
            </w:ins>
            <w:r>
              <w:rPr>
                <w:rFonts w:cs="Arial"/>
                <w:bCs/>
                <w:lang w:val="en-GB"/>
              </w:rPr>
              <w:fldChar w:fldCharType="separate"/>
            </w:r>
            <w:ins w:id="46" w:author="Daniel Rohde" w:date="2026-09-17T17:07:00Z">
              <w:r>
                <w:rPr>
                  <w:rFonts w:cs="Arial"/>
                  <w:bCs/>
                  <w:lang w:val="en-GB"/>
                </w:rPr>
                <w:t>15.1</w:t>
              </w:r>
              <w:r>
                <w:rPr>
                  <w:rFonts w:cs="Arial"/>
                  <w:bCs/>
                  <w:lang w:val="en-GB"/>
                </w:rPr>
                <w:fldChar w:fldCharType="end"/>
              </w:r>
            </w:ins>
          </w:p>
        </w:tc>
      </w:tr>
      <w:bookmarkEnd w:id="12"/>
    </w:tbl>
    <w:p w14:paraId="35BBAC60" w14:textId="77777777" w:rsidR="006F16C8" w:rsidRPr="006F16C8" w:rsidRDefault="006F16C8" w:rsidP="004B2DB3">
      <w:pPr>
        <w:suppressLineNumbers/>
        <w:spacing w:line="240" w:lineRule="auto"/>
        <w:rPr>
          <w:bCs/>
          <w:sz w:val="24"/>
          <w:szCs w:val="24"/>
          <w:lang w:val="en-GB"/>
        </w:rPr>
      </w:pPr>
    </w:p>
    <w:p w14:paraId="09C4EC10" w14:textId="77777777" w:rsidR="00B90C51" w:rsidRPr="00CF30EA" w:rsidRDefault="00B90C51" w:rsidP="004B2DB3">
      <w:pPr>
        <w:suppressLineNumbers/>
        <w:rPr>
          <w:lang w:val="en-GB"/>
        </w:rPr>
      </w:pPr>
    </w:p>
    <w:p w14:paraId="50AFF7B5" w14:textId="6EC37390" w:rsidR="00172DC8" w:rsidRPr="00CF30EA" w:rsidRDefault="00B90C51" w:rsidP="00DF5185">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6BFF2C3F" w14:textId="0E19340A" w:rsidR="00016943" w:rsidRDefault="2D8F900D">
      <w:pPr>
        <w:pStyle w:val="Verzeichnis1"/>
        <w:tabs>
          <w:tab w:val="right" w:leader="dot" w:pos="9016"/>
        </w:tabs>
        <w:rPr>
          <w:ins w:id="47" w:author="Daniel Rohde" w:date="2026-09-17T17:07:00Z"/>
          <w:rFonts w:asciiTheme="minorHAnsi" w:eastAsiaTheme="minorEastAsia" w:hAnsiTheme="minorHAnsi" w:cstheme="minorBidi"/>
          <w:b w:val="0"/>
          <w:bCs w:val="0"/>
          <w:kern w:val="2"/>
          <w:sz w:val="24"/>
          <w:szCs w:val="24"/>
          <w:lang w:val="de-DE" w:eastAsia="de-DE"/>
          <w14:ligatures w14:val="standardContextual"/>
        </w:rPr>
      </w:pPr>
      <w:r>
        <w:fldChar w:fldCharType="begin"/>
      </w:r>
      <w:r w:rsidR="00E80248">
        <w:instrText>TOC \o "1-3" \z \u \h</w:instrText>
      </w:r>
      <w:r>
        <w:fldChar w:fldCharType="separate"/>
      </w:r>
      <w:ins w:id="48" w:author="Daniel Rohde" w:date="2026-09-17T17:07:00Z">
        <w:r w:rsidR="00016943" w:rsidRPr="00E17555">
          <w:rPr>
            <w:rStyle w:val="Hyperlink"/>
          </w:rPr>
          <w:fldChar w:fldCharType="begin"/>
        </w:r>
        <w:r w:rsidR="00016943" w:rsidRPr="00E17555">
          <w:rPr>
            <w:rStyle w:val="Hyperlink"/>
          </w:rPr>
          <w:instrText xml:space="preserve"> </w:instrText>
        </w:r>
        <w:r w:rsidR="00016943">
          <w:instrText>HYPERLINK \l "_Toc240557266"</w:instrText>
        </w:r>
        <w:r w:rsidR="00016943" w:rsidRPr="00E17555">
          <w:rPr>
            <w:rStyle w:val="Hyperlink"/>
          </w:rPr>
          <w:instrText xml:space="preserve"> </w:instrText>
        </w:r>
        <w:r w:rsidR="00016943" w:rsidRPr="00E17555">
          <w:rPr>
            <w:rStyle w:val="Hyperlink"/>
          </w:rPr>
        </w:r>
        <w:r w:rsidR="00016943" w:rsidRPr="00E17555">
          <w:rPr>
            <w:rStyle w:val="Hyperlink"/>
          </w:rPr>
          <w:fldChar w:fldCharType="separate"/>
        </w:r>
        <w:r w:rsidR="00016943" w:rsidRPr="00E17555">
          <w:rPr>
            <w:rStyle w:val="Hyperlink"/>
          </w:rPr>
          <w:t>1</w:t>
        </w:r>
        <w:r w:rsidR="00016943">
          <w:rPr>
            <w:rFonts w:asciiTheme="minorHAnsi" w:eastAsiaTheme="minorEastAsia" w:hAnsiTheme="minorHAnsi" w:cstheme="minorBidi"/>
            <w:b w:val="0"/>
            <w:bCs w:val="0"/>
            <w:kern w:val="2"/>
            <w:sz w:val="24"/>
            <w:szCs w:val="24"/>
            <w:lang w:val="de-DE" w:eastAsia="de-DE"/>
            <w14:ligatures w14:val="standardContextual"/>
          </w:rPr>
          <w:tab/>
        </w:r>
        <w:r w:rsidR="00016943" w:rsidRPr="00E17555">
          <w:rPr>
            <w:rStyle w:val="Hyperlink"/>
          </w:rPr>
          <w:t>Introduction</w:t>
        </w:r>
        <w:r w:rsidR="00016943">
          <w:rPr>
            <w:webHidden/>
          </w:rPr>
          <w:tab/>
        </w:r>
        <w:r w:rsidR="00016943">
          <w:rPr>
            <w:webHidden/>
          </w:rPr>
          <w:fldChar w:fldCharType="begin"/>
        </w:r>
        <w:r w:rsidR="00016943">
          <w:rPr>
            <w:webHidden/>
          </w:rPr>
          <w:instrText xml:space="preserve"> PAGEREF _Toc240557266 \h </w:instrText>
        </w:r>
        <w:r w:rsidR="00016943">
          <w:rPr>
            <w:webHidden/>
          </w:rPr>
        </w:r>
      </w:ins>
      <w:r w:rsidR="00016943">
        <w:rPr>
          <w:webHidden/>
        </w:rPr>
        <w:fldChar w:fldCharType="separate"/>
      </w:r>
      <w:ins w:id="49" w:author="Daniel Rohde" w:date="2026-09-17T17:07:00Z">
        <w:r w:rsidR="00016943">
          <w:rPr>
            <w:webHidden/>
          </w:rPr>
          <w:t>1</w:t>
        </w:r>
        <w:r w:rsidR="00016943">
          <w:rPr>
            <w:webHidden/>
          </w:rPr>
          <w:fldChar w:fldCharType="end"/>
        </w:r>
        <w:r w:rsidR="00016943" w:rsidRPr="00E17555">
          <w:rPr>
            <w:rStyle w:val="Hyperlink"/>
          </w:rPr>
          <w:fldChar w:fldCharType="end"/>
        </w:r>
      </w:ins>
    </w:p>
    <w:p w14:paraId="37516586" w14:textId="3B88E045" w:rsidR="00016943" w:rsidRDefault="00016943">
      <w:pPr>
        <w:pStyle w:val="Verzeichnis2"/>
        <w:tabs>
          <w:tab w:val="left" w:pos="810"/>
          <w:tab w:val="right" w:leader="dot" w:pos="9016"/>
        </w:tabs>
        <w:rPr>
          <w:ins w:id="50" w:author="Daniel Rohde" w:date="2026-09-17T17:07:00Z"/>
          <w:rFonts w:asciiTheme="minorHAnsi" w:eastAsiaTheme="minorEastAsia" w:hAnsiTheme="minorHAnsi" w:cstheme="minorBidi"/>
          <w:kern w:val="2"/>
          <w:sz w:val="24"/>
          <w:szCs w:val="24"/>
          <w:lang w:val="de-DE" w:eastAsia="de-DE"/>
          <w14:ligatures w14:val="standardContextual"/>
        </w:rPr>
      </w:pPr>
      <w:ins w:id="51" w:author="Daniel Rohde" w:date="2026-09-17T17:07:00Z">
        <w:r w:rsidRPr="00E17555">
          <w:rPr>
            <w:rStyle w:val="Hyperlink"/>
          </w:rPr>
          <w:fldChar w:fldCharType="begin"/>
        </w:r>
        <w:r w:rsidRPr="00E17555">
          <w:rPr>
            <w:rStyle w:val="Hyperlink"/>
          </w:rPr>
          <w:instrText xml:space="preserve"> </w:instrText>
        </w:r>
        <w:r>
          <w:instrText>HYPERLINK \l "_Toc240557267"</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1.1</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Scope</w:t>
        </w:r>
        <w:r>
          <w:rPr>
            <w:webHidden/>
          </w:rPr>
          <w:tab/>
        </w:r>
        <w:r>
          <w:rPr>
            <w:webHidden/>
          </w:rPr>
          <w:fldChar w:fldCharType="begin"/>
        </w:r>
        <w:r>
          <w:rPr>
            <w:webHidden/>
          </w:rPr>
          <w:instrText xml:space="preserve"> PAGEREF _Toc240557267 \h </w:instrText>
        </w:r>
        <w:r>
          <w:rPr>
            <w:webHidden/>
          </w:rPr>
        </w:r>
      </w:ins>
      <w:r>
        <w:rPr>
          <w:webHidden/>
        </w:rPr>
        <w:fldChar w:fldCharType="separate"/>
      </w:r>
      <w:ins w:id="52" w:author="Daniel Rohde" w:date="2026-09-17T17:07:00Z">
        <w:r>
          <w:rPr>
            <w:webHidden/>
          </w:rPr>
          <w:t>1</w:t>
        </w:r>
        <w:r>
          <w:rPr>
            <w:webHidden/>
          </w:rPr>
          <w:fldChar w:fldCharType="end"/>
        </w:r>
        <w:r w:rsidRPr="00E17555">
          <w:rPr>
            <w:rStyle w:val="Hyperlink"/>
          </w:rPr>
          <w:fldChar w:fldCharType="end"/>
        </w:r>
      </w:ins>
    </w:p>
    <w:p w14:paraId="48B08A3D" w14:textId="0207A0E3" w:rsidR="00016943" w:rsidRDefault="00016943">
      <w:pPr>
        <w:pStyle w:val="Verzeichnis2"/>
        <w:tabs>
          <w:tab w:val="left" w:pos="810"/>
          <w:tab w:val="right" w:leader="dot" w:pos="9016"/>
        </w:tabs>
        <w:rPr>
          <w:ins w:id="53" w:author="Daniel Rohde" w:date="2026-09-17T17:07:00Z"/>
          <w:rFonts w:asciiTheme="minorHAnsi" w:eastAsiaTheme="minorEastAsia" w:hAnsiTheme="minorHAnsi" w:cstheme="minorBidi"/>
          <w:kern w:val="2"/>
          <w:sz w:val="24"/>
          <w:szCs w:val="24"/>
          <w:lang w:val="de-DE" w:eastAsia="de-DE"/>
          <w14:ligatures w14:val="standardContextual"/>
        </w:rPr>
      </w:pPr>
      <w:ins w:id="54" w:author="Daniel Rohde" w:date="2026-09-17T17:07:00Z">
        <w:r w:rsidRPr="00E17555">
          <w:rPr>
            <w:rStyle w:val="Hyperlink"/>
          </w:rPr>
          <w:fldChar w:fldCharType="begin"/>
        </w:r>
        <w:r w:rsidRPr="00E17555">
          <w:rPr>
            <w:rStyle w:val="Hyperlink"/>
          </w:rPr>
          <w:instrText xml:space="preserve"> </w:instrText>
        </w:r>
        <w:r>
          <w:instrText>HYPERLINK \l "_Toc240557268"</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1.2</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Conformance</w:t>
        </w:r>
        <w:r>
          <w:rPr>
            <w:webHidden/>
          </w:rPr>
          <w:tab/>
        </w:r>
        <w:r>
          <w:rPr>
            <w:webHidden/>
          </w:rPr>
          <w:fldChar w:fldCharType="begin"/>
        </w:r>
        <w:r>
          <w:rPr>
            <w:webHidden/>
          </w:rPr>
          <w:instrText xml:space="preserve"> PAGEREF _Toc240557268 \h </w:instrText>
        </w:r>
        <w:r>
          <w:rPr>
            <w:webHidden/>
          </w:rPr>
        </w:r>
      </w:ins>
      <w:r>
        <w:rPr>
          <w:webHidden/>
        </w:rPr>
        <w:fldChar w:fldCharType="separate"/>
      </w:r>
      <w:ins w:id="55" w:author="Daniel Rohde" w:date="2026-09-17T17:07:00Z">
        <w:r>
          <w:rPr>
            <w:webHidden/>
          </w:rPr>
          <w:t>1</w:t>
        </w:r>
        <w:r>
          <w:rPr>
            <w:webHidden/>
          </w:rPr>
          <w:fldChar w:fldCharType="end"/>
        </w:r>
        <w:r w:rsidRPr="00E17555">
          <w:rPr>
            <w:rStyle w:val="Hyperlink"/>
          </w:rPr>
          <w:fldChar w:fldCharType="end"/>
        </w:r>
      </w:ins>
    </w:p>
    <w:p w14:paraId="37B427B8" w14:textId="03E0AD6F" w:rsidR="00016943" w:rsidRDefault="00016943">
      <w:pPr>
        <w:pStyle w:val="Verzeichnis2"/>
        <w:tabs>
          <w:tab w:val="left" w:pos="810"/>
          <w:tab w:val="right" w:leader="dot" w:pos="9016"/>
        </w:tabs>
        <w:rPr>
          <w:ins w:id="56" w:author="Daniel Rohde" w:date="2026-09-17T17:07:00Z"/>
          <w:rFonts w:asciiTheme="minorHAnsi" w:eastAsiaTheme="minorEastAsia" w:hAnsiTheme="minorHAnsi" w:cstheme="minorBidi"/>
          <w:kern w:val="2"/>
          <w:sz w:val="24"/>
          <w:szCs w:val="24"/>
          <w:lang w:val="de-DE" w:eastAsia="de-DE"/>
          <w14:ligatures w14:val="standardContextual"/>
        </w:rPr>
      </w:pPr>
      <w:ins w:id="57" w:author="Daniel Rohde" w:date="2026-09-17T17:07:00Z">
        <w:r w:rsidRPr="00E17555">
          <w:rPr>
            <w:rStyle w:val="Hyperlink"/>
          </w:rPr>
          <w:fldChar w:fldCharType="begin"/>
        </w:r>
        <w:r w:rsidRPr="00E17555">
          <w:rPr>
            <w:rStyle w:val="Hyperlink"/>
          </w:rPr>
          <w:instrText xml:space="preserve"> </w:instrText>
        </w:r>
        <w:r>
          <w:instrText>HYPERLINK \l "_Toc240557269"</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1.3</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References</w:t>
        </w:r>
        <w:r>
          <w:rPr>
            <w:webHidden/>
          </w:rPr>
          <w:tab/>
        </w:r>
        <w:r>
          <w:rPr>
            <w:webHidden/>
          </w:rPr>
          <w:fldChar w:fldCharType="begin"/>
        </w:r>
        <w:r>
          <w:rPr>
            <w:webHidden/>
          </w:rPr>
          <w:instrText xml:space="preserve"> PAGEREF _Toc240557269 \h </w:instrText>
        </w:r>
        <w:r>
          <w:rPr>
            <w:webHidden/>
          </w:rPr>
        </w:r>
      </w:ins>
      <w:r>
        <w:rPr>
          <w:webHidden/>
        </w:rPr>
        <w:fldChar w:fldCharType="separate"/>
      </w:r>
      <w:ins w:id="58" w:author="Daniel Rohde" w:date="2026-09-17T17:07:00Z">
        <w:r>
          <w:rPr>
            <w:webHidden/>
          </w:rPr>
          <w:t>1</w:t>
        </w:r>
        <w:r>
          <w:rPr>
            <w:webHidden/>
          </w:rPr>
          <w:fldChar w:fldCharType="end"/>
        </w:r>
        <w:r w:rsidRPr="00E17555">
          <w:rPr>
            <w:rStyle w:val="Hyperlink"/>
          </w:rPr>
          <w:fldChar w:fldCharType="end"/>
        </w:r>
      </w:ins>
    </w:p>
    <w:p w14:paraId="1564845B" w14:textId="4393FC19" w:rsidR="00016943" w:rsidRDefault="00016943">
      <w:pPr>
        <w:pStyle w:val="Verzeichnis3"/>
        <w:tabs>
          <w:tab w:val="right" w:leader="dot" w:pos="9016"/>
        </w:tabs>
        <w:rPr>
          <w:ins w:id="59" w:author="Daniel Rohde" w:date="2026-09-17T17:07:00Z"/>
          <w:rFonts w:asciiTheme="minorHAnsi" w:eastAsiaTheme="minorEastAsia" w:hAnsiTheme="minorHAnsi" w:cstheme="minorBidi"/>
          <w:kern w:val="2"/>
          <w:sz w:val="24"/>
          <w:szCs w:val="24"/>
          <w:lang w:val="de-DE" w:eastAsia="de-DE"/>
          <w14:ligatures w14:val="standardContextual"/>
        </w:rPr>
      </w:pPr>
      <w:ins w:id="60" w:author="Daniel Rohde" w:date="2026-09-17T17:07:00Z">
        <w:r w:rsidRPr="00E17555">
          <w:rPr>
            <w:rStyle w:val="Hyperlink"/>
          </w:rPr>
          <w:fldChar w:fldCharType="begin"/>
        </w:r>
        <w:r w:rsidRPr="00E17555">
          <w:rPr>
            <w:rStyle w:val="Hyperlink"/>
          </w:rPr>
          <w:instrText xml:space="preserve"> </w:instrText>
        </w:r>
        <w:r>
          <w:instrText>HYPERLINK \l "_Toc240557270"</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2</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Normative references</w:t>
        </w:r>
        <w:r>
          <w:rPr>
            <w:webHidden/>
          </w:rPr>
          <w:tab/>
        </w:r>
        <w:r>
          <w:rPr>
            <w:webHidden/>
          </w:rPr>
          <w:fldChar w:fldCharType="begin"/>
        </w:r>
        <w:r>
          <w:rPr>
            <w:webHidden/>
          </w:rPr>
          <w:instrText xml:space="preserve"> PAGEREF _Toc240557270 \h </w:instrText>
        </w:r>
        <w:r>
          <w:rPr>
            <w:webHidden/>
          </w:rPr>
        </w:r>
      </w:ins>
      <w:r>
        <w:rPr>
          <w:webHidden/>
        </w:rPr>
        <w:fldChar w:fldCharType="separate"/>
      </w:r>
      <w:ins w:id="61" w:author="Daniel Rohde" w:date="2026-09-17T17:07:00Z">
        <w:r>
          <w:rPr>
            <w:webHidden/>
          </w:rPr>
          <w:t>1</w:t>
        </w:r>
        <w:r>
          <w:rPr>
            <w:webHidden/>
          </w:rPr>
          <w:fldChar w:fldCharType="end"/>
        </w:r>
        <w:r w:rsidRPr="00E17555">
          <w:rPr>
            <w:rStyle w:val="Hyperlink"/>
          </w:rPr>
          <w:fldChar w:fldCharType="end"/>
        </w:r>
      </w:ins>
    </w:p>
    <w:p w14:paraId="4C36479D" w14:textId="415A5D73" w:rsidR="00016943" w:rsidRDefault="00016943">
      <w:pPr>
        <w:pStyle w:val="Verzeichnis3"/>
        <w:tabs>
          <w:tab w:val="right" w:leader="dot" w:pos="9016"/>
        </w:tabs>
        <w:rPr>
          <w:ins w:id="62" w:author="Daniel Rohde" w:date="2026-09-17T17:07:00Z"/>
          <w:rFonts w:asciiTheme="minorHAnsi" w:eastAsiaTheme="minorEastAsia" w:hAnsiTheme="minorHAnsi" w:cstheme="minorBidi"/>
          <w:kern w:val="2"/>
          <w:sz w:val="24"/>
          <w:szCs w:val="24"/>
          <w:lang w:val="de-DE" w:eastAsia="de-DE"/>
          <w14:ligatures w14:val="standardContextual"/>
        </w:rPr>
      </w:pPr>
      <w:ins w:id="63" w:author="Daniel Rohde" w:date="2026-09-17T17:07:00Z">
        <w:r w:rsidRPr="00E17555">
          <w:rPr>
            <w:rStyle w:val="Hyperlink"/>
          </w:rPr>
          <w:fldChar w:fldCharType="begin"/>
        </w:r>
        <w:r w:rsidRPr="00E17555">
          <w:rPr>
            <w:rStyle w:val="Hyperlink"/>
          </w:rPr>
          <w:instrText xml:space="preserve"> </w:instrText>
        </w:r>
        <w:r>
          <w:instrText>HYPERLINK \l "_Toc240557271"</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3</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Informative references</w:t>
        </w:r>
        <w:r>
          <w:rPr>
            <w:webHidden/>
          </w:rPr>
          <w:tab/>
        </w:r>
        <w:r>
          <w:rPr>
            <w:webHidden/>
          </w:rPr>
          <w:fldChar w:fldCharType="begin"/>
        </w:r>
        <w:r>
          <w:rPr>
            <w:webHidden/>
          </w:rPr>
          <w:instrText xml:space="preserve"> PAGEREF _Toc240557271 \h </w:instrText>
        </w:r>
        <w:r>
          <w:rPr>
            <w:webHidden/>
          </w:rPr>
        </w:r>
      </w:ins>
      <w:r>
        <w:rPr>
          <w:webHidden/>
        </w:rPr>
        <w:fldChar w:fldCharType="separate"/>
      </w:r>
      <w:ins w:id="64" w:author="Daniel Rohde" w:date="2026-09-17T17:07:00Z">
        <w:r>
          <w:rPr>
            <w:webHidden/>
          </w:rPr>
          <w:t>1</w:t>
        </w:r>
        <w:r>
          <w:rPr>
            <w:webHidden/>
          </w:rPr>
          <w:fldChar w:fldCharType="end"/>
        </w:r>
        <w:r w:rsidRPr="00E17555">
          <w:rPr>
            <w:rStyle w:val="Hyperlink"/>
          </w:rPr>
          <w:fldChar w:fldCharType="end"/>
        </w:r>
      </w:ins>
    </w:p>
    <w:p w14:paraId="5966207C" w14:textId="3EA69C4C" w:rsidR="00016943" w:rsidRDefault="00016943">
      <w:pPr>
        <w:pStyle w:val="Verzeichnis2"/>
        <w:tabs>
          <w:tab w:val="left" w:pos="810"/>
          <w:tab w:val="right" w:leader="dot" w:pos="9016"/>
        </w:tabs>
        <w:rPr>
          <w:ins w:id="65" w:author="Daniel Rohde" w:date="2026-09-17T17:07:00Z"/>
          <w:rFonts w:asciiTheme="minorHAnsi" w:eastAsiaTheme="minorEastAsia" w:hAnsiTheme="minorHAnsi" w:cstheme="minorBidi"/>
          <w:kern w:val="2"/>
          <w:sz w:val="24"/>
          <w:szCs w:val="24"/>
          <w:lang w:val="de-DE" w:eastAsia="de-DE"/>
          <w14:ligatures w14:val="standardContextual"/>
        </w:rPr>
      </w:pPr>
      <w:ins w:id="66" w:author="Daniel Rohde" w:date="2026-09-17T17:07:00Z">
        <w:r w:rsidRPr="00E17555">
          <w:rPr>
            <w:rStyle w:val="Hyperlink"/>
          </w:rPr>
          <w:fldChar w:fldCharType="begin"/>
        </w:r>
        <w:r w:rsidRPr="00E17555">
          <w:rPr>
            <w:rStyle w:val="Hyperlink"/>
          </w:rPr>
          <w:instrText xml:space="preserve"> </w:instrText>
        </w:r>
        <w:r>
          <w:instrText>HYPERLINK \l "_Toc240557272"</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3.1</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Terms, definitions and abbreviations</w:t>
        </w:r>
        <w:r>
          <w:rPr>
            <w:webHidden/>
          </w:rPr>
          <w:tab/>
        </w:r>
        <w:r>
          <w:rPr>
            <w:webHidden/>
          </w:rPr>
          <w:fldChar w:fldCharType="begin"/>
        </w:r>
        <w:r>
          <w:rPr>
            <w:webHidden/>
          </w:rPr>
          <w:instrText xml:space="preserve"> PAGEREF _Toc240557272 \h </w:instrText>
        </w:r>
        <w:r>
          <w:rPr>
            <w:webHidden/>
          </w:rPr>
        </w:r>
      </w:ins>
      <w:r>
        <w:rPr>
          <w:webHidden/>
        </w:rPr>
        <w:fldChar w:fldCharType="separate"/>
      </w:r>
      <w:ins w:id="67" w:author="Daniel Rohde" w:date="2026-09-17T17:07:00Z">
        <w:r>
          <w:rPr>
            <w:webHidden/>
          </w:rPr>
          <w:t>1</w:t>
        </w:r>
        <w:r>
          <w:rPr>
            <w:webHidden/>
          </w:rPr>
          <w:fldChar w:fldCharType="end"/>
        </w:r>
        <w:r w:rsidRPr="00E17555">
          <w:rPr>
            <w:rStyle w:val="Hyperlink"/>
          </w:rPr>
          <w:fldChar w:fldCharType="end"/>
        </w:r>
      </w:ins>
    </w:p>
    <w:p w14:paraId="3DF915B4" w14:textId="088D2EEA" w:rsidR="00016943" w:rsidRDefault="00016943">
      <w:pPr>
        <w:pStyle w:val="Verzeichnis3"/>
        <w:tabs>
          <w:tab w:val="right" w:leader="dot" w:pos="9016"/>
        </w:tabs>
        <w:rPr>
          <w:ins w:id="68" w:author="Daniel Rohde" w:date="2026-09-17T17:07:00Z"/>
          <w:rFonts w:asciiTheme="minorHAnsi" w:eastAsiaTheme="minorEastAsia" w:hAnsiTheme="minorHAnsi" w:cstheme="minorBidi"/>
          <w:kern w:val="2"/>
          <w:sz w:val="24"/>
          <w:szCs w:val="24"/>
          <w:lang w:val="de-DE" w:eastAsia="de-DE"/>
          <w14:ligatures w14:val="standardContextual"/>
        </w:rPr>
      </w:pPr>
      <w:ins w:id="69" w:author="Daniel Rohde" w:date="2026-09-17T17:07:00Z">
        <w:r w:rsidRPr="00E17555">
          <w:rPr>
            <w:rStyle w:val="Hyperlink"/>
          </w:rPr>
          <w:fldChar w:fldCharType="begin"/>
        </w:r>
        <w:r w:rsidRPr="00E17555">
          <w:rPr>
            <w:rStyle w:val="Hyperlink"/>
          </w:rPr>
          <w:instrText xml:space="preserve"> </w:instrText>
        </w:r>
        <w:r>
          <w:instrText>HYPERLINK \l "_Toc240557273"</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Terms and definitions</w:t>
        </w:r>
        <w:r>
          <w:rPr>
            <w:webHidden/>
          </w:rPr>
          <w:tab/>
        </w:r>
        <w:r>
          <w:rPr>
            <w:webHidden/>
          </w:rPr>
          <w:fldChar w:fldCharType="begin"/>
        </w:r>
        <w:r>
          <w:rPr>
            <w:webHidden/>
          </w:rPr>
          <w:instrText xml:space="preserve"> PAGEREF _Toc240557273 \h </w:instrText>
        </w:r>
        <w:r>
          <w:rPr>
            <w:webHidden/>
          </w:rPr>
        </w:r>
      </w:ins>
      <w:r>
        <w:rPr>
          <w:webHidden/>
        </w:rPr>
        <w:fldChar w:fldCharType="separate"/>
      </w:r>
      <w:ins w:id="70" w:author="Daniel Rohde" w:date="2026-09-17T17:07:00Z">
        <w:r>
          <w:rPr>
            <w:webHidden/>
          </w:rPr>
          <w:t>1</w:t>
        </w:r>
        <w:r>
          <w:rPr>
            <w:webHidden/>
          </w:rPr>
          <w:fldChar w:fldCharType="end"/>
        </w:r>
        <w:r w:rsidRPr="00E17555">
          <w:rPr>
            <w:rStyle w:val="Hyperlink"/>
          </w:rPr>
          <w:fldChar w:fldCharType="end"/>
        </w:r>
      </w:ins>
    </w:p>
    <w:p w14:paraId="17C2805F" w14:textId="0696E5F2" w:rsidR="00016943" w:rsidRDefault="00016943">
      <w:pPr>
        <w:pStyle w:val="Verzeichnis3"/>
        <w:tabs>
          <w:tab w:val="right" w:leader="dot" w:pos="9016"/>
        </w:tabs>
        <w:rPr>
          <w:ins w:id="71" w:author="Daniel Rohde" w:date="2026-09-17T17:07:00Z"/>
          <w:rFonts w:asciiTheme="minorHAnsi" w:eastAsiaTheme="minorEastAsia" w:hAnsiTheme="minorHAnsi" w:cstheme="minorBidi"/>
          <w:kern w:val="2"/>
          <w:sz w:val="24"/>
          <w:szCs w:val="24"/>
          <w:lang w:val="de-DE" w:eastAsia="de-DE"/>
          <w14:ligatures w14:val="standardContextual"/>
        </w:rPr>
      </w:pPr>
      <w:ins w:id="72" w:author="Daniel Rohde" w:date="2026-09-17T17:07:00Z">
        <w:r w:rsidRPr="00E17555">
          <w:rPr>
            <w:rStyle w:val="Hyperlink"/>
          </w:rPr>
          <w:fldChar w:fldCharType="begin"/>
        </w:r>
        <w:r w:rsidRPr="00E17555">
          <w:rPr>
            <w:rStyle w:val="Hyperlink"/>
          </w:rPr>
          <w:instrText xml:space="preserve"> </w:instrText>
        </w:r>
        <w:r>
          <w:instrText>HYPERLINK \l "_Toc240557274"</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4</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Abbreviations</w:t>
        </w:r>
        <w:r>
          <w:rPr>
            <w:webHidden/>
          </w:rPr>
          <w:tab/>
        </w:r>
        <w:r>
          <w:rPr>
            <w:webHidden/>
          </w:rPr>
          <w:fldChar w:fldCharType="begin"/>
        </w:r>
        <w:r>
          <w:rPr>
            <w:webHidden/>
          </w:rPr>
          <w:instrText xml:space="preserve"> PAGEREF _Toc240557274 \h </w:instrText>
        </w:r>
        <w:r>
          <w:rPr>
            <w:webHidden/>
          </w:rPr>
        </w:r>
      </w:ins>
      <w:r>
        <w:rPr>
          <w:webHidden/>
        </w:rPr>
        <w:fldChar w:fldCharType="separate"/>
      </w:r>
      <w:ins w:id="73" w:author="Daniel Rohde" w:date="2026-09-17T17:07:00Z">
        <w:r>
          <w:rPr>
            <w:webHidden/>
          </w:rPr>
          <w:t>2</w:t>
        </w:r>
        <w:r>
          <w:rPr>
            <w:webHidden/>
          </w:rPr>
          <w:fldChar w:fldCharType="end"/>
        </w:r>
        <w:r w:rsidRPr="00E17555">
          <w:rPr>
            <w:rStyle w:val="Hyperlink"/>
          </w:rPr>
          <w:fldChar w:fldCharType="end"/>
        </w:r>
      </w:ins>
    </w:p>
    <w:p w14:paraId="1BC37828" w14:textId="39D65ADD" w:rsidR="00016943" w:rsidRDefault="00016943">
      <w:pPr>
        <w:pStyle w:val="Verzeichnis3"/>
        <w:tabs>
          <w:tab w:val="right" w:leader="dot" w:pos="9016"/>
        </w:tabs>
        <w:rPr>
          <w:ins w:id="74" w:author="Daniel Rohde" w:date="2026-09-17T17:07:00Z"/>
          <w:rFonts w:asciiTheme="minorHAnsi" w:eastAsiaTheme="minorEastAsia" w:hAnsiTheme="minorHAnsi" w:cstheme="minorBidi"/>
          <w:kern w:val="2"/>
          <w:sz w:val="24"/>
          <w:szCs w:val="24"/>
          <w:lang w:val="de-DE" w:eastAsia="de-DE"/>
          <w14:ligatures w14:val="standardContextual"/>
        </w:rPr>
      </w:pPr>
      <w:ins w:id="75" w:author="Daniel Rohde" w:date="2026-09-17T17:07:00Z">
        <w:r w:rsidRPr="00E17555">
          <w:rPr>
            <w:rStyle w:val="Hyperlink"/>
          </w:rPr>
          <w:fldChar w:fldCharType="begin"/>
        </w:r>
        <w:r w:rsidRPr="00E17555">
          <w:rPr>
            <w:rStyle w:val="Hyperlink"/>
          </w:rPr>
          <w:instrText xml:space="preserve"> </w:instrText>
        </w:r>
        <w:r>
          <w:instrText>HYPERLINK \l "_Toc240557275"</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5</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Symbols</w:t>
        </w:r>
        <w:r>
          <w:rPr>
            <w:webHidden/>
          </w:rPr>
          <w:tab/>
        </w:r>
        <w:r>
          <w:rPr>
            <w:webHidden/>
          </w:rPr>
          <w:fldChar w:fldCharType="begin"/>
        </w:r>
        <w:r>
          <w:rPr>
            <w:webHidden/>
          </w:rPr>
          <w:instrText xml:space="preserve"> PAGEREF _Toc240557275 \h </w:instrText>
        </w:r>
        <w:r>
          <w:rPr>
            <w:webHidden/>
          </w:rPr>
        </w:r>
      </w:ins>
      <w:r>
        <w:rPr>
          <w:webHidden/>
        </w:rPr>
        <w:fldChar w:fldCharType="separate"/>
      </w:r>
      <w:ins w:id="76" w:author="Daniel Rohde" w:date="2026-09-17T17:07:00Z">
        <w:r>
          <w:rPr>
            <w:webHidden/>
          </w:rPr>
          <w:t>2</w:t>
        </w:r>
        <w:r>
          <w:rPr>
            <w:webHidden/>
          </w:rPr>
          <w:fldChar w:fldCharType="end"/>
        </w:r>
        <w:r w:rsidRPr="00E17555">
          <w:rPr>
            <w:rStyle w:val="Hyperlink"/>
          </w:rPr>
          <w:fldChar w:fldCharType="end"/>
        </w:r>
      </w:ins>
    </w:p>
    <w:p w14:paraId="34E5607D" w14:textId="504B2C5C" w:rsidR="00016943" w:rsidRDefault="00016943">
      <w:pPr>
        <w:pStyle w:val="Verzeichnis2"/>
        <w:tabs>
          <w:tab w:val="left" w:pos="810"/>
          <w:tab w:val="right" w:leader="dot" w:pos="9016"/>
        </w:tabs>
        <w:rPr>
          <w:ins w:id="77" w:author="Daniel Rohde" w:date="2026-09-17T17:07:00Z"/>
          <w:rFonts w:asciiTheme="minorHAnsi" w:eastAsiaTheme="minorEastAsia" w:hAnsiTheme="minorHAnsi" w:cstheme="minorBidi"/>
          <w:kern w:val="2"/>
          <w:sz w:val="24"/>
          <w:szCs w:val="24"/>
          <w:lang w:val="de-DE" w:eastAsia="de-DE"/>
          <w14:ligatures w14:val="standardContextual"/>
        </w:rPr>
      </w:pPr>
      <w:ins w:id="78" w:author="Daniel Rohde" w:date="2026-09-17T17:07:00Z">
        <w:r w:rsidRPr="00E17555">
          <w:rPr>
            <w:rStyle w:val="Hyperlink"/>
          </w:rPr>
          <w:fldChar w:fldCharType="begin"/>
        </w:r>
        <w:r w:rsidRPr="00E17555">
          <w:rPr>
            <w:rStyle w:val="Hyperlink"/>
          </w:rPr>
          <w:instrText xml:space="preserve"> </w:instrText>
        </w:r>
        <w:r>
          <w:instrText>HYPERLINK \l "_Toc240557276"</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5.1</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Use of language</w:t>
        </w:r>
        <w:r>
          <w:rPr>
            <w:webHidden/>
          </w:rPr>
          <w:tab/>
        </w:r>
        <w:r>
          <w:rPr>
            <w:webHidden/>
          </w:rPr>
          <w:fldChar w:fldCharType="begin"/>
        </w:r>
        <w:r>
          <w:rPr>
            <w:webHidden/>
          </w:rPr>
          <w:instrText xml:space="preserve"> PAGEREF _Toc240557276 \h </w:instrText>
        </w:r>
        <w:r>
          <w:rPr>
            <w:webHidden/>
          </w:rPr>
        </w:r>
      </w:ins>
      <w:r>
        <w:rPr>
          <w:webHidden/>
        </w:rPr>
        <w:fldChar w:fldCharType="separate"/>
      </w:r>
      <w:ins w:id="79" w:author="Daniel Rohde" w:date="2026-09-17T17:07:00Z">
        <w:r>
          <w:rPr>
            <w:webHidden/>
          </w:rPr>
          <w:t>3</w:t>
        </w:r>
        <w:r>
          <w:rPr>
            <w:webHidden/>
          </w:rPr>
          <w:fldChar w:fldCharType="end"/>
        </w:r>
        <w:r w:rsidRPr="00E17555">
          <w:rPr>
            <w:rStyle w:val="Hyperlink"/>
          </w:rPr>
          <w:fldChar w:fldCharType="end"/>
        </w:r>
      </w:ins>
    </w:p>
    <w:p w14:paraId="5EB35999" w14:textId="4C96DFD3" w:rsidR="00016943" w:rsidRDefault="00016943">
      <w:pPr>
        <w:pStyle w:val="Verzeichnis2"/>
        <w:tabs>
          <w:tab w:val="left" w:pos="810"/>
          <w:tab w:val="right" w:leader="dot" w:pos="9016"/>
        </w:tabs>
        <w:rPr>
          <w:ins w:id="80" w:author="Daniel Rohde" w:date="2026-09-17T17:07:00Z"/>
          <w:rFonts w:asciiTheme="minorHAnsi" w:eastAsiaTheme="minorEastAsia" w:hAnsiTheme="minorHAnsi" w:cstheme="minorBidi"/>
          <w:kern w:val="2"/>
          <w:sz w:val="24"/>
          <w:szCs w:val="24"/>
          <w:lang w:val="de-DE" w:eastAsia="de-DE"/>
          <w14:ligatures w14:val="standardContextual"/>
        </w:rPr>
      </w:pPr>
      <w:ins w:id="81" w:author="Daniel Rohde" w:date="2026-09-17T17:07:00Z">
        <w:r w:rsidRPr="00E17555">
          <w:rPr>
            <w:rStyle w:val="Hyperlink"/>
          </w:rPr>
          <w:fldChar w:fldCharType="begin"/>
        </w:r>
        <w:r w:rsidRPr="00E17555">
          <w:rPr>
            <w:rStyle w:val="Hyperlink"/>
          </w:rPr>
          <w:instrText xml:space="preserve"> </w:instrText>
        </w:r>
        <w:r>
          <w:instrText>HYPERLINK \l "_Toc240557277"</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5.2</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General description</w:t>
        </w:r>
        <w:r>
          <w:rPr>
            <w:webHidden/>
          </w:rPr>
          <w:tab/>
        </w:r>
        <w:r>
          <w:rPr>
            <w:webHidden/>
          </w:rPr>
          <w:fldChar w:fldCharType="begin"/>
        </w:r>
        <w:r>
          <w:rPr>
            <w:webHidden/>
          </w:rPr>
          <w:instrText xml:space="preserve"> PAGEREF _Toc240557277 \h </w:instrText>
        </w:r>
        <w:r>
          <w:rPr>
            <w:webHidden/>
          </w:rPr>
        </w:r>
      </w:ins>
      <w:r>
        <w:rPr>
          <w:webHidden/>
        </w:rPr>
        <w:fldChar w:fldCharType="separate"/>
      </w:r>
      <w:ins w:id="82" w:author="Daniel Rohde" w:date="2026-09-17T17:07:00Z">
        <w:r>
          <w:rPr>
            <w:webHidden/>
          </w:rPr>
          <w:t>3</w:t>
        </w:r>
        <w:r>
          <w:rPr>
            <w:webHidden/>
          </w:rPr>
          <w:fldChar w:fldCharType="end"/>
        </w:r>
        <w:r w:rsidRPr="00E17555">
          <w:rPr>
            <w:rStyle w:val="Hyperlink"/>
          </w:rPr>
          <w:fldChar w:fldCharType="end"/>
        </w:r>
      </w:ins>
    </w:p>
    <w:p w14:paraId="218139A5" w14:textId="75652CE8" w:rsidR="00016943" w:rsidRDefault="00016943">
      <w:pPr>
        <w:pStyle w:val="Verzeichnis2"/>
        <w:tabs>
          <w:tab w:val="left" w:pos="810"/>
          <w:tab w:val="right" w:leader="dot" w:pos="9016"/>
        </w:tabs>
        <w:rPr>
          <w:ins w:id="83" w:author="Daniel Rohde" w:date="2026-09-17T17:07:00Z"/>
          <w:rFonts w:asciiTheme="minorHAnsi" w:eastAsiaTheme="minorEastAsia" w:hAnsiTheme="minorHAnsi" w:cstheme="minorBidi"/>
          <w:kern w:val="2"/>
          <w:sz w:val="24"/>
          <w:szCs w:val="24"/>
          <w:lang w:val="de-DE" w:eastAsia="de-DE"/>
          <w14:ligatures w14:val="standardContextual"/>
        </w:rPr>
      </w:pPr>
      <w:ins w:id="84" w:author="Daniel Rohde" w:date="2026-09-17T17:07:00Z">
        <w:r w:rsidRPr="00E17555">
          <w:rPr>
            <w:rStyle w:val="Hyperlink"/>
          </w:rPr>
          <w:fldChar w:fldCharType="begin"/>
        </w:r>
        <w:r w:rsidRPr="00E17555">
          <w:rPr>
            <w:rStyle w:val="Hyperlink"/>
          </w:rPr>
          <w:instrText xml:space="preserve"> </w:instrText>
        </w:r>
        <w:r>
          <w:instrText>HYPERLINK \l "_Toc240557278"</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5.3</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Specification metadata and maintenance</w:t>
        </w:r>
        <w:r>
          <w:rPr>
            <w:webHidden/>
          </w:rPr>
          <w:tab/>
        </w:r>
        <w:r>
          <w:rPr>
            <w:webHidden/>
          </w:rPr>
          <w:fldChar w:fldCharType="begin"/>
        </w:r>
        <w:r>
          <w:rPr>
            <w:webHidden/>
          </w:rPr>
          <w:instrText xml:space="preserve"> PAGEREF _Toc240557278 \h </w:instrText>
        </w:r>
        <w:r>
          <w:rPr>
            <w:webHidden/>
          </w:rPr>
        </w:r>
      </w:ins>
      <w:r>
        <w:rPr>
          <w:webHidden/>
        </w:rPr>
        <w:fldChar w:fldCharType="separate"/>
      </w:r>
      <w:ins w:id="85" w:author="Daniel Rohde" w:date="2026-09-17T17:07:00Z">
        <w:r>
          <w:rPr>
            <w:webHidden/>
          </w:rPr>
          <w:t>3</w:t>
        </w:r>
        <w:r>
          <w:rPr>
            <w:webHidden/>
          </w:rPr>
          <w:fldChar w:fldCharType="end"/>
        </w:r>
        <w:r w:rsidRPr="00E17555">
          <w:rPr>
            <w:rStyle w:val="Hyperlink"/>
          </w:rPr>
          <w:fldChar w:fldCharType="end"/>
        </w:r>
      </w:ins>
    </w:p>
    <w:p w14:paraId="758D3A77" w14:textId="010EF999" w:rsidR="00016943" w:rsidRDefault="00016943">
      <w:pPr>
        <w:pStyle w:val="Verzeichnis3"/>
        <w:tabs>
          <w:tab w:val="right" w:leader="dot" w:pos="9016"/>
        </w:tabs>
        <w:rPr>
          <w:ins w:id="86" w:author="Daniel Rohde" w:date="2026-09-17T17:07:00Z"/>
          <w:rFonts w:asciiTheme="minorHAnsi" w:eastAsiaTheme="minorEastAsia" w:hAnsiTheme="minorHAnsi" w:cstheme="minorBidi"/>
          <w:kern w:val="2"/>
          <w:sz w:val="24"/>
          <w:szCs w:val="24"/>
          <w:lang w:val="de-DE" w:eastAsia="de-DE"/>
          <w14:ligatures w14:val="standardContextual"/>
        </w:rPr>
      </w:pPr>
      <w:ins w:id="87" w:author="Daniel Rohde" w:date="2026-09-17T17:07:00Z">
        <w:r w:rsidRPr="00E17555">
          <w:rPr>
            <w:rStyle w:val="Hyperlink"/>
          </w:rPr>
          <w:fldChar w:fldCharType="begin"/>
        </w:r>
        <w:r w:rsidRPr="00E17555">
          <w:rPr>
            <w:rStyle w:val="Hyperlink"/>
          </w:rPr>
          <w:instrText xml:space="preserve"> </w:instrText>
        </w:r>
        <w:r>
          <w:instrText>HYPERLINK \l "_Toc240557279"</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6</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Specification metadata</w:t>
        </w:r>
        <w:r>
          <w:rPr>
            <w:webHidden/>
          </w:rPr>
          <w:tab/>
        </w:r>
        <w:r>
          <w:rPr>
            <w:webHidden/>
          </w:rPr>
          <w:fldChar w:fldCharType="begin"/>
        </w:r>
        <w:r>
          <w:rPr>
            <w:webHidden/>
          </w:rPr>
          <w:instrText xml:space="preserve"> PAGEREF _Toc240557279 \h </w:instrText>
        </w:r>
        <w:r>
          <w:rPr>
            <w:webHidden/>
          </w:rPr>
        </w:r>
      </w:ins>
      <w:r>
        <w:rPr>
          <w:webHidden/>
        </w:rPr>
        <w:fldChar w:fldCharType="separate"/>
      </w:r>
      <w:ins w:id="88" w:author="Daniel Rohde" w:date="2026-09-17T17:07:00Z">
        <w:r>
          <w:rPr>
            <w:webHidden/>
          </w:rPr>
          <w:t>3</w:t>
        </w:r>
        <w:r>
          <w:rPr>
            <w:webHidden/>
          </w:rPr>
          <w:fldChar w:fldCharType="end"/>
        </w:r>
        <w:r w:rsidRPr="00E17555">
          <w:rPr>
            <w:rStyle w:val="Hyperlink"/>
          </w:rPr>
          <w:fldChar w:fldCharType="end"/>
        </w:r>
      </w:ins>
    </w:p>
    <w:p w14:paraId="4608EB07" w14:textId="3F5ED594" w:rsidR="00016943" w:rsidRDefault="00016943">
      <w:pPr>
        <w:pStyle w:val="Verzeichnis3"/>
        <w:tabs>
          <w:tab w:val="right" w:leader="dot" w:pos="9016"/>
        </w:tabs>
        <w:rPr>
          <w:ins w:id="89" w:author="Daniel Rohde" w:date="2026-09-17T17:07:00Z"/>
          <w:rFonts w:asciiTheme="minorHAnsi" w:eastAsiaTheme="minorEastAsia" w:hAnsiTheme="minorHAnsi" w:cstheme="minorBidi"/>
          <w:kern w:val="2"/>
          <w:sz w:val="24"/>
          <w:szCs w:val="24"/>
          <w:lang w:val="de-DE" w:eastAsia="de-DE"/>
          <w14:ligatures w14:val="standardContextual"/>
        </w:rPr>
      </w:pPr>
      <w:ins w:id="90" w:author="Daniel Rohde" w:date="2026-09-17T17:07:00Z">
        <w:r w:rsidRPr="00E17555">
          <w:rPr>
            <w:rStyle w:val="Hyperlink"/>
          </w:rPr>
          <w:fldChar w:fldCharType="begin"/>
        </w:r>
        <w:r w:rsidRPr="00E17555">
          <w:rPr>
            <w:rStyle w:val="Hyperlink"/>
          </w:rPr>
          <w:instrText xml:space="preserve"> </w:instrText>
        </w:r>
        <w:r>
          <w:instrText>HYPERLINK \l "_Toc240557280"</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7</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Specification maintenance</w:t>
        </w:r>
        <w:r>
          <w:rPr>
            <w:webHidden/>
          </w:rPr>
          <w:tab/>
        </w:r>
        <w:r>
          <w:rPr>
            <w:webHidden/>
          </w:rPr>
          <w:fldChar w:fldCharType="begin"/>
        </w:r>
        <w:r>
          <w:rPr>
            <w:webHidden/>
          </w:rPr>
          <w:instrText xml:space="preserve"> PAGEREF _Toc240557280 \h </w:instrText>
        </w:r>
        <w:r>
          <w:rPr>
            <w:webHidden/>
          </w:rPr>
        </w:r>
      </w:ins>
      <w:r>
        <w:rPr>
          <w:webHidden/>
        </w:rPr>
        <w:fldChar w:fldCharType="separate"/>
      </w:r>
      <w:ins w:id="91" w:author="Daniel Rohde" w:date="2026-09-17T17:07:00Z">
        <w:r>
          <w:rPr>
            <w:webHidden/>
          </w:rPr>
          <w:t>3</w:t>
        </w:r>
        <w:r>
          <w:rPr>
            <w:webHidden/>
          </w:rPr>
          <w:fldChar w:fldCharType="end"/>
        </w:r>
        <w:r w:rsidRPr="00E17555">
          <w:rPr>
            <w:rStyle w:val="Hyperlink"/>
          </w:rPr>
          <w:fldChar w:fldCharType="end"/>
        </w:r>
      </w:ins>
    </w:p>
    <w:p w14:paraId="5F2D58DD" w14:textId="4BA98894" w:rsidR="00016943" w:rsidRDefault="00016943">
      <w:pPr>
        <w:pStyle w:val="Verzeichnis1"/>
        <w:tabs>
          <w:tab w:val="right" w:leader="dot" w:pos="9016"/>
        </w:tabs>
        <w:rPr>
          <w:ins w:id="92" w:author="Daniel Rohde" w:date="2026-09-17T17:07:00Z"/>
          <w:rFonts w:asciiTheme="minorHAnsi" w:eastAsiaTheme="minorEastAsia" w:hAnsiTheme="minorHAnsi" w:cstheme="minorBidi"/>
          <w:b w:val="0"/>
          <w:bCs w:val="0"/>
          <w:kern w:val="2"/>
          <w:sz w:val="24"/>
          <w:szCs w:val="24"/>
          <w:lang w:val="de-DE" w:eastAsia="de-DE"/>
          <w14:ligatures w14:val="standardContextual"/>
        </w:rPr>
      </w:pPr>
      <w:ins w:id="93" w:author="Daniel Rohde" w:date="2026-09-17T17:07:00Z">
        <w:r w:rsidRPr="00E17555">
          <w:rPr>
            <w:rStyle w:val="Hyperlink"/>
          </w:rPr>
          <w:fldChar w:fldCharType="begin"/>
        </w:r>
        <w:r w:rsidRPr="00E17555">
          <w:rPr>
            <w:rStyle w:val="Hyperlink"/>
          </w:rPr>
          <w:instrText xml:space="preserve"> </w:instrText>
        </w:r>
        <w:r>
          <w:instrText>HYPERLINK \l "_Toc240557284"</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13</w:t>
        </w:r>
        <w:r>
          <w:rPr>
            <w:rFonts w:asciiTheme="minorHAnsi" w:eastAsiaTheme="minorEastAsia" w:hAnsiTheme="minorHAnsi" w:cstheme="minorBidi"/>
            <w:b w:val="0"/>
            <w:bCs w:val="0"/>
            <w:kern w:val="2"/>
            <w:sz w:val="24"/>
            <w:szCs w:val="24"/>
            <w:lang w:val="de-DE" w:eastAsia="de-DE"/>
            <w14:ligatures w14:val="standardContextual"/>
          </w:rPr>
          <w:tab/>
        </w:r>
        <w:r w:rsidRPr="00E17555">
          <w:rPr>
            <w:rStyle w:val="Hyperlink"/>
          </w:rPr>
          <w:t>Check Structure</w:t>
        </w:r>
        <w:r>
          <w:rPr>
            <w:webHidden/>
          </w:rPr>
          <w:tab/>
        </w:r>
        <w:r>
          <w:rPr>
            <w:webHidden/>
          </w:rPr>
          <w:fldChar w:fldCharType="begin"/>
        </w:r>
        <w:r>
          <w:rPr>
            <w:webHidden/>
          </w:rPr>
          <w:instrText xml:space="preserve"> PAGEREF _Toc240557284 \h </w:instrText>
        </w:r>
        <w:r>
          <w:rPr>
            <w:webHidden/>
          </w:rPr>
        </w:r>
      </w:ins>
      <w:r>
        <w:rPr>
          <w:webHidden/>
        </w:rPr>
        <w:fldChar w:fldCharType="separate"/>
      </w:r>
      <w:ins w:id="94" w:author="Daniel Rohde" w:date="2026-09-17T17:07:00Z">
        <w:r>
          <w:rPr>
            <w:webHidden/>
          </w:rPr>
          <w:t>4</w:t>
        </w:r>
        <w:r>
          <w:rPr>
            <w:webHidden/>
          </w:rPr>
          <w:fldChar w:fldCharType="end"/>
        </w:r>
        <w:r w:rsidRPr="00E17555">
          <w:rPr>
            <w:rStyle w:val="Hyperlink"/>
          </w:rPr>
          <w:fldChar w:fldCharType="end"/>
        </w:r>
      </w:ins>
    </w:p>
    <w:p w14:paraId="69B6F0A5" w14:textId="6FBECE89" w:rsidR="00016943" w:rsidRDefault="00016943">
      <w:pPr>
        <w:pStyle w:val="Verzeichnis1"/>
        <w:tabs>
          <w:tab w:val="right" w:leader="dot" w:pos="9016"/>
        </w:tabs>
        <w:rPr>
          <w:ins w:id="95" w:author="Daniel Rohde" w:date="2026-09-17T17:07:00Z"/>
          <w:rFonts w:asciiTheme="minorHAnsi" w:eastAsiaTheme="minorEastAsia" w:hAnsiTheme="minorHAnsi" w:cstheme="minorBidi"/>
          <w:b w:val="0"/>
          <w:bCs w:val="0"/>
          <w:kern w:val="2"/>
          <w:sz w:val="24"/>
          <w:szCs w:val="24"/>
          <w:lang w:val="de-DE" w:eastAsia="de-DE"/>
          <w14:ligatures w14:val="standardContextual"/>
        </w:rPr>
      </w:pPr>
      <w:ins w:id="96" w:author="Daniel Rohde" w:date="2026-09-17T17:07:00Z">
        <w:r w:rsidRPr="00E17555">
          <w:rPr>
            <w:rStyle w:val="Hyperlink"/>
          </w:rPr>
          <w:fldChar w:fldCharType="begin"/>
        </w:r>
        <w:r w:rsidRPr="00E17555">
          <w:rPr>
            <w:rStyle w:val="Hyperlink"/>
          </w:rPr>
          <w:instrText xml:space="preserve"> </w:instrText>
        </w:r>
        <w:r>
          <w:instrText>HYPERLINK \l "_Toc240557286"</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14</w:t>
        </w:r>
        <w:r>
          <w:rPr>
            <w:rFonts w:asciiTheme="minorHAnsi" w:eastAsiaTheme="minorEastAsia" w:hAnsiTheme="minorHAnsi" w:cstheme="minorBidi"/>
            <w:b w:val="0"/>
            <w:bCs w:val="0"/>
            <w:kern w:val="2"/>
            <w:sz w:val="24"/>
            <w:szCs w:val="24"/>
            <w:lang w:val="de-DE" w:eastAsia="de-DE"/>
            <w14:ligatures w14:val="standardContextual"/>
          </w:rPr>
          <w:tab/>
        </w:r>
        <w:r w:rsidRPr="00E17555">
          <w:rPr>
            <w:rStyle w:val="Hyperlink"/>
          </w:rPr>
          <w:t>Check Syntax</w:t>
        </w:r>
        <w:r>
          <w:rPr>
            <w:webHidden/>
          </w:rPr>
          <w:tab/>
        </w:r>
        <w:r>
          <w:rPr>
            <w:webHidden/>
          </w:rPr>
          <w:fldChar w:fldCharType="begin"/>
        </w:r>
        <w:r>
          <w:rPr>
            <w:webHidden/>
          </w:rPr>
          <w:instrText xml:space="preserve"> PAGEREF _Toc240557286 \h </w:instrText>
        </w:r>
        <w:r>
          <w:rPr>
            <w:webHidden/>
          </w:rPr>
        </w:r>
      </w:ins>
      <w:r>
        <w:rPr>
          <w:webHidden/>
        </w:rPr>
        <w:fldChar w:fldCharType="separate"/>
      </w:r>
      <w:ins w:id="97" w:author="Daniel Rohde" w:date="2026-09-17T17:07:00Z">
        <w:r>
          <w:rPr>
            <w:webHidden/>
          </w:rPr>
          <w:t>5</w:t>
        </w:r>
        <w:r>
          <w:rPr>
            <w:webHidden/>
          </w:rPr>
          <w:fldChar w:fldCharType="end"/>
        </w:r>
        <w:r w:rsidRPr="00E17555">
          <w:rPr>
            <w:rStyle w:val="Hyperlink"/>
          </w:rPr>
          <w:fldChar w:fldCharType="end"/>
        </w:r>
      </w:ins>
    </w:p>
    <w:p w14:paraId="2A3AEC65" w14:textId="63D58EF5" w:rsidR="00016943" w:rsidRDefault="00016943">
      <w:pPr>
        <w:pStyle w:val="Verzeichnis1"/>
        <w:tabs>
          <w:tab w:val="right" w:leader="dot" w:pos="9016"/>
        </w:tabs>
        <w:rPr>
          <w:ins w:id="98" w:author="Daniel Rohde" w:date="2026-09-17T17:07:00Z"/>
          <w:rFonts w:asciiTheme="minorHAnsi" w:eastAsiaTheme="minorEastAsia" w:hAnsiTheme="minorHAnsi" w:cstheme="minorBidi"/>
          <w:b w:val="0"/>
          <w:bCs w:val="0"/>
          <w:kern w:val="2"/>
          <w:sz w:val="24"/>
          <w:szCs w:val="24"/>
          <w:lang w:val="de-DE" w:eastAsia="de-DE"/>
          <w14:ligatures w14:val="standardContextual"/>
        </w:rPr>
      </w:pPr>
      <w:ins w:id="99" w:author="Daniel Rohde" w:date="2026-09-17T17:07:00Z">
        <w:r w:rsidRPr="00E17555">
          <w:rPr>
            <w:rStyle w:val="Hyperlink"/>
          </w:rPr>
          <w:fldChar w:fldCharType="begin"/>
        </w:r>
        <w:r w:rsidRPr="00E17555">
          <w:rPr>
            <w:rStyle w:val="Hyperlink"/>
          </w:rPr>
          <w:instrText xml:space="preserve"> </w:instrText>
        </w:r>
        <w:r>
          <w:instrText>HYPERLINK \l "_Toc240557287"</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15</w:t>
        </w:r>
        <w:r>
          <w:rPr>
            <w:rFonts w:asciiTheme="minorHAnsi" w:eastAsiaTheme="minorEastAsia" w:hAnsiTheme="minorHAnsi" w:cstheme="minorBidi"/>
            <w:b w:val="0"/>
            <w:bCs w:val="0"/>
            <w:kern w:val="2"/>
            <w:sz w:val="24"/>
            <w:szCs w:val="24"/>
            <w:lang w:val="de-DE" w:eastAsia="de-DE"/>
            <w14:ligatures w14:val="standardContextual"/>
          </w:rPr>
          <w:tab/>
        </w:r>
        <w:r w:rsidRPr="00E17555">
          <w:rPr>
            <w:rStyle w:val="Hyperlink"/>
          </w:rPr>
          <w:t>Organisation</w:t>
        </w:r>
        <w:r>
          <w:rPr>
            <w:webHidden/>
          </w:rPr>
          <w:tab/>
        </w:r>
        <w:r>
          <w:rPr>
            <w:webHidden/>
          </w:rPr>
          <w:fldChar w:fldCharType="begin"/>
        </w:r>
        <w:r>
          <w:rPr>
            <w:webHidden/>
          </w:rPr>
          <w:instrText xml:space="preserve"> PAGEREF _Toc240557287 \h </w:instrText>
        </w:r>
        <w:r>
          <w:rPr>
            <w:webHidden/>
          </w:rPr>
        </w:r>
      </w:ins>
      <w:r>
        <w:rPr>
          <w:webHidden/>
        </w:rPr>
        <w:fldChar w:fldCharType="separate"/>
      </w:r>
      <w:ins w:id="100" w:author="Daniel Rohde" w:date="2026-09-17T17:07:00Z">
        <w:r>
          <w:rPr>
            <w:webHidden/>
          </w:rPr>
          <w:t>5</w:t>
        </w:r>
        <w:r>
          <w:rPr>
            <w:webHidden/>
          </w:rPr>
          <w:fldChar w:fldCharType="end"/>
        </w:r>
        <w:r w:rsidRPr="00E17555">
          <w:rPr>
            <w:rStyle w:val="Hyperlink"/>
          </w:rPr>
          <w:fldChar w:fldCharType="end"/>
        </w:r>
      </w:ins>
    </w:p>
    <w:p w14:paraId="318B9B3C" w14:textId="52DB9709" w:rsidR="00016943" w:rsidRDefault="00016943">
      <w:pPr>
        <w:pStyle w:val="Verzeichnis2"/>
        <w:tabs>
          <w:tab w:val="left" w:pos="1350"/>
          <w:tab w:val="right" w:leader="dot" w:pos="9016"/>
        </w:tabs>
        <w:rPr>
          <w:ins w:id="101" w:author="Daniel Rohde" w:date="2026-09-17T17:07:00Z"/>
          <w:rFonts w:asciiTheme="minorHAnsi" w:eastAsiaTheme="minorEastAsia" w:hAnsiTheme="minorHAnsi" w:cstheme="minorBidi"/>
          <w:kern w:val="2"/>
          <w:sz w:val="24"/>
          <w:szCs w:val="24"/>
          <w:lang w:val="de-DE" w:eastAsia="de-DE"/>
          <w14:ligatures w14:val="standardContextual"/>
        </w:rPr>
      </w:pPr>
      <w:ins w:id="102" w:author="Daniel Rohde" w:date="2026-09-17T17:07:00Z">
        <w:r w:rsidRPr="00E17555">
          <w:rPr>
            <w:rStyle w:val="Hyperlink"/>
          </w:rPr>
          <w:fldChar w:fldCharType="begin"/>
        </w:r>
        <w:r w:rsidRPr="00E17555">
          <w:rPr>
            <w:rStyle w:val="Hyperlink"/>
          </w:rPr>
          <w:instrText xml:space="preserve"> </w:instrText>
        </w:r>
        <w:r>
          <w:instrText>HYPERLINK \l "_Toc240557288"</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15.1</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Check n</w:t>
        </w:r>
        <w:r w:rsidRPr="00E17555">
          <w:rPr>
            <w:rStyle w:val="Hyperlink"/>
          </w:rPr>
          <w:t>u</w:t>
        </w:r>
        <w:r w:rsidRPr="00E17555">
          <w:rPr>
            <w:rStyle w:val="Hyperlink"/>
          </w:rPr>
          <w:t>mbers</w:t>
        </w:r>
        <w:r>
          <w:rPr>
            <w:webHidden/>
          </w:rPr>
          <w:tab/>
        </w:r>
        <w:r>
          <w:rPr>
            <w:webHidden/>
          </w:rPr>
          <w:fldChar w:fldCharType="begin"/>
        </w:r>
        <w:r>
          <w:rPr>
            <w:webHidden/>
          </w:rPr>
          <w:instrText xml:space="preserve"> PAGEREF _Toc240557288 \h </w:instrText>
        </w:r>
        <w:r>
          <w:rPr>
            <w:webHidden/>
          </w:rPr>
        </w:r>
      </w:ins>
      <w:r>
        <w:rPr>
          <w:webHidden/>
        </w:rPr>
        <w:fldChar w:fldCharType="separate"/>
      </w:r>
      <w:ins w:id="103" w:author="Daniel Rohde" w:date="2026-09-17T17:07:00Z">
        <w:r>
          <w:rPr>
            <w:webHidden/>
          </w:rPr>
          <w:t>5</w:t>
        </w:r>
        <w:r>
          <w:rPr>
            <w:webHidden/>
          </w:rPr>
          <w:fldChar w:fldCharType="end"/>
        </w:r>
        <w:r w:rsidRPr="00E17555">
          <w:rPr>
            <w:rStyle w:val="Hyperlink"/>
          </w:rPr>
          <w:fldChar w:fldCharType="end"/>
        </w:r>
      </w:ins>
    </w:p>
    <w:p w14:paraId="53CF1DA5" w14:textId="32F3C4A3" w:rsidR="00016943" w:rsidRDefault="00016943">
      <w:pPr>
        <w:pStyle w:val="Verzeichnis1"/>
        <w:tabs>
          <w:tab w:val="right" w:leader="dot" w:pos="9016"/>
        </w:tabs>
        <w:rPr>
          <w:ins w:id="104" w:author="Daniel Rohde" w:date="2026-09-17T17:07:00Z"/>
          <w:rFonts w:asciiTheme="minorHAnsi" w:eastAsiaTheme="minorEastAsia" w:hAnsiTheme="minorHAnsi" w:cstheme="minorBidi"/>
          <w:b w:val="0"/>
          <w:bCs w:val="0"/>
          <w:kern w:val="2"/>
          <w:sz w:val="24"/>
          <w:szCs w:val="24"/>
          <w:lang w:val="de-DE" w:eastAsia="de-DE"/>
          <w14:ligatures w14:val="standardContextual"/>
        </w:rPr>
      </w:pPr>
      <w:ins w:id="105" w:author="Daniel Rohde" w:date="2026-09-17T17:07:00Z">
        <w:r w:rsidRPr="00E17555">
          <w:rPr>
            <w:rStyle w:val="Hyperlink"/>
          </w:rPr>
          <w:fldChar w:fldCharType="begin"/>
        </w:r>
        <w:r w:rsidRPr="00E17555">
          <w:rPr>
            <w:rStyle w:val="Hyperlink"/>
          </w:rPr>
          <w:instrText xml:space="preserve"> </w:instrText>
        </w:r>
        <w:r>
          <w:instrText>HYPERLINK \l "_Toc240557289"</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16</w:t>
        </w:r>
        <w:r>
          <w:rPr>
            <w:rFonts w:asciiTheme="minorHAnsi" w:eastAsiaTheme="minorEastAsia" w:hAnsiTheme="minorHAnsi" w:cstheme="minorBidi"/>
            <w:b w:val="0"/>
            <w:bCs w:val="0"/>
            <w:kern w:val="2"/>
            <w:sz w:val="24"/>
            <w:szCs w:val="24"/>
            <w:lang w:val="de-DE" w:eastAsia="de-DE"/>
            <w14:ligatures w14:val="standardContextual"/>
          </w:rPr>
          <w:tab/>
        </w:r>
        <w:r w:rsidRPr="00E17555">
          <w:rPr>
            <w:rStyle w:val="Hyperlink"/>
          </w:rPr>
          <w:t>Other Applicable Checks</w:t>
        </w:r>
        <w:r>
          <w:rPr>
            <w:webHidden/>
          </w:rPr>
          <w:tab/>
        </w:r>
        <w:r>
          <w:rPr>
            <w:webHidden/>
          </w:rPr>
          <w:fldChar w:fldCharType="begin"/>
        </w:r>
        <w:r>
          <w:rPr>
            <w:webHidden/>
          </w:rPr>
          <w:instrText xml:space="preserve"> PAGEREF _Toc240557289 \h </w:instrText>
        </w:r>
        <w:r>
          <w:rPr>
            <w:webHidden/>
          </w:rPr>
        </w:r>
      </w:ins>
      <w:r>
        <w:rPr>
          <w:webHidden/>
        </w:rPr>
        <w:fldChar w:fldCharType="separate"/>
      </w:r>
      <w:ins w:id="106" w:author="Daniel Rohde" w:date="2026-09-17T17:07:00Z">
        <w:r>
          <w:rPr>
            <w:webHidden/>
          </w:rPr>
          <w:t>6</w:t>
        </w:r>
        <w:r>
          <w:rPr>
            <w:webHidden/>
          </w:rPr>
          <w:fldChar w:fldCharType="end"/>
        </w:r>
        <w:r w:rsidRPr="00E17555">
          <w:rPr>
            <w:rStyle w:val="Hyperlink"/>
          </w:rPr>
          <w:fldChar w:fldCharType="end"/>
        </w:r>
      </w:ins>
    </w:p>
    <w:p w14:paraId="4BB11C68" w14:textId="2A3B62A5" w:rsidR="00016943" w:rsidRDefault="00016943">
      <w:pPr>
        <w:pStyle w:val="Verzeichnis2"/>
        <w:tabs>
          <w:tab w:val="left" w:pos="1350"/>
          <w:tab w:val="right" w:leader="dot" w:pos="9016"/>
        </w:tabs>
        <w:rPr>
          <w:ins w:id="107" w:author="Daniel Rohde" w:date="2026-09-17T17:07:00Z"/>
          <w:rFonts w:asciiTheme="minorHAnsi" w:eastAsiaTheme="minorEastAsia" w:hAnsiTheme="minorHAnsi" w:cstheme="minorBidi"/>
          <w:kern w:val="2"/>
          <w:sz w:val="24"/>
          <w:szCs w:val="24"/>
          <w:lang w:val="de-DE" w:eastAsia="de-DE"/>
          <w14:ligatures w14:val="standardContextual"/>
        </w:rPr>
      </w:pPr>
      <w:ins w:id="108" w:author="Daniel Rohde" w:date="2026-09-17T17:07:00Z">
        <w:r w:rsidRPr="00E17555">
          <w:rPr>
            <w:rStyle w:val="Hyperlink"/>
          </w:rPr>
          <w:fldChar w:fldCharType="begin"/>
        </w:r>
        <w:r w:rsidRPr="00E17555">
          <w:rPr>
            <w:rStyle w:val="Hyperlink"/>
          </w:rPr>
          <w:instrText xml:space="preserve"> </w:instrText>
        </w:r>
        <w:r>
          <w:instrText>HYPERLINK \l "_Toc240557290"</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16.1</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Generic S-100 checks</w:t>
        </w:r>
        <w:r>
          <w:rPr>
            <w:webHidden/>
          </w:rPr>
          <w:tab/>
        </w:r>
        <w:r>
          <w:rPr>
            <w:webHidden/>
          </w:rPr>
          <w:fldChar w:fldCharType="begin"/>
        </w:r>
        <w:r>
          <w:rPr>
            <w:webHidden/>
          </w:rPr>
          <w:instrText xml:space="preserve"> PAGEREF _Toc240557290 \h </w:instrText>
        </w:r>
        <w:r>
          <w:rPr>
            <w:webHidden/>
          </w:rPr>
        </w:r>
      </w:ins>
      <w:r>
        <w:rPr>
          <w:webHidden/>
        </w:rPr>
        <w:fldChar w:fldCharType="separate"/>
      </w:r>
      <w:ins w:id="109" w:author="Daniel Rohde" w:date="2026-09-17T17:07:00Z">
        <w:r>
          <w:rPr>
            <w:webHidden/>
          </w:rPr>
          <w:t>6</w:t>
        </w:r>
        <w:r>
          <w:rPr>
            <w:webHidden/>
          </w:rPr>
          <w:fldChar w:fldCharType="end"/>
        </w:r>
        <w:r w:rsidRPr="00E17555">
          <w:rPr>
            <w:rStyle w:val="Hyperlink"/>
          </w:rPr>
          <w:fldChar w:fldCharType="end"/>
        </w:r>
      </w:ins>
    </w:p>
    <w:p w14:paraId="649B96F9" w14:textId="734A3AC0" w:rsidR="00016943" w:rsidRDefault="00016943">
      <w:pPr>
        <w:pStyle w:val="Verzeichnis2"/>
        <w:tabs>
          <w:tab w:val="left" w:pos="1350"/>
          <w:tab w:val="right" w:leader="dot" w:pos="9016"/>
        </w:tabs>
        <w:rPr>
          <w:ins w:id="110" w:author="Daniel Rohde" w:date="2026-09-17T17:07:00Z"/>
          <w:rFonts w:asciiTheme="minorHAnsi" w:eastAsiaTheme="minorEastAsia" w:hAnsiTheme="minorHAnsi" w:cstheme="minorBidi"/>
          <w:kern w:val="2"/>
          <w:sz w:val="24"/>
          <w:szCs w:val="24"/>
          <w:lang w:val="de-DE" w:eastAsia="de-DE"/>
          <w14:ligatures w14:val="standardContextual"/>
        </w:rPr>
      </w:pPr>
      <w:ins w:id="111" w:author="Daniel Rohde" w:date="2026-09-17T17:07:00Z">
        <w:r w:rsidRPr="00E17555">
          <w:rPr>
            <w:rStyle w:val="Hyperlink"/>
          </w:rPr>
          <w:fldChar w:fldCharType="begin"/>
        </w:r>
        <w:r w:rsidRPr="00E17555">
          <w:rPr>
            <w:rStyle w:val="Hyperlink"/>
          </w:rPr>
          <w:instrText xml:space="preserve"> </w:instrText>
        </w:r>
        <w:r>
          <w:instrText>HYPERLINK \l "_Toc240557291"</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16.2</w:t>
        </w:r>
        <w:r>
          <w:rPr>
            <w:rFonts w:asciiTheme="minorHAnsi" w:eastAsiaTheme="minorEastAsia" w:hAnsiTheme="minorHAnsi" w:cstheme="minorBidi"/>
            <w:kern w:val="2"/>
            <w:sz w:val="24"/>
            <w:szCs w:val="24"/>
            <w:lang w:val="de-DE" w:eastAsia="de-DE"/>
            <w14:ligatures w14:val="standardContextual"/>
          </w:rPr>
          <w:tab/>
        </w:r>
        <w:r w:rsidRPr="00E17555">
          <w:rPr>
            <w:rStyle w:val="Hyperlink"/>
          </w:rPr>
          <w:t>Interoperability checks</w:t>
        </w:r>
        <w:r>
          <w:rPr>
            <w:webHidden/>
          </w:rPr>
          <w:tab/>
        </w:r>
        <w:r>
          <w:rPr>
            <w:webHidden/>
          </w:rPr>
          <w:fldChar w:fldCharType="begin"/>
        </w:r>
        <w:r>
          <w:rPr>
            <w:webHidden/>
          </w:rPr>
          <w:instrText xml:space="preserve"> PAGEREF _Toc240557291 \h </w:instrText>
        </w:r>
        <w:r>
          <w:rPr>
            <w:webHidden/>
          </w:rPr>
        </w:r>
      </w:ins>
      <w:r>
        <w:rPr>
          <w:webHidden/>
        </w:rPr>
        <w:fldChar w:fldCharType="separate"/>
      </w:r>
      <w:ins w:id="112" w:author="Daniel Rohde" w:date="2026-09-17T17:07:00Z">
        <w:r>
          <w:rPr>
            <w:webHidden/>
          </w:rPr>
          <w:t>7</w:t>
        </w:r>
        <w:r>
          <w:rPr>
            <w:webHidden/>
          </w:rPr>
          <w:fldChar w:fldCharType="end"/>
        </w:r>
        <w:r w:rsidRPr="00E17555">
          <w:rPr>
            <w:rStyle w:val="Hyperlink"/>
          </w:rPr>
          <w:fldChar w:fldCharType="end"/>
        </w:r>
      </w:ins>
    </w:p>
    <w:p w14:paraId="3FFBBC74" w14:textId="65FEBD93" w:rsidR="00016943" w:rsidRDefault="00016943">
      <w:pPr>
        <w:pStyle w:val="Verzeichnis1"/>
        <w:tabs>
          <w:tab w:val="right" w:leader="dot" w:pos="9016"/>
        </w:tabs>
        <w:rPr>
          <w:ins w:id="113" w:author="Daniel Rohde" w:date="2026-09-17T17:07:00Z"/>
          <w:rFonts w:asciiTheme="minorHAnsi" w:eastAsiaTheme="minorEastAsia" w:hAnsiTheme="minorHAnsi" w:cstheme="minorBidi"/>
          <w:b w:val="0"/>
          <w:bCs w:val="0"/>
          <w:kern w:val="2"/>
          <w:sz w:val="24"/>
          <w:szCs w:val="24"/>
          <w:lang w:val="de-DE" w:eastAsia="de-DE"/>
          <w14:ligatures w14:val="standardContextual"/>
        </w:rPr>
      </w:pPr>
      <w:ins w:id="114" w:author="Daniel Rohde" w:date="2026-09-17T17:07:00Z">
        <w:r w:rsidRPr="00E17555">
          <w:rPr>
            <w:rStyle w:val="Hyperlink"/>
          </w:rPr>
          <w:fldChar w:fldCharType="begin"/>
        </w:r>
        <w:r w:rsidRPr="00E17555">
          <w:rPr>
            <w:rStyle w:val="Hyperlink"/>
          </w:rPr>
          <w:instrText xml:space="preserve"> </w:instrText>
        </w:r>
        <w:r>
          <w:instrText>HYPERLINK \l "_Toc240557292"</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17</w:t>
        </w:r>
        <w:r>
          <w:rPr>
            <w:rFonts w:asciiTheme="minorHAnsi" w:eastAsiaTheme="minorEastAsia" w:hAnsiTheme="minorHAnsi" w:cstheme="minorBidi"/>
            <w:b w:val="0"/>
            <w:bCs w:val="0"/>
            <w:kern w:val="2"/>
            <w:sz w:val="24"/>
            <w:szCs w:val="24"/>
            <w:lang w:val="de-DE" w:eastAsia="de-DE"/>
            <w14:ligatures w14:val="standardContextual"/>
          </w:rPr>
          <w:tab/>
        </w:r>
        <w:r w:rsidRPr="00E17555">
          <w:rPr>
            <w:rStyle w:val="Hyperlink"/>
          </w:rPr>
          <w:t>Check Application Sequence</w:t>
        </w:r>
        <w:r>
          <w:rPr>
            <w:webHidden/>
          </w:rPr>
          <w:tab/>
        </w:r>
        <w:r>
          <w:rPr>
            <w:webHidden/>
          </w:rPr>
          <w:fldChar w:fldCharType="begin"/>
        </w:r>
        <w:r>
          <w:rPr>
            <w:webHidden/>
          </w:rPr>
          <w:instrText xml:space="preserve"> PAGEREF _Toc240557292 \h </w:instrText>
        </w:r>
        <w:r>
          <w:rPr>
            <w:webHidden/>
          </w:rPr>
        </w:r>
      </w:ins>
      <w:r>
        <w:rPr>
          <w:webHidden/>
        </w:rPr>
        <w:fldChar w:fldCharType="separate"/>
      </w:r>
      <w:ins w:id="115" w:author="Daniel Rohde" w:date="2026-09-17T17:07:00Z">
        <w:r>
          <w:rPr>
            <w:webHidden/>
          </w:rPr>
          <w:t>8</w:t>
        </w:r>
        <w:r>
          <w:rPr>
            <w:webHidden/>
          </w:rPr>
          <w:fldChar w:fldCharType="end"/>
        </w:r>
        <w:r w:rsidRPr="00E17555">
          <w:rPr>
            <w:rStyle w:val="Hyperlink"/>
          </w:rPr>
          <w:fldChar w:fldCharType="end"/>
        </w:r>
      </w:ins>
    </w:p>
    <w:p w14:paraId="37797A7E" w14:textId="2F151447" w:rsidR="00016943" w:rsidRDefault="00016943">
      <w:pPr>
        <w:pStyle w:val="Verzeichnis1"/>
        <w:tabs>
          <w:tab w:val="right" w:leader="dot" w:pos="9016"/>
        </w:tabs>
        <w:rPr>
          <w:ins w:id="116" w:author="Daniel Rohde" w:date="2026-09-17T17:07:00Z"/>
          <w:rFonts w:asciiTheme="minorHAnsi" w:eastAsiaTheme="minorEastAsia" w:hAnsiTheme="minorHAnsi" w:cstheme="minorBidi"/>
          <w:b w:val="0"/>
          <w:bCs w:val="0"/>
          <w:kern w:val="2"/>
          <w:sz w:val="24"/>
          <w:szCs w:val="24"/>
          <w:lang w:val="de-DE" w:eastAsia="de-DE"/>
          <w14:ligatures w14:val="standardContextual"/>
        </w:rPr>
      </w:pPr>
      <w:ins w:id="117" w:author="Daniel Rohde" w:date="2026-09-17T17:07:00Z">
        <w:r w:rsidRPr="00E17555">
          <w:rPr>
            <w:rStyle w:val="Hyperlink"/>
          </w:rPr>
          <w:fldChar w:fldCharType="begin"/>
        </w:r>
        <w:r w:rsidRPr="00E17555">
          <w:rPr>
            <w:rStyle w:val="Hyperlink"/>
          </w:rPr>
          <w:instrText xml:space="preserve"> </w:instrText>
        </w:r>
        <w:r>
          <w:instrText>HYPERLINK \l "_Toc240557293"</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18</w:t>
        </w:r>
        <w:r>
          <w:rPr>
            <w:rFonts w:asciiTheme="minorHAnsi" w:eastAsiaTheme="minorEastAsia" w:hAnsiTheme="minorHAnsi" w:cstheme="minorBidi"/>
            <w:b w:val="0"/>
            <w:bCs w:val="0"/>
            <w:kern w:val="2"/>
            <w:sz w:val="24"/>
            <w:szCs w:val="24"/>
            <w:lang w:val="de-DE" w:eastAsia="de-DE"/>
            <w14:ligatures w14:val="standardContextual"/>
          </w:rPr>
          <w:tab/>
        </w:r>
        <w:r w:rsidRPr="00E17555">
          <w:rPr>
            <w:rStyle w:val="Hyperlink"/>
          </w:rPr>
          <w:t>Check Classification</w:t>
        </w:r>
        <w:r>
          <w:rPr>
            <w:webHidden/>
          </w:rPr>
          <w:tab/>
        </w:r>
        <w:r>
          <w:rPr>
            <w:webHidden/>
          </w:rPr>
          <w:fldChar w:fldCharType="begin"/>
        </w:r>
        <w:r>
          <w:rPr>
            <w:webHidden/>
          </w:rPr>
          <w:instrText xml:space="preserve"> PAGEREF _Toc240557293 \h </w:instrText>
        </w:r>
        <w:r>
          <w:rPr>
            <w:webHidden/>
          </w:rPr>
        </w:r>
      </w:ins>
      <w:r>
        <w:rPr>
          <w:webHidden/>
        </w:rPr>
        <w:fldChar w:fldCharType="separate"/>
      </w:r>
      <w:ins w:id="118" w:author="Daniel Rohde" w:date="2026-09-17T17:07:00Z">
        <w:r>
          <w:rPr>
            <w:webHidden/>
          </w:rPr>
          <w:t>8</w:t>
        </w:r>
        <w:r>
          <w:rPr>
            <w:webHidden/>
          </w:rPr>
          <w:fldChar w:fldCharType="end"/>
        </w:r>
        <w:r w:rsidRPr="00E17555">
          <w:rPr>
            <w:rStyle w:val="Hyperlink"/>
          </w:rPr>
          <w:fldChar w:fldCharType="end"/>
        </w:r>
      </w:ins>
    </w:p>
    <w:p w14:paraId="4A5D1122" w14:textId="22A50B0C" w:rsidR="00016943" w:rsidRDefault="00016943">
      <w:pPr>
        <w:pStyle w:val="Verzeichnis1"/>
        <w:tabs>
          <w:tab w:val="right" w:leader="dot" w:pos="9016"/>
        </w:tabs>
        <w:rPr>
          <w:ins w:id="119" w:author="Daniel Rohde" w:date="2026-09-17T17:07:00Z"/>
          <w:rFonts w:asciiTheme="minorHAnsi" w:eastAsiaTheme="minorEastAsia" w:hAnsiTheme="minorHAnsi" w:cstheme="minorBidi"/>
          <w:b w:val="0"/>
          <w:bCs w:val="0"/>
          <w:kern w:val="2"/>
          <w:sz w:val="24"/>
          <w:szCs w:val="24"/>
          <w:lang w:val="de-DE" w:eastAsia="de-DE"/>
          <w14:ligatures w14:val="standardContextual"/>
        </w:rPr>
      </w:pPr>
      <w:ins w:id="120" w:author="Daniel Rohde" w:date="2026-09-17T17:07:00Z">
        <w:r w:rsidRPr="00E17555">
          <w:rPr>
            <w:rStyle w:val="Hyperlink"/>
          </w:rPr>
          <w:fldChar w:fldCharType="begin"/>
        </w:r>
        <w:r w:rsidRPr="00E17555">
          <w:rPr>
            <w:rStyle w:val="Hyperlink"/>
          </w:rPr>
          <w:instrText xml:space="preserve"> </w:instrText>
        </w:r>
        <w:r>
          <w:instrText>HYPERLINK \l "_Toc240557294"</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19</w:t>
        </w:r>
        <w:r>
          <w:rPr>
            <w:rFonts w:asciiTheme="minorHAnsi" w:eastAsiaTheme="minorEastAsia" w:hAnsiTheme="minorHAnsi" w:cstheme="minorBidi"/>
            <w:b w:val="0"/>
            <w:bCs w:val="0"/>
            <w:kern w:val="2"/>
            <w:sz w:val="24"/>
            <w:szCs w:val="24"/>
            <w:lang w:val="de-DE" w:eastAsia="de-DE"/>
            <w14:ligatures w14:val="standardContextual"/>
          </w:rPr>
          <w:tab/>
        </w:r>
        <w:r w:rsidRPr="00E17555">
          <w:rPr>
            <w:rStyle w:val="Hyperlink"/>
          </w:rPr>
          <w:t>Geometry and Spatial Operators</w:t>
        </w:r>
        <w:r>
          <w:rPr>
            <w:webHidden/>
          </w:rPr>
          <w:tab/>
        </w:r>
        <w:r>
          <w:rPr>
            <w:webHidden/>
          </w:rPr>
          <w:fldChar w:fldCharType="begin"/>
        </w:r>
        <w:r>
          <w:rPr>
            <w:webHidden/>
          </w:rPr>
          <w:instrText xml:space="preserve"> PAGEREF _Toc240557294 \h </w:instrText>
        </w:r>
        <w:r>
          <w:rPr>
            <w:webHidden/>
          </w:rPr>
        </w:r>
      </w:ins>
      <w:r>
        <w:rPr>
          <w:webHidden/>
        </w:rPr>
        <w:fldChar w:fldCharType="separate"/>
      </w:r>
      <w:ins w:id="121" w:author="Daniel Rohde" w:date="2026-09-17T17:07:00Z">
        <w:r>
          <w:rPr>
            <w:webHidden/>
          </w:rPr>
          <w:t>8</w:t>
        </w:r>
        <w:r>
          <w:rPr>
            <w:webHidden/>
          </w:rPr>
          <w:fldChar w:fldCharType="end"/>
        </w:r>
        <w:r w:rsidRPr="00E17555">
          <w:rPr>
            <w:rStyle w:val="Hyperlink"/>
          </w:rPr>
          <w:fldChar w:fldCharType="end"/>
        </w:r>
      </w:ins>
    </w:p>
    <w:p w14:paraId="6F672BA0" w14:textId="7D7EA7C8" w:rsidR="00016943" w:rsidRDefault="00016943">
      <w:pPr>
        <w:pStyle w:val="Verzeichnis1"/>
        <w:tabs>
          <w:tab w:val="right" w:leader="dot" w:pos="9016"/>
        </w:tabs>
        <w:rPr>
          <w:ins w:id="122" w:author="Daniel Rohde" w:date="2026-09-17T17:07:00Z"/>
          <w:rFonts w:asciiTheme="minorHAnsi" w:eastAsiaTheme="minorEastAsia" w:hAnsiTheme="minorHAnsi" w:cstheme="minorBidi"/>
          <w:b w:val="0"/>
          <w:bCs w:val="0"/>
          <w:kern w:val="2"/>
          <w:sz w:val="24"/>
          <w:szCs w:val="24"/>
          <w:lang w:val="de-DE" w:eastAsia="de-DE"/>
          <w14:ligatures w14:val="standardContextual"/>
        </w:rPr>
      </w:pPr>
      <w:ins w:id="123" w:author="Daniel Rohde" w:date="2026-09-17T17:07:00Z">
        <w:r w:rsidRPr="00E17555">
          <w:rPr>
            <w:rStyle w:val="Hyperlink"/>
          </w:rPr>
          <w:fldChar w:fldCharType="begin"/>
        </w:r>
        <w:r w:rsidRPr="00E17555">
          <w:rPr>
            <w:rStyle w:val="Hyperlink"/>
          </w:rPr>
          <w:instrText xml:space="preserve"> </w:instrText>
        </w:r>
        <w:r>
          <w:instrText>HYPERLINK \l "_Toc240557295"</w:instrText>
        </w:r>
        <w:r w:rsidRPr="00E17555">
          <w:rPr>
            <w:rStyle w:val="Hyperlink"/>
          </w:rPr>
          <w:instrText xml:space="preserve"> </w:instrText>
        </w:r>
        <w:r w:rsidRPr="00E17555">
          <w:rPr>
            <w:rStyle w:val="Hyperlink"/>
          </w:rPr>
        </w:r>
        <w:r w:rsidRPr="00E17555">
          <w:rPr>
            <w:rStyle w:val="Hyperlink"/>
          </w:rPr>
          <w:fldChar w:fldCharType="separate"/>
        </w:r>
        <w:r w:rsidRPr="00E17555">
          <w:rPr>
            <w:rStyle w:val="Hyperlink"/>
          </w:rPr>
          <w:t>20</w:t>
        </w:r>
        <w:r>
          <w:rPr>
            <w:rFonts w:asciiTheme="minorHAnsi" w:eastAsiaTheme="minorEastAsia" w:hAnsiTheme="minorHAnsi" w:cstheme="minorBidi"/>
            <w:b w:val="0"/>
            <w:bCs w:val="0"/>
            <w:kern w:val="2"/>
            <w:sz w:val="24"/>
            <w:szCs w:val="24"/>
            <w:lang w:val="de-DE" w:eastAsia="de-DE"/>
            <w14:ligatures w14:val="standardContextual"/>
          </w:rPr>
          <w:tab/>
        </w:r>
        <w:r w:rsidRPr="00E17555">
          <w:rPr>
            <w:rStyle w:val="Hyperlink"/>
          </w:rPr>
          <w:t>Other Components of this Specification</w:t>
        </w:r>
        <w:r>
          <w:rPr>
            <w:webHidden/>
          </w:rPr>
          <w:tab/>
        </w:r>
        <w:r>
          <w:rPr>
            <w:webHidden/>
          </w:rPr>
          <w:fldChar w:fldCharType="begin"/>
        </w:r>
        <w:r>
          <w:rPr>
            <w:webHidden/>
          </w:rPr>
          <w:instrText xml:space="preserve"> PAGEREF _Toc240557295 \h </w:instrText>
        </w:r>
        <w:r>
          <w:rPr>
            <w:webHidden/>
          </w:rPr>
        </w:r>
      </w:ins>
      <w:r>
        <w:rPr>
          <w:webHidden/>
        </w:rPr>
        <w:fldChar w:fldCharType="separate"/>
      </w:r>
      <w:ins w:id="124" w:author="Daniel Rohde" w:date="2026-09-17T17:07:00Z">
        <w:r>
          <w:rPr>
            <w:webHidden/>
          </w:rPr>
          <w:t>9</w:t>
        </w:r>
        <w:r>
          <w:rPr>
            <w:webHidden/>
          </w:rPr>
          <w:fldChar w:fldCharType="end"/>
        </w:r>
        <w:r w:rsidRPr="00E17555">
          <w:rPr>
            <w:rStyle w:val="Hyperlink"/>
          </w:rPr>
          <w:fldChar w:fldCharType="end"/>
        </w:r>
      </w:ins>
    </w:p>
    <w:p w14:paraId="65ECD1FB" w14:textId="64019701" w:rsidR="00D80E53" w:rsidDel="00016943" w:rsidRDefault="2D8F900D" w:rsidP="2D8F900D">
      <w:pPr>
        <w:pStyle w:val="Verzeichnis1"/>
        <w:tabs>
          <w:tab w:val="left" w:pos="390"/>
          <w:tab w:val="right" w:leader="dot" w:pos="9015"/>
        </w:tabs>
        <w:rPr>
          <w:del w:id="125" w:author="Daniel Rohde" w:date="2026-09-17T17:07:00Z"/>
          <w:rFonts w:asciiTheme="minorHAnsi" w:eastAsiaTheme="minorEastAsia" w:hAnsiTheme="minorHAnsi" w:cstheme="minorBidi"/>
          <w:b w:val="0"/>
          <w:bCs w:val="0"/>
          <w:kern w:val="2"/>
          <w:sz w:val="24"/>
          <w:szCs w:val="24"/>
          <w:lang w:val="en-US" w:eastAsia="en-US"/>
          <w14:ligatures w14:val="standardContextual"/>
        </w:rPr>
      </w:pPr>
      <w:del w:id="126" w:author="Daniel Rohde" w:date="2026-09-17T17:07:00Z">
        <w:r w:rsidRPr="00016943" w:rsidDel="00016943">
          <w:rPr>
            <w:rPrChange w:id="127" w:author="Daniel Rohde" w:date="2026-09-17T17:07:00Z">
              <w:rPr>
                <w:rStyle w:val="Hyperlink"/>
              </w:rPr>
            </w:rPrChange>
          </w:rPr>
          <w:delText>1</w:delText>
        </w:r>
        <w:r w:rsidR="00E80248" w:rsidDel="00016943">
          <w:tab/>
        </w:r>
        <w:r w:rsidRPr="00016943" w:rsidDel="00016943">
          <w:rPr>
            <w:rPrChange w:id="128" w:author="Daniel Rohde" w:date="2026-09-17T17:07:00Z">
              <w:rPr>
                <w:rStyle w:val="Hyperlink"/>
              </w:rPr>
            </w:rPrChange>
          </w:rPr>
          <w:delText>Introduction</w:delText>
        </w:r>
        <w:r w:rsidR="00E80248" w:rsidDel="00016943">
          <w:tab/>
        </w:r>
        <w:r w:rsidR="00796A84" w:rsidDel="00016943">
          <w:delText>1</w:delText>
        </w:r>
      </w:del>
    </w:p>
    <w:p w14:paraId="494084EA" w14:textId="2AAD0B84" w:rsidR="00D80E53" w:rsidDel="00016943" w:rsidRDefault="2D8F900D" w:rsidP="2D8F900D">
      <w:pPr>
        <w:pStyle w:val="Verzeichnis2"/>
        <w:tabs>
          <w:tab w:val="left" w:pos="600"/>
          <w:tab w:val="right" w:leader="dot" w:pos="9015"/>
        </w:tabs>
        <w:rPr>
          <w:del w:id="129" w:author="Daniel Rohde" w:date="2026-09-17T17:07:00Z"/>
          <w:rFonts w:asciiTheme="minorHAnsi" w:eastAsiaTheme="minorEastAsia" w:hAnsiTheme="minorHAnsi" w:cstheme="minorBidi"/>
          <w:kern w:val="2"/>
          <w:sz w:val="24"/>
          <w:szCs w:val="24"/>
          <w:lang w:val="en-US" w:eastAsia="en-US"/>
          <w14:ligatures w14:val="standardContextual"/>
        </w:rPr>
      </w:pPr>
      <w:del w:id="130" w:author="Daniel Rohde" w:date="2026-09-17T17:07:00Z">
        <w:r w:rsidRPr="00016943" w:rsidDel="00016943">
          <w:rPr>
            <w:rPrChange w:id="131" w:author="Daniel Rohde" w:date="2026-09-17T17:07:00Z">
              <w:rPr>
                <w:rStyle w:val="Hyperlink"/>
              </w:rPr>
            </w:rPrChange>
          </w:rPr>
          <w:delText>1.1</w:delText>
        </w:r>
        <w:r w:rsidR="005D0D70" w:rsidDel="00016943">
          <w:tab/>
        </w:r>
        <w:r w:rsidRPr="00016943" w:rsidDel="00016943">
          <w:rPr>
            <w:rPrChange w:id="132" w:author="Daniel Rohde" w:date="2026-09-17T17:07:00Z">
              <w:rPr>
                <w:rStyle w:val="Hyperlink"/>
              </w:rPr>
            </w:rPrChange>
          </w:rPr>
          <w:delText>Scope</w:delText>
        </w:r>
        <w:r w:rsidR="005D0D70" w:rsidDel="00016943">
          <w:tab/>
        </w:r>
        <w:r w:rsidR="00796A84" w:rsidDel="00016943">
          <w:delText>1</w:delText>
        </w:r>
      </w:del>
    </w:p>
    <w:p w14:paraId="4B37F314" w14:textId="679A87A2" w:rsidR="00D80E53" w:rsidDel="00016943" w:rsidRDefault="2D8F900D" w:rsidP="2D8F900D">
      <w:pPr>
        <w:pStyle w:val="Verzeichnis2"/>
        <w:tabs>
          <w:tab w:val="left" w:pos="600"/>
          <w:tab w:val="right" w:leader="dot" w:pos="9015"/>
        </w:tabs>
        <w:rPr>
          <w:del w:id="133" w:author="Daniel Rohde" w:date="2026-09-17T17:07:00Z"/>
          <w:rFonts w:asciiTheme="minorHAnsi" w:eastAsiaTheme="minorEastAsia" w:hAnsiTheme="minorHAnsi" w:cstheme="minorBidi"/>
          <w:kern w:val="2"/>
          <w:sz w:val="24"/>
          <w:szCs w:val="24"/>
          <w:lang w:val="en-US" w:eastAsia="en-US"/>
          <w14:ligatures w14:val="standardContextual"/>
        </w:rPr>
      </w:pPr>
      <w:del w:id="134" w:author="Daniel Rohde" w:date="2026-09-17T17:07:00Z">
        <w:r w:rsidRPr="00016943" w:rsidDel="00016943">
          <w:rPr>
            <w:rPrChange w:id="135" w:author="Daniel Rohde" w:date="2026-09-17T17:07:00Z">
              <w:rPr>
                <w:rStyle w:val="Hyperlink"/>
              </w:rPr>
            </w:rPrChange>
          </w:rPr>
          <w:delText>1.2</w:delText>
        </w:r>
        <w:r w:rsidR="005D0D70" w:rsidDel="00016943">
          <w:tab/>
        </w:r>
        <w:r w:rsidRPr="00016943" w:rsidDel="00016943">
          <w:rPr>
            <w:rPrChange w:id="136" w:author="Daniel Rohde" w:date="2026-09-17T17:07:00Z">
              <w:rPr>
                <w:rStyle w:val="Hyperlink"/>
              </w:rPr>
            </w:rPrChange>
          </w:rPr>
          <w:delText>Con</w:delText>
        </w:r>
        <w:r w:rsidRPr="00016943" w:rsidDel="00016943">
          <w:rPr>
            <w:rPrChange w:id="137" w:author="Daniel Rohde" w:date="2026-09-17T17:07:00Z">
              <w:rPr>
                <w:rStyle w:val="Hyperlink"/>
              </w:rPr>
            </w:rPrChange>
          </w:rPr>
          <w:delText>f</w:delText>
        </w:r>
        <w:r w:rsidRPr="00016943" w:rsidDel="00016943">
          <w:rPr>
            <w:rPrChange w:id="138" w:author="Daniel Rohde" w:date="2026-09-17T17:07:00Z">
              <w:rPr>
                <w:rStyle w:val="Hyperlink"/>
              </w:rPr>
            </w:rPrChange>
          </w:rPr>
          <w:delText>ormance</w:delText>
        </w:r>
        <w:r w:rsidR="005D0D70" w:rsidDel="00016943">
          <w:tab/>
        </w:r>
        <w:r w:rsidR="00796A84" w:rsidDel="00016943">
          <w:delText>1</w:delText>
        </w:r>
      </w:del>
    </w:p>
    <w:p w14:paraId="3C751996" w14:textId="46E0B129" w:rsidR="00D80E53" w:rsidDel="00016943" w:rsidRDefault="2D8F900D" w:rsidP="2D8F900D">
      <w:pPr>
        <w:pStyle w:val="Verzeichnis2"/>
        <w:tabs>
          <w:tab w:val="left" w:pos="600"/>
          <w:tab w:val="right" w:leader="dot" w:pos="9015"/>
        </w:tabs>
        <w:rPr>
          <w:del w:id="139" w:author="Daniel Rohde" w:date="2026-09-17T17:07:00Z"/>
          <w:rFonts w:asciiTheme="minorHAnsi" w:eastAsiaTheme="minorEastAsia" w:hAnsiTheme="minorHAnsi" w:cstheme="minorBidi"/>
          <w:kern w:val="2"/>
          <w:sz w:val="24"/>
          <w:szCs w:val="24"/>
          <w:lang w:val="en-US" w:eastAsia="en-US"/>
          <w14:ligatures w14:val="standardContextual"/>
        </w:rPr>
      </w:pPr>
      <w:del w:id="140" w:author="Daniel Rohde" w:date="2026-09-17T17:07:00Z">
        <w:r w:rsidRPr="00016943" w:rsidDel="00016943">
          <w:rPr>
            <w:rPrChange w:id="141" w:author="Daniel Rohde" w:date="2026-09-17T17:07:00Z">
              <w:rPr>
                <w:rStyle w:val="Hyperlink"/>
              </w:rPr>
            </w:rPrChange>
          </w:rPr>
          <w:delText>1.3</w:delText>
        </w:r>
        <w:r w:rsidR="005D0D70" w:rsidDel="00016943">
          <w:tab/>
        </w:r>
        <w:r w:rsidRPr="00016943" w:rsidDel="00016943">
          <w:rPr>
            <w:rPrChange w:id="142" w:author="Daniel Rohde" w:date="2026-09-17T17:07:00Z">
              <w:rPr>
                <w:rStyle w:val="Hyperlink"/>
              </w:rPr>
            </w:rPrChange>
          </w:rPr>
          <w:delText>References</w:delText>
        </w:r>
        <w:r w:rsidR="005D0D70" w:rsidDel="00016943">
          <w:tab/>
        </w:r>
        <w:r w:rsidR="00796A84" w:rsidDel="00016943">
          <w:delText>1</w:delText>
        </w:r>
      </w:del>
    </w:p>
    <w:p w14:paraId="736368BB" w14:textId="260A4907" w:rsidR="00D80E53" w:rsidDel="00016943" w:rsidRDefault="2D8F900D" w:rsidP="2D8F900D">
      <w:pPr>
        <w:pStyle w:val="Verzeichnis3"/>
        <w:tabs>
          <w:tab w:val="left" w:pos="990"/>
          <w:tab w:val="right" w:leader="dot" w:pos="9015"/>
        </w:tabs>
        <w:rPr>
          <w:del w:id="143" w:author="Daniel Rohde" w:date="2026-09-17T17:07:00Z"/>
          <w:rFonts w:asciiTheme="minorHAnsi" w:eastAsiaTheme="minorEastAsia" w:hAnsiTheme="minorHAnsi" w:cstheme="minorBidi"/>
          <w:kern w:val="2"/>
          <w:sz w:val="24"/>
          <w:szCs w:val="24"/>
          <w:lang w:val="en-US" w:eastAsia="en-US"/>
          <w14:ligatures w14:val="standardContextual"/>
        </w:rPr>
      </w:pPr>
      <w:del w:id="144" w:author="Daniel Rohde" w:date="2026-09-17T17:07:00Z">
        <w:r w:rsidRPr="00016943" w:rsidDel="00016943">
          <w:rPr>
            <w:rPrChange w:id="145" w:author="Daniel Rohde" w:date="2026-09-17T17:07:00Z">
              <w:rPr>
                <w:rStyle w:val="Hyperlink"/>
              </w:rPr>
            </w:rPrChange>
          </w:rPr>
          <w:delText>1.3.1</w:delText>
        </w:r>
        <w:r w:rsidR="005D0D70" w:rsidDel="00016943">
          <w:tab/>
        </w:r>
        <w:r w:rsidRPr="00016943" w:rsidDel="00016943">
          <w:rPr>
            <w:rPrChange w:id="146" w:author="Daniel Rohde" w:date="2026-09-17T17:07:00Z">
              <w:rPr>
                <w:rStyle w:val="Hyperlink"/>
              </w:rPr>
            </w:rPrChange>
          </w:rPr>
          <w:delText>Normative references</w:delText>
        </w:r>
        <w:r w:rsidR="005D0D70" w:rsidDel="00016943">
          <w:tab/>
        </w:r>
        <w:r w:rsidR="00796A84" w:rsidDel="00016943">
          <w:delText>1</w:delText>
        </w:r>
      </w:del>
    </w:p>
    <w:p w14:paraId="47B5B496" w14:textId="09638EF5" w:rsidR="00D80E53" w:rsidDel="00016943" w:rsidRDefault="2D8F900D" w:rsidP="2D8F900D">
      <w:pPr>
        <w:pStyle w:val="Verzeichnis3"/>
        <w:tabs>
          <w:tab w:val="left" w:pos="990"/>
          <w:tab w:val="right" w:leader="dot" w:pos="9015"/>
        </w:tabs>
        <w:rPr>
          <w:del w:id="147" w:author="Daniel Rohde" w:date="2026-09-17T17:07:00Z"/>
          <w:rFonts w:asciiTheme="minorHAnsi" w:eastAsiaTheme="minorEastAsia" w:hAnsiTheme="minorHAnsi" w:cstheme="minorBidi"/>
          <w:kern w:val="2"/>
          <w:sz w:val="24"/>
          <w:szCs w:val="24"/>
          <w:lang w:val="en-US" w:eastAsia="en-US"/>
          <w14:ligatures w14:val="standardContextual"/>
        </w:rPr>
      </w:pPr>
      <w:del w:id="148" w:author="Daniel Rohde" w:date="2026-09-17T17:07:00Z">
        <w:r w:rsidRPr="00016943" w:rsidDel="00016943">
          <w:rPr>
            <w:rPrChange w:id="149" w:author="Daniel Rohde" w:date="2026-09-17T17:07:00Z">
              <w:rPr>
                <w:rStyle w:val="Hyperlink"/>
              </w:rPr>
            </w:rPrChange>
          </w:rPr>
          <w:delText>1.3.2</w:delText>
        </w:r>
        <w:r w:rsidR="005D0D70" w:rsidDel="00016943">
          <w:tab/>
        </w:r>
        <w:r w:rsidRPr="00016943" w:rsidDel="00016943">
          <w:rPr>
            <w:rPrChange w:id="150" w:author="Daniel Rohde" w:date="2026-09-17T17:07:00Z">
              <w:rPr>
                <w:rStyle w:val="Hyperlink"/>
              </w:rPr>
            </w:rPrChange>
          </w:rPr>
          <w:delText>Informative references</w:delText>
        </w:r>
        <w:r w:rsidR="005D0D70" w:rsidDel="00016943">
          <w:tab/>
        </w:r>
        <w:r w:rsidR="00796A84" w:rsidDel="00016943">
          <w:delText>1</w:delText>
        </w:r>
      </w:del>
    </w:p>
    <w:p w14:paraId="20DDB2A4" w14:textId="7E32A7BB" w:rsidR="00D80E53" w:rsidDel="00016943" w:rsidRDefault="2D8F900D" w:rsidP="2D8F900D">
      <w:pPr>
        <w:pStyle w:val="Verzeichnis2"/>
        <w:tabs>
          <w:tab w:val="left" w:pos="600"/>
          <w:tab w:val="right" w:leader="dot" w:pos="9015"/>
        </w:tabs>
        <w:rPr>
          <w:del w:id="151" w:author="Daniel Rohde" w:date="2026-09-17T17:07:00Z"/>
          <w:rFonts w:asciiTheme="minorHAnsi" w:eastAsiaTheme="minorEastAsia" w:hAnsiTheme="minorHAnsi" w:cstheme="minorBidi"/>
          <w:kern w:val="2"/>
          <w:sz w:val="24"/>
          <w:szCs w:val="24"/>
          <w:lang w:val="en-US" w:eastAsia="en-US"/>
          <w14:ligatures w14:val="standardContextual"/>
        </w:rPr>
      </w:pPr>
      <w:del w:id="152" w:author="Daniel Rohde" w:date="2026-09-17T17:07:00Z">
        <w:r w:rsidRPr="00016943" w:rsidDel="00016943">
          <w:rPr>
            <w:rPrChange w:id="153" w:author="Daniel Rohde" w:date="2026-09-17T17:07:00Z">
              <w:rPr>
                <w:rStyle w:val="Hyperlink"/>
              </w:rPr>
            </w:rPrChange>
          </w:rPr>
          <w:delText>1.4</w:delText>
        </w:r>
        <w:r w:rsidR="005D0D70" w:rsidDel="00016943">
          <w:tab/>
        </w:r>
        <w:r w:rsidRPr="00016943" w:rsidDel="00016943">
          <w:rPr>
            <w:rPrChange w:id="154" w:author="Daniel Rohde" w:date="2026-09-17T17:07:00Z">
              <w:rPr>
                <w:rStyle w:val="Hyperlink"/>
              </w:rPr>
            </w:rPrChange>
          </w:rPr>
          <w:delText>Terms, definitions and abbreviations</w:delText>
        </w:r>
        <w:r w:rsidR="005D0D70" w:rsidDel="00016943">
          <w:tab/>
        </w:r>
        <w:r w:rsidR="00796A84" w:rsidDel="00016943">
          <w:delText>1</w:delText>
        </w:r>
      </w:del>
    </w:p>
    <w:p w14:paraId="741AF060" w14:textId="5D596F55" w:rsidR="00D80E53" w:rsidDel="00016943" w:rsidRDefault="2D8F900D" w:rsidP="2D8F900D">
      <w:pPr>
        <w:pStyle w:val="Verzeichnis3"/>
        <w:tabs>
          <w:tab w:val="left" w:pos="990"/>
          <w:tab w:val="right" w:leader="dot" w:pos="9015"/>
        </w:tabs>
        <w:rPr>
          <w:del w:id="155" w:author="Daniel Rohde" w:date="2026-09-17T17:07:00Z"/>
          <w:rFonts w:asciiTheme="minorHAnsi" w:eastAsiaTheme="minorEastAsia" w:hAnsiTheme="minorHAnsi" w:cstheme="minorBidi"/>
          <w:kern w:val="2"/>
          <w:sz w:val="24"/>
          <w:szCs w:val="24"/>
          <w:lang w:val="en-US" w:eastAsia="en-US"/>
          <w14:ligatures w14:val="standardContextual"/>
        </w:rPr>
      </w:pPr>
      <w:del w:id="156" w:author="Daniel Rohde" w:date="2026-09-17T17:07:00Z">
        <w:r w:rsidRPr="00016943" w:rsidDel="00016943">
          <w:rPr>
            <w:rPrChange w:id="157" w:author="Daniel Rohde" w:date="2026-09-17T17:07:00Z">
              <w:rPr>
                <w:rStyle w:val="Hyperlink"/>
              </w:rPr>
            </w:rPrChange>
          </w:rPr>
          <w:delText>1.4.1</w:delText>
        </w:r>
        <w:r w:rsidR="005D0D70" w:rsidDel="00016943">
          <w:tab/>
        </w:r>
        <w:r w:rsidRPr="00016943" w:rsidDel="00016943">
          <w:rPr>
            <w:rPrChange w:id="158" w:author="Daniel Rohde" w:date="2026-09-17T17:07:00Z">
              <w:rPr>
                <w:rStyle w:val="Hyperlink"/>
              </w:rPr>
            </w:rPrChange>
          </w:rPr>
          <w:delText>Terms and definitions</w:delText>
        </w:r>
        <w:r w:rsidR="005D0D70" w:rsidDel="00016943">
          <w:tab/>
        </w:r>
        <w:r w:rsidR="00796A84" w:rsidDel="00016943">
          <w:delText>1</w:delText>
        </w:r>
      </w:del>
    </w:p>
    <w:p w14:paraId="488498EC" w14:textId="4EA381E5" w:rsidR="00D80E53" w:rsidDel="00016943" w:rsidRDefault="2D8F900D" w:rsidP="2D8F900D">
      <w:pPr>
        <w:pStyle w:val="Verzeichnis3"/>
        <w:tabs>
          <w:tab w:val="left" w:pos="990"/>
          <w:tab w:val="right" w:leader="dot" w:pos="9015"/>
        </w:tabs>
        <w:rPr>
          <w:del w:id="159" w:author="Daniel Rohde" w:date="2026-09-17T17:07:00Z"/>
          <w:rFonts w:asciiTheme="minorHAnsi" w:eastAsiaTheme="minorEastAsia" w:hAnsiTheme="minorHAnsi" w:cstheme="minorBidi"/>
          <w:kern w:val="2"/>
          <w:sz w:val="24"/>
          <w:szCs w:val="24"/>
          <w:lang w:val="en-US" w:eastAsia="en-US"/>
          <w14:ligatures w14:val="standardContextual"/>
        </w:rPr>
      </w:pPr>
      <w:del w:id="160" w:author="Daniel Rohde" w:date="2026-09-17T17:07:00Z">
        <w:r w:rsidRPr="00016943" w:rsidDel="00016943">
          <w:rPr>
            <w:rPrChange w:id="161" w:author="Daniel Rohde" w:date="2026-09-17T17:07:00Z">
              <w:rPr>
                <w:rStyle w:val="Hyperlink"/>
              </w:rPr>
            </w:rPrChange>
          </w:rPr>
          <w:delText>1.4.2</w:delText>
        </w:r>
        <w:r w:rsidR="005D0D70" w:rsidDel="00016943">
          <w:tab/>
        </w:r>
        <w:r w:rsidRPr="00016943" w:rsidDel="00016943">
          <w:rPr>
            <w:rPrChange w:id="162" w:author="Daniel Rohde" w:date="2026-09-17T17:07:00Z">
              <w:rPr>
                <w:rStyle w:val="Hyperlink"/>
              </w:rPr>
            </w:rPrChange>
          </w:rPr>
          <w:delText>Abbreviations</w:delText>
        </w:r>
        <w:r w:rsidR="005D0D70" w:rsidDel="00016943">
          <w:tab/>
        </w:r>
        <w:r w:rsidR="00796A84" w:rsidDel="00016943">
          <w:delText>2</w:delText>
        </w:r>
      </w:del>
    </w:p>
    <w:p w14:paraId="21EB6DED" w14:textId="42F4A885" w:rsidR="00D80E53" w:rsidDel="00016943" w:rsidRDefault="2D8F900D" w:rsidP="2D8F900D">
      <w:pPr>
        <w:pStyle w:val="Verzeichnis3"/>
        <w:tabs>
          <w:tab w:val="left" w:pos="990"/>
          <w:tab w:val="right" w:leader="dot" w:pos="9015"/>
        </w:tabs>
        <w:rPr>
          <w:del w:id="163" w:author="Daniel Rohde" w:date="2026-09-17T17:07:00Z"/>
          <w:rFonts w:asciiTheme="minorHAnsi" w:eastAsiaTheme="minorEastAsia" w:hAnsiTheme="minorHAnsi" w:cstheme="minorBidi"/>
          <w:kern w:val="2"/>
          <w:sz w:val="24"/>
          <w:szCs w:val="24"/>
          <w:lang w:val="en-US" w:eastAsia="en-US"/>
          <w14:ligatures w14:val="standardContextual"/>
        </w:rPr>
      </w:pPr>
      <w:del w:id="164" w:author="Daniel Rohde" w:date="2026-09-17T17:07:00Z">
        <w:r w:rsidRPr="00016943" w:rsidDel="00016943">
          <w:rPr>
            <w:rPrChange w:id="165" w:author="Daniel Rohde" w:date="2026-09-17T17:07:00Z">
              <w:rPr>
                <w:rStyle w:val="Hyperlink"/>
              </w:rPr>
            </w:rPrChange>
          </w:rPr>
          <w:delText>1.4.3</w:delText>
        </w:r>
        <w:r w:rsidR="005D0D70" w:rsidDel="00016943">
          <w:tab/>
        </w:r>
        <w:r w:rsidRPr="00016943" w:rsidDel="00016943">
          <w:rPr>
            <w:rPrChange w:id="166" w:author="Daniel Rohde" w:date="2026-09-17T17:07:00Z">
              <w:rPr>
                <w:rStyle w:val="Hyperlink"/>
              </w:rPr>
            </w:rPrChange>
          </w:rPr>
          <w:delText>Symbols</w:delText>
        </w:r>
        <w:r w:rsidR="005D0D70" w:rsidDel="00016943">
          <w:tab/>
        </w:r>
        <w:r w:rsidR="00796A84" w:rsidDel="00016943">
          <w:delText>2</w:delText>
        </w:r>
      </w:del>
    </w:p>
    <w:p w14:paraId="5FE4EEEB" w14:textId="6B2417EF" w:rsidR="00D80E53" w:rsidDel="00016943" w:rsidRDefault="2D8F900D" w:rsidP="2D8F900D">
      <w:pPr>
        <w:pStyle w:val="Verzeichnis2"/>
        <w:tabs>
          <w:tab w:val="left" w:pos="600"/>
          <w:tab w:val="right" w:leader="dot" w:pos="9015"/>
        </w:tabs>
        <w:rPr>
          <w:del w:id="167" w:author="Daniel Rohde" w:date="2026-09-17T17:07:00Z"/>
          <w:rFonts w:asciiTheme="minorHAnsi" w:eastAsiaTheme="minorEastAsia" w:hAnsiTheme="minorHAnsi" w:cstheme="minorBidi"/>
          <w:kern w:val="2"/>
          <w:sz w:val="24"/>
          <w:szCs w:val="24"/>
          <w:lang w:val="en-US" w:eastAsia="en-US"/>
          <w14:ligatures w14:val="standardContextual"/>
        </w:rPr>
      </w:pPr>
      <w:del w:id="168" w:author="Daniel Rohde" w:date="2026-09-17T17:07:00Z">
        <w:r w:rsidRPr="00016943" w:rsidDel="00016943">
          <w:rPr>
            <w:rPrChange w:id="169" w:author="Daniel Rohde" w:date="2026-09-17T17:07:00Z">
              <w:rPr>
                <w:rStyle w:val="Hyperlink"/>
              </w:rPr>
            </w:rPrChange>
          </w:rPr>
          <w:delText>1.5</w:delText>
        </w:r>
        <w:r w:rsidR="005D0D70" w:rsidDel="00016943">
          <w:tab/>
        </w:r>
        <w:r w:rsidRPr="00016943" w:rsidDel="00016943">
          <w:rPr>
            <w:rPrChange w:id="170" w:author="Daniel Rohde" w:date="2026-09-17T17:07:00Z">
              <w:rPr>
                <w:rStyle w:val="Hyperlink"/>
              </w:rPr>
            </w:rPrChange>
          </w:rPr>
          <w:delText>Use of language</w:delText>
        </w:r>
        <w:r w:rsidR="005D0D70" w:rsidDel="00016943">
          <w:tab/>
        </w:r>
        <w:r w:rsidR="00796A84" w:rsidDel="00016943">
          <w:delText>3</w:delText>
        </w:r>
      </w:del>
    </w:p>
    <w:p w14:paraId="6CAE94B2" w14:textId="093BED16" w:rsidR="00D80E53" w:rsidDel="00016943" w:rsidRDefault="2D8F900D" w:rsidP="2D8F900D">
      <w:pPr>
        <w:pStyle w:val="Verzeichnis2"/>
        <w:tabs>
          <w:tab w:val="left" w:pos="600"/>
          <w:tab w:val="right" w:leader="dot" w:pos="9015"/>
        </w:tabs>
        <w:rPr>
          <w:del w:id="171" w:author="Daniel Rohde" w:date="2026-09-17T17:07:00Z"/>
          <w:rFonts w:asciiTheme="minorHAnsi" w:eastAsiaTheme="minorEastAsia" w:hAnsiTheme="minorHAnsi" w:cstheme="minorBidi"/>
          <w:kern w:val="2"/>
          <w:sz w:val="24"/>
          <w:szCs w:val="24"/>
          <w:lang w:val="en-US" w:eastAsia="en-US"/>
          <w14:ligatures w14:val="standardContextual"/>
        </w:rPr>
      </w:pPr>
      <w:del w:id="172" w:author="Daniel Rohde" w:date="2026-09-17T17:07:00Z">
        <w:r w:rsidRPr="00016943" w:rsidDel="00016943">
          <w:rPr>
            <w:rPrChange w:id="173" w:author="Daniel Rohde" w:date="2026-09-17T17:07:00Z">
              <w:rPr>
                <w:rStyle w:val="Hyperlink"/>
              </w:rPr>
            </w:rPrChange>
          </w:rPr>
          <w:delText>1.6</w:delText>
        </w:r>
        <w:r w:rsidR="005D0D70" w:rsidDel="00016943">
          <w:tab/>
        </w:r>
        <w:r w:rsidRPr="00016943" w:rsidDel="00016943">
          <w:rPr>
            <w:rPrChange w:id="174" w:author="Daniel Rohde" w:date="2026-09-17T17:07:00Z">
              <w:rPr>
                <w:rStyle w:val="Hyperlink"/>
              </w:rPr>
            </w:rPrChange>
          </w:rPr>
          <w:delText>General description</w:delText>
        </w:r>
        <w:r w:rsidR="005D0D70" w:rsidDel="00016943">
          <w:tab/>
        </w:r>
        <w:r w:rsidR="00796A84" w:rsidDel="00016943">
          <w:delText>3</w:delText>
        </w:r>
      </w:del>
    </w:p>
    <w:p w14:paraId="008B5D04" w14:textId="492B1020" w:rsidR="00D80E53" w:rsidDel="00016943" w:rsidRDefault="2D8F900D" w:rsidP="2D8F900D">
      <w:pPr>
        <w:pStyle w:val="Verzeichnis2"/>
        <w:tabs>
          <w:tab w:val="left" w:pos="600"/>
          <w:tab w:val="right" w:leader="dot" w:pos="9015"/>
        </w:tabs>
        <w:rPr>
          <w:del w:id="175" w:author="Daniel Rohde" w:date="2026-09-17T17:07:00Z"/>
          <w:rFonts w:asciiTheme="minorHAnsi" w:eastAsiaTheme="minorEastAsia" w:hAnsiTheme="minorHAnsi" w:cstheme="minorBidi"/>
          <w:kern w:val="2"/>
          <w:sz w:val="24"/>
          <w:szCs w:val="24"/>
          <w:lang w:val="en-US" w:eastAsia="en-US"/>
          <w14:ligatures w14:val="standardContextual"/>
        </w:rPr>
      </w:pPr>
      <w:del w:id="176" w:author="Daniel Rohde" w:date="2026-09-17T17:07:00Z">
        <w:r w:rsidRPr="00016943" w:rsidDel="00016943">
          <w:rPr>
            <w:rPrChange w:id="177" w:author="Daniel Rohde" w:date="2026-09-17T17:07:00Z">
              <w:rPr>
                <w:rStyle w:val="Hyperlink"/>
              </w:rPr>
            </w:rPrChange>
          </w:rPr>
          <w:delText>1.7</w:delText>
        </w:r>
        <w:r w:rsidR="005D0D70" w:rsidDel="00016943">
          <w:tab/>
        </w:r>
        <w:r w:rsidRPr="00016943" w:rsidDel="00016943">
          <w:rPr>
            <w:rPrChange w:id="178" w:author="Daniel Rohde" w:date="2026-09-17T17:07:00Z">
              <w:rPr>
                <w:rStyle w:val="Hyperlink"/>
              </w:rPr>
            </w:rPrChange>
          </w:rPr>
          <w:delText>Specification metadata and maintenance</w:delText>
        </w:r>
        <w:r w:rsidR="005D0D70" w:rsidDel="00016943">
          <w:tab/>
        </w:r>
        <w:r w:rsidR="00796A84" w:rsidDel="00016943">
          <w:delText>3</w:delText>
        </w:r>
      </w:del>
    </w:p>
    <w:p w14:paraId="7D7C08BD" w14:textId="1246A3BF" w:rsidR="00D80E53" w:rsidDel="00016943" w:rsidRDefault="2D8F900D" w:rsidP="2D8F900D">
      <w:pPr>
        <w:pStyle w:val="Verzeichnis3"/>
        <w:tabs>
          <w:tab w:val="left" w:pos="990"/>
          <w:tab w:val="right" w:leader="dot" w:pos="9015"/>
        </w:tabs>
        <w:rPr>
          <w:del w:id="179" w:author="Daniel Rohde" w:date="2026-09-17T17:07:00Z"/>
          <w:rFonts w:asciiTheme="minorHAnsi" w:eastAsiaTheme="minorEastAsia" w:hAnsiTheme="minorHAnsi" w:cstheme="minorBidi"/>
          <w:kern w:val="2"/>
          <w:sz w:val="24"/>
          <w:szCs w:val="24"/>
          <w:lang w:val="en-US" w:eastAsia="en-US"/>
          <w14:ligatures w14:val="standardContextual"/>
        </w:rPr>
      </w:pPr>
      <w:del w:id="180" w:author="Daniel Rohde" w:date="2026-09-17T17:07:00Z">
        <w:r w:rsidRPr="00016943" w:rsidDel="00016943">
          <w:rPr>
            <w:rPrChange w:id="181" w:author="Daniel Rohde" w:date="2026-09-17T17:07:00Z">
              <w:rPr>
                <w:rStyle w:val="Hyperlink"/>
              </w:rPr>
            </w:rPrChange>
          </w:rPr>
          <w:delText>1.7.1</w:delText>
        </w:r>
        <w:r w:rsidR="005D0D70" w:rsidDel="00016943">
          <w:tab/>
        </w:r>
        <w:r w:rsidRPr="00016943" w:rsidDel="00016943">
          <w:rPr>
            <w:rPrChange w:id="182" w:author="Daniel Rohde" w:date="2026-09-17T17:07:00Z">
              <w:rPr>
                <w:rStyle w:val="Hyperlink"/>
              </w:rPr>
            </w:rPrChange>
          </w:rPr>
          <w:delText>Specification metadata</w:delText>
        </w:r>
        <w:r w:rsidR="005D0D70" w:rsidDel="00016943">
          <w:tab/>
        </w:r>
        <w:r w:rsidR="00796A84" w:rsidDel="00016943">
          <w:delText>3</w:delText>
        </w:r>
      </w:del>
    </w:p>
    <w:p w14:paraId="1A6833E6" w14:textId="31DD593F" w:rsidR="00D80E53" w:rsidDel="00016943" w:rsidRDefault="2D8F900D" w:rsidP="2D8F900D">
      <w:pPr>
        <w:pStyle w:val="Verzeichnis3"/>
        <w:tabs>
          <w:tab w:val="left" w:pos="990"/>
          <w:tab w:val="right" w:leader="dot" w:pos="9015"/>
        </w:tabs>
        <w:rPr>
          <w:del w:id="183" w:author="Daniel Rohde" w:date="2026-09-17T17:07:00Z"/>
          <w:rFonts w:asciiTheme="minorHAnsi" w:eastAsiaTheme="minorEastAsia" w:hAnsiTheme="minorHAnsi" w:cstheme="minorBidi"/>
          <w:kern w:val="2"/>
          <w:sz w:val="24"/>
          <w:szCs w:val="24"/>
          <w:lang w:val="en-US" w:eastAsia="en-US"/>
          <w14:ligatures w14:val="standardContextual"/>
        </w:rPr>
      </w:pPr>
      <w:del w:id="184" w:author="Daniel Rohde" w:date="2026-09-17T17:07:00Z">
        <w:r w:rsidRPr="00016943" w:rsidDel="00016943">
          <w:rPr>
            <w:rPrChange w:id="185" w:author="Daniel Rohde" w:date="2026-09-17T17:07:00Z">
              <w:rPr>
                <w:rStyle w:val="Hyperlink"/>
              </w:rPr>
            </w:rPrChange>
          </w:rPr>
          <w:delText>1.7.2</w:delText>
        </w:r>
        <w:r w:rsidR="005D0D70" w:rsidDel="00016943">
          <w:tab/>
        </w:r>
        <w:r w:rsidRPr="00016943" w:rsidDel="00016943">
          <w:rPr>
            <w:rPrChange w:id="186" w:author="Daniel Rohde" w:date="2026-09-17T17:07:00Z">
              <w:rPr>
                <w:rStyle w:val="Hyperlink"/>
              </w:rPr>
            </w:rPrChange>
          </w:rPr>
          <w:delText>Specification maintenance</w:delText>
        </w:r>
        <w:r w:rsidR="005D0D70" w:rsidDel="00016943">
          <w:tab/>
        </w:r>
        <w:r w:rsidR="00796A84" w:rsidDel="00016943">
          <w:delText>3</w:delText>
        </w:r>
      </w:del>
    </w:p>
    <w:p w14:paraId="2A9BB986" w14:textId="4F824CE6" w:rsidR="00D80E53" w:rsidDel="00016943" w:rsidRDefault="2D8F900D" w:rsidP="2D8F900D">
      <w:pPr>
        <w:pStyle w:val="Verzeichnis1"/>
        <w:tabs>
          <w:tab w:val="left" w:pos="390"/>
          <w:tab w:val="right" w:leader="dot" w:pos="9015"/>
        </w:tabs>
        <w:rPr>
          <w:del w:id="187" w:author="Daniel Rohde" w:date="2026-09-17T17:07:00Z"/>
          <w:rFonts w:asciiTheme="minorHAnsi" w:eastAsiaTheme="minorEastAsia" w:hAnsiTheme="minorHAnsi" w:cstheme="minorBidi"/>
          <w:b w:val="0"/>
          <w:bCs w:val="0"/>
          <w:kern w:val="2"/>
          <w:sz w:val="24"/>
          <w:szCs w:val="24"/>
          <w:lang w:val="en-US" w:eastAsia="en-US"/>
          <w14:ligatures w14:val="standardContextual"/>
        </w:rPr>
      </w:pPr>
      <w:del w:id="188" w:author="Daniel Rohde" w:date="2026-09-17T17:07:00Z">
        <w:r w:rsidRPr="00016943" w:rsidDel="00016943">
          <w:rPr>
            <w:rPrChange w:id="189" w:author="Daniel Rohde" w:date="2026-09-17T17:07:00Z">
              <w:rPr>
                <w:rStyle w:val="Hyperlink"/>
              </w:rPr>
            </w:rPrChange>
          </w:rPr>
          <w:delText>2</w:delText>
        </w:r>
        <w:r w:rsidR="005D0D70" w:rsidDel="00016943">
          <w:tab/>
        </w:r>
        <w:r w:rsidRPr="00016943" w:rsidDel="00016943">
          <w:rPr>
            <w:rPrChange w:id="190" w:author="Daniel Rohde" w:date="2026-09-17T17:07:00Z">
              <w:rPr>
                <w:rStyle w:val="Hyperlink"/>
              </w:rPr>
            </w:rPrChange>
          </w:rPr>
          <w:delText>Check Structure</w:delText>
        </w:r>
        <w:r w:rsidR="005D0D70" w:rsidDel="00016943">
          <w:tab/>
        </w:r>
        <w:r w:rsidR="00796A84" w:rsidDel="00016943">
          <w:delText>4</w:delText>
        </w:r>
      </w:del>
    </w:p>
    <w:p w14:paraId="332921A6" w14:textId="25891937" w:rsidR="00D80E53" w:rsidDel="00016943" w:rsidRDefault="2D8F900D" w:rsidP="2D8F900D">
      <w:pPr>
        <w:pStyle w:val="Verzeichnis1"/>
        <w:tabs>
          <w:tab w:val="left" w:pos="390"/>
          <w:tab w:val="right" w:leader="dot" w:pos="9015"/>
        </w:tabs>
        <w:rPr>
          <w:del w:id="191" w:author="Daniel Rohde" w:date="2026-09-17T17:07:00Z"/>
          <w:rFonts w:asciiTheme="minorHAnsi" w:eastAsiaTheme="minorEastAsia" w:hAnsiTheme="minorHAnsi" w:cstheme="minorBidi"/>
          <w:b w:val="0"/>
          <w:bCs w:val="0"/>
          <w:kern w:val="2"/>
          <w:sz w:val="24"/>
          <w:szCs w:val="24"/>
          <w:lang w:val="en-US" w:eastAsia="en-US"/>
          <w14:ligatures w14:val="standardContextual"/>
        </w:rPr>
      </w:pPr>
      <w:del w:id="192" w:author="Daniel Rohde" w:date="2026-09-17T17:07:00Z">
        <w:r w:rsidRPr="00016943" w:rsidDel="00016943">
          <w:rPr>
            <w:rPrChange w:id="193" w:author="Daniel Rohde" w:date="2026-09-17T17:07:00Z">
              <w:rPr>
                <w:rStyle w:val="Hyperlink"/>
              </w:rPr>
            </w:rPrChange>
          </w:rPr>
          <w:delText>3</w:delText>
        </w:r>
        <w:r w:rsidR="005D0D70" w:rsidDel="00016943">
          <w:tab/>
        </w:r>
        <w:r w:rsidRPr="00016943" w:rsidDel="00016943">
          <w:rPr>
            <w:rPrChange w:id="194" w:author="Daniel Rohde" w:date="2026-09-17T17:07:00Z">
              <w:rPr>
                <w:rStyle w:val="Hyperlink"/>
              </w:rPr>
            </w:rPrChange>
          </w:rPr>
          <w:delText>Check Syntax</w:delText>
        </w:r>
        <w:r w:rsidR="005D0D70" w:rsidDel="00016943">
          <w:tab/>
        </w:r>
        <w:r w:rsidR="00796A84" w:rsidDel="00016943">
          <w:delText>5</w:delText>
        </w:r>
      </w:del>
    </w:p>
    <w:p w14:paraId="4BFC9A39" w14:textId="6BC95017" w:rsidR="00D80E53" w:rsidDel="00016943" w:rsidRDefault="2D8F900D" w:rsidP="2D8F900D">
      <w:pPr>
        <w:pStyle w:val="Verzeichnis1"/>
        <w:tabs>
          <w:tab w:val="left" w:pos="390"/>
          <w:tab w:val="right" w:leader="dot" w:pos="9015"/>
        </w:tabs>
        <w:rPr>
          <w:del w:id="195" w:author="Daniel Rohde" w:date="2026-09-17T17:07:00Z"/>
          <w:rFonts w:asciiTheme="minorHAnsi" w:eastAsiaTheme="minorEastAsia" w:hAnsiTheme="minorHAnsi" w:cstheme="minorBidi"/>
          <w:b w:val="0"/>
          <w:bCs w:val="0"/>
          <w:kern w:val="2"/>
          <w:sz w:val="24"/>
          <w:szCs w:val="24"/>
          <w:lang w:val="en-US" w:eastAsia="en-US"/>
          <w14:ligatures w14:val="standardContextual"/>
        </w:rPr>
      </w:pPr>
      <w:del w:id="196" w:author="Daniel Rohde" w:date="2026-09-17T17:07:00Z">
        <w:r w:rsidRPr="00016943" w:rsidDel="00016943">
          <w:rPr>
            <w:rPrChange w:id="197" w:author="Daniel Rohde" w:date="2026-09-17T17:07:00Z">
              <w:rPr>
                <w:rStyle w:val="Hyperlink"/>
              </w:rPr>
            </w:rPrChange>
          </w:rPr>
          <w:delText>4</w:delText>
        </w:r>
        <w:r w:rsidR="005D0D70" w:rsidDel="00016943">
          <w:tab/>
        </w:r>
        <w:r w:rsidRPr="00016943" w:rsidDel="00016943">
          <w:rPr>
            <w:rPrChange w:id="198" w:author="Daniel Rohde" w:date="2026-09-17T17:07:00Z">
              <w:rPr>
                <w:rStyle w:val="Hyperlink"/>
              </w:rPr>
            </w:rPrChange>
          </w:rPr>
          <w:delText>Organisation</w:delText>
        </w:r>
        <w:r w:rsidR="005D0D70" w:rsidDel="00016943">
          <w:tab/>
        </w:r>
        <w:r w:rsidR="00796A84" w:rsidDel="00016943">
          <w:delText>5</w:delText>
        </w:r>
      </w:del>
    </w:p>
    <w:p w14:paraId="14FA139F" w14:textId="06A13FDF" w:rsidR="2D8F900D" w:rsidDel="00016943" w:rsidRDefault="2D8F900D" w:rsidP="2D8F900D">
      <w:pPr>
        <w:pStyle w:val="Verzeichnis1"/>
        <w:tabs>
          <w:tab w:val="left" w:pos="390"/>
          <w:tab w:val="right" w:leader="dot" w:pos="9015"/>
        </w:tabs>
        <w:rPr>
          <w:del w:id="199" w:author="Daniel Rohde" w:date="2026-09-17T17:07:00Z"/>
        </w:rPr>
      </w:pPr>
      <w:del w:id="200" w:author="Daniel Rohde" w:date="2026-09-17T17:07:00Z">
        <w:r w:rsidRPr="00016943" w:rsidDel="00016943">
          <w:rPr>
            <w:rPrChange w:id="201" w:author="Daniel Rohde" w:date="2026-09-17T17:07:00Z">
              <w:rPr>
                <w:rStyle w:val="Hyperlink"/>
              </w:rPr>
            </w:rPrChange>
          </w:rPr>
          <w:delText>5</w:delText>
        </w:r>
        <w:r w:rsidDel="00016943">
          <w:tab/>
        </w:r>
        <w:r w:rsidRPr="00016943" w:rsidDel="00016943">
          <w:rPr>
            <w:rPrChange w:id="202" w:author="Daniel Rohde" w:date="2026-09-17T17:07:00Z">
              <w:rPr>
                <w:rStyle w:val="Hyperlink"/>
              </w:rPr>
            </w:rPrChange>
          </w:rPr>
          <w:delText>Other Applicable Checks</w:delText>
        </w:r>
        <w:r w:rsidDel="00016943">
          <w:tab/>
        </w:r>
        <w:r w:rsidR="00796A84" w:rsidDel="00016943">
          <w:delText>5</w:delText>
        </w:r>
      </w:del>
    </w:p>
    <w:p w14:paraId="79CBEE11" w14:textId="50C4A83E" w:rsidR="2D8F900D" w:rsidDel="00016943" w:rsidRDefault="2D8F900D" w:rsidP="2D8F900D">
      <w:pPr>
        <w:pStyle w:val="Verzeichnis2"/>
        <w:tabs>
          <w:tab w:val="left" w:pos="600"/>
          <w:tab w:val="right" w:leader="dot" w:pos="9015"/>
        </w:tabs>
        <w:rPr>
          <w:del w:id="203" w:author="Daniel Rohde" w:date="2026-09-17T17:07:00Z"/>
        </w:rPr>
      </w:pPr>
      <w:del w:id="204" w:author="Daniel Rohde" w:date="2026-09-17T17:07:00Z">
        <w:r w:rsidRPr="00016943" w:rsidDel="00016943">
          <w:rPr>
            <w:rPrChange w:id="205" w:author="Daniel Rohde" w:date="2026-09-17T17:07:00Z">
              <w:rPr>
                <w:rStyle w:val="Hyperlink"/>
              </w:rPr>
            </w:rPrChange>
          </w:rPr>
          <w:delText>5.1</w:delText>
        </w:r>
        <w:r w:rsidDel="00016943">
          <w:tab/>
        </w:r>
        <w:r w:rsidRPr="00016943" w:rsidDel="00016943">
          <w:rPr>
            <w:rPrChange w:id="206" w:author="Daniel Rohde" w:date="2026-09-17T17:07:00Z">
              <w:rPr>
                <w:rStyle w:val="Hyperlink"/>
              </w:rPr>
            </w:rPrChange>
          </w:rPr>
          <w:delText>Generic S-100 checks</w:delText>
        </w:r>
        <w:r w:rsidDel="00016943">
          <w:tab/>
        </w:r>
        <w:r w:rsidR="00796A84" w:rsidDel="00016943">
          <w:delText>5</w:delText>
        </w:r>
      </w:del>
    </w:p>
    <w:p w14:paraId="40A53258" w14:textId="448D42D2" w:rsidR="2D8F900D" w:rsidDel="00016943" w:rsidRDefault="2D8F900D" w:rsidP="2D8F900D">
      <w:pPr>
        <w:pStyle w:val="Verzeichnis2"/>
        <w:tabs>
          <w:tab w:val="left" w:pos="600"/>
          <w:tab w:val="right" w:leader="dot" w:pos="9015"/>
        </w:tabs>
        <w:rPr>
          <w:del w:id="207" w:author="Daniel Rohde" w:date="2026-09-17T17:07:00Z"/>
        </w:rPr>
      </w:pPr>
      <w:del w:id="208" w:author="Daniel Rohde" w:date="2026-09-17T17:07:00Z">
        <w:r w:rsidRPr="00016943" w:rsidDel="00016943">
          <w:rPr>
            <w:rPrChange w:id="209" w:author="Daniel Rohde" w:date="2026-09-17T17:07:00Z">
              <w:rPr>
                <w:rStyle w:val="Hyperlink"/>
              </w:rPr>
            </w:rPrChange>
          </w:rPr>
          <w:delText>5.2</w:delText>
        </w:r>
        <w:r w:rsidDel="00016943">
          <w:tab/>
        </w:r>
        <w:r w:rsidRPr="00016943" w:rsidDel="00016943">
          <w:rPr>
            <w:rPrChange w:id="210" w:author="Daniel Rohde" w:date="2026-09-17T17:07:00Z">
              <w:rPr>
                <w:rStyle w:val="Hyperlink"/>
              </w:rPr>
            </w:rPrChange>
          </w:rPr>
          <w:delText>Interoperability checks</w:delText>
        </w:r>
        <w:r w:rsidDel="00016943">
          <w:tab/>
        </w:r>
        <w:r w:rsidR="00796A84" w:rsidDel="00016943">
          <w:delText>7</w:delText>
        </w:r>
      </w:del>
    </w:p>
    <w:p w14:paraId="4ECD474D" w14:textId="481B8124" w:rsidR="2D8F900D" w:rsidDel="00016943" w:rsidRDefault="2D8F900D" w:rsidP="2D8F900D">
      <w:pPr>
        <w:pStyle w:val="Verzeichnis1"/>
        <w:tabs>
          <w:tab w:val="left" w:pos="390"/>
          <w:tab w:val="right" w:leader="dot" w:pos="9015"/>
        </w:tabs>
        <w:rPr>
          <w:del w:id="211" w:author="Daniel Rohde" w:date="2026-09-17T17:07:00Z"/>
        </w:rPr>
      </w:pPr>
      <w:del w:id="212" w:author="Daniel Rohde" w:date="2026-09-17T17:07:00Z">
        <w:r w:rsidRPr="00016943" w:rsidDel="00016943">
          <w:rPr>
            <w:rPrChange w:id="213" w:author="Daniel Rohde" w:date="2026-09-17T17:07:00Z">
              <w:rPr>
                <w:rStyle w:val="Hyperlink"/>
              </w:rPr>
            </w:rPrChange>
          </w:rPr>
          <w:delText>6</w:delText>
        </w:r>
        <w:r w:rsidDel="00016943">
          <w:tab/>
        </w:r>
        <w:r w:rsidRPr="00016943" w:rsidDel="00016943">
          <w:rPr>
            <w:rPrChange w:id="214" w:author="Daniel Rohde" w:date="2026-09-17T17:07:00Z">
              <w:rPr>
                <w:rStyle w:val="Hyperlink"/>
              </w:rPr>
            </w:rPrChange>
          </w:rPr>
          <w:delText>Check Application Sequence</w:delText>
        </w:r>
        <w:r w:rsidDel="00016943">
          <w:tab/>
        </w:r>
        <w:r w:rsidR="00796A84" w:rsidDel="00016943">
          <w:delText>7</w:delText>
        </w:r>
      </w:del>
    </w:p>
    <w:p w14:paraId="1C0C9C36" w14:textId="3AA8364B" w:rsidR="2D8F900D" w:rsidDel="00016943" w:rsidRDefault="2D8F900D" w:rsidP="2D8F900D">
      <w:pPr>
        <w:pStyle w:val="Verzeichnis1"/>
        <w:tabs>
          <w:tab w:val="left" w:pos="390"/>
          <w:tab w:val="right" w:leader="dot" w:pos="9015"/>
        </w:tabs>
        <w:rPr>
          <w:del w:id="215" w:author="Daniel Rohde" w:date="2026-09-17T17:07:00Z"/>
        </w:rPr>
      </w:pPr>
      <w:del w:id="216" w:author="Daniel Rohde" w:date="2026-09-17T17:07:00Z">
        <w:r w:rsidRPr="00016943" w:rsidDel="00016943">
          <w:rPr>
            <w:rPrChange w:id="217" w:author="Daniel Rohde" w:date="2026-09-17T17:07:00Z">
              <w:rPr>
                <w:rStyle w:val="Hyperlink"/>
              </w:rPr>
            </w:rPrChange>
          </w:rPr>
          <w:delText>7</w:delText>
        </w:r>
        <w:r w:rsidDel="00016943">
          <w:tab/>
        </w:r>
        <w:r w:rsidRPr="00016943" w:rsidDel="00016943">
          <w:rPr>
            <w:rPrChange w:id="218" w:author="Daniel Rohde" w:date="2026-09-17T17:07:00Z">
              <w:rPr>
                <w:rStyle w:val="Hyperlink"/>
              </w:rPr>
            </w:rPrChange>
          </w:rPr>
          <w:delText>Check Classification</w:delText>
        </w:r>
        <w:r w:rsidDel="00016943">
          <w:tab/>
        </w:r>
        <w:r w:rsidR="00796A84" w:rsidDel="00016943">
          <w:delText>8</w:delText>
        </w:r>
      </w:del>
    </w:p>
    <w:p w14:paraId="5014F732" w14:textId="399F6003" w:rsidR="2D8F900D" w:rsidDel="00016943" w:rsidRDefault="2D8F900D" w:rsidP="2D8F900D">
      <w:pPr>
        <w:pStyle w:val="Verzeichnis1"/>
        <w:tabs>
          <w:tab w:val="left" w:pos="390"/>
          <w:tab w:val="right" w:leader="dot" w:pos="9015"/>
        </w:tabs>
        <w:rPr>
          <w:del w:id="219" w:author="Daniel Rohde" w:date="2026-09-17T17:07:00Z"/>
        </w:rPr>
      </w:pPr>
      <w:del w:id="220" w:author="Daniel Rohde" w:date="2026-09-17T17:07:00Z">
        <w:r w:rsidRPr="00016943" w:rsidDel="00016943">
          <w:rPr>
            <w:rPrChange w:id="221" w:author="Daniel Rohde" w:date="2026-09-17T17:07:00Z">
              <w:rPr>
                <w:rStyle w:val="Hyperlink"/>
              </w:rPr>
            </w:rPrChange>
          </w:rPr>
          <w:delText>8</w:delText>
        </w:r>
        <w:r w:rsidDel="00016943">
          <w:tab/>
        </w:r>
        <w:r w:rsidRPr="00016943" w:rsidDel="00016943">
          <w:rPr>
            <w:rPrChange w:id="222" w:author="Daniel Rohde" w:date="2026-09-17T17:07:00Z">
              <w:rPr>
                <w:rStyle w:val="Hyperlink"/>
              </w:rPr>
            </w:rPrChange>
          </w:rPr>
          <w:delText>Geometry and Spatial Operators</w:delText>
        </w:r>
        <w:r w:rsidDel="00016943">
          <w:tab/>
        </w:r>
        <w:r w:rsidR="00796A84" w:rsidDel="00016943">
          <w:delText>8</w:delText>
        </w:r>
      </w:del>
    </w:p>
    <w:p w14:paraId="5E67352F" w14:textId="7A49C71F" w:rsidR="2D8F900D" w:rsidRDefault="2D8F900D" w:rsidP="2D8F900D">
      <w:pPr>
        <w:pStyle w:val="Verzeichnis1"/>
        <w:tabs>
          <w:tab w:val="left" w:pos="390"/>
          <w:tab w:val="right" w:leader="dot" w:pos="9015"/>
        </w:tabs>
      </w:pPr>
      <w:del w:id="223" w:author="Daniel Rohde" w:date="2026-09-17T17:07:00Z">
        <w:r w:rsidRPr="00016943" w:rsidDel="00016943">
          <w:rPr>
            <w:rPrChange w:id="224" w:author="Daniel Rohde" w:date="2026-09-17T17:07:00Z">
              <w:rPr>
                <w:rStyle w:val="Hyperlink"/>
              </w:rPr>
            </w:rPrChange>
          </w:rPr>
          <w:delText>9</w:delText>
        </w:r>
        <w:r w:rsidDel="00016943">
          <w:tab/>
        </w:r>
        <w:r w:rsidRPr="00016943" w:rsidDel="00016943">
          <w:rPr>
            <w:rPrChange w:id="225" w:author="Daniel Rohde" w:date="2026-09-17T17:07:00Z">
              <w:rPr>
                <w:rStyle w:val="Hyperlink"/>
              </w:rPr>
            </w:rPrChange>
          </w:rPr>
          <w:delText>Other Components of this Specification</w:delText>
        </w:r>
        <w:r w:rsidDel="00016943">
          <w:tab/>
        </w:r>
        <w:r w:rsidR="00796A84" w:rsidDel="00016943">
          <w:delText>8</w:delText>
        </w:r>
      </w:del>
      <w:r>
        <w:fldChar w:fldCharType="end"/>
      </w:r>
    </w:p>
    <w:p w14:paraId="5CFB76EA" w14:textId="609813F0" w:rsidR="00DF33D4" w:rsidRPr="00CF30EA" w:rsidRDefault="00DF33D4" w:rsidP="2D8F900D">
      <w:pPr>
        <w:suppressLineNumbers/>
        <w:spacing w:line="240" w:lineRule="auto"/>
        <w:rPr>
          <w:rFonts w:cs="Arial"/>
          <w:noProof/>
          <w:lang w:val="en-GB"/>
        </w:rPr>
      </w:pPr>
    </w:p>
    <w:p w14:paraId="27759973" w14:textId="77777777" w:rsidR="005712B5" w:rsidRPr="00CF30EA" w:rsidRDefault="005712B5" w:rsidP="004B2DB3">
      <w:pPr>
        <w:suppressLineNumbers/>
        <w:spacing w:line="240" w:lineRule="auto"/>
        <w:rPr>
          <w:rFonts w:cs="Arial"/>
          <w:bCs/>
          <w:noProof/>
          <w:sz w:val="22"/>
          <w:lang w:val="en-GB"/>
        </w:rPr>
      </w:pPr>
    </w:p>
    <w:p w14:paraId="65967D41" w14:textId="2BB0799B" w:rsidR="00DF33D4" w:rsidRPr="00CF30EA" w:rsidRDefault="00DF33D4" w:rsidP="004B2DB3">
      <w:pPr>
        <w:suppressLineNumbers/>
        <w:rPr>
          <w:b/>
          <w:bCs/>
          <w:noProof/>
          <w:lang w:val="en-GB"/>
        </w:rPr>
        <w:sectPr w:rsidR="00DF33D4" w:rsidRPr="00CF30EA" w:rsidSect="00A07674">
          <w:headerReference w:type="even" r:id="rId15"/>
          <w:headerReference w:type="default" r:id="rId16"/>
          <w:footerReference w:type="even" r:id="rId17"/>
          <w:footerReference w:type="default" r:id="rId18"/>
          <w:headerReference w:type="first" r:id="rId19"/>
          <w:footerReference w:type="first" r:id="rId20"/>
          <w:pgSz w:w="11906" w:h="16838" w:code="9"/>
          <w:pgMar w:top="1440" w:right="1440" w:bottom="1440" w:left="1440" w:header="709" w:footer="709" w:gutter="0"/>
          <w:pgNumType w:fmt="lowerRoman" w:start="1"/>
          <w:cols w:space="720"/>
          <w:titlePg/>
          <w:docGrid w:linePitch="360"/>
        </w:sectPr>
      </w:pPr>
    </w:p>
    <w:p w14:paraId="6B4BE938" w14:textId="0512347B" w:rsidR="00CF30EA" w:rsidRPr="002631DD" w:rsidRDefault="002631DD" w:rsidP="002631DD">
      <w:pPr>
        <w:pStyle w:val="berschrift1"/>
        <w:tabs>
          <w:tab w:val="clear" w:pos="400"/>
        </w:tabs>
        <w:spacing w:before="120" w:after="200" w:line="240" w:lineRule="auto"/>
        <w:ind w:left="567" w:hanging="567"/>
        <w:rPr>
          <w:lang w:val="en-GB"/>
        </w:rPr>
      </w:pPr>
      <w:bookmarkStart w:id="226" w:name="_Toc298795141"/>
      <w:bookmarkStart w:id="227" w:name="_Toc240557266"/>
      <w:r w:rsidRPr="2D8F900D">
        <w:rPr>
          <w:lang w:val="en-GB"/>
        </w:rPr>
        <w:lastRenderedPageBreak/>
        <w:t>Introduction</w:t>
      </w:r>
      <w:bookmarkEnd w:id="226"/>
      <w:bookmarkEnd w:id="227"/>
    </w:p>
    <w:p w14:paraId="63BB43CF" w14:textId="05FD1722" w:rsidR="004C3566" w:rsidRDefault="00236539" w:rsidP="00CF30EA">
      <w:pPr>
        <w:spacing w:after="120" w:line="240" w:lineRule="auto"/>
        <w:rPr>
          <w:lang w:val="en-GB"/>
        </w:rPr>
      </w:pPr>
      <w:r>
        <w:rPr>
          <w:lang w:val="en-GB"/>
        </w:rPr>
        <w:t>This document</w:t>
      </w:r>
      <w:r w:rsidRPr="00236539">
        <w:rPr>
          <w:lang w:val="en-GB"/>
        </w:rPr>
        <w:t xml:space="preserve"> specifies </w:t>
      </w:r>
      <w:r>
        <w:rPr>
          <w:lang w:val="en-GB"/>
        </w:rPr>
        <w:t xml:space="preserve">a set of </w:t>
      </w:r>
      <w:r w:rsidRPr="00236539">
        <w:rPr>
          <w:lang w:val="en-GB"/>
        </w:rPr>
        <w:t xml:space="preserve">checks that producers of </w:t>
      </w:r>
      <w:r w:rsidR="00754555">
        <w:rPr>
          <w:lang w:val="en-GB"/>
        </w:rPr>
        <w:t>S-</w:t>
      </w:r>
      <w:r w:rsidR="00215A58">
        <w:rPr>
          <w:lang w:val="en-GB"/>
        </w:rPr>
        <w:t>1</w:t>
      </w:r>
      <w:r w:rsidR="00F4326B">
        <w:rPr>
          <w:lang w:val="en-GB"/>
        </w:rPr>
        <w:t>02</w:t>
      </w:r>
      <w:r w:rsidR="00754555">
        <w:rPr>
          <w:lang w:val="en-GB"/>
        </w:rPr>
        <w:t xml:space="preserve"> </w:t>
      </w:r>
      <w:r w:rsidR="00F4326B">
        <w:rPr>
          <w:lang w:val="en-GB"/>
        </w:rPr>
        <w:t>Bathymetric Surface</w:t>
      </w:r>
      <w:r w:rsidRPr="00236539">
        <w:rPr>
          <w:lang w:val="en-GB"/>
        </w:rPr>
        <w:t xml:space="preserve"> validation tools </w:t>
      </w:r>
      <w:r w:rsidR="00754555">
        <w:rPr>
          <w:lang w:val="en-GB"/>
        </w:rPr>
        <w:t>must</w:t>
      </w:r>
      <w:r w:rsidRPr="00236539">
        <w:rPr>
          <w:lang w:val="en-GB"/>
        </w:rPr>
        <w:t xml:space="preserve"> </w:t>
      </w:r>
      <w:r w:rsidR="00754555">
        <w:rPr>
          <w:lang w:val="en-GB"/>
        </w:rPr>
        <w:t>implement</w:t>
      </w:r>
      <w:r w:rsidRPr="00236539">
        <w:rPr>
          <w:lang w:val="en-GB"/>
        </w:rPr>
        <w:t xml:space="preserve"> in their validation software. </w:t>
      </w:r>
      <w:r>
        <w:rPr>
          <w:lang w:val="en-GB"/>
        </w:rPr>
        <w:t>Validation</w:t>
      </w:r>
      <w:r w:rsidRPr="00236539">
        <w:rPr>
          <w:lang w:val="en-GB"/>
        </w:rPr>
        <w:t xml:space="preserve"> software </w:t>
      </w:r>
      <w:r w:rsidR="00754555">
        <w:rPr>
          <w:lang w:val="en-GB"/>
        </w:rPr>
        <w:t>is</w:t>
      </w:r>
      <w:r w:rsidRPr="00236539">
        <w:rPr>
          <w:lang w:val="en-GB"/>
        </w:rPr>
        <w:t xml:space="preserve"> used </w:t>
      </w:r>
      <w:r w:rsidR="00754555">
        <w:rPr>
          <w:lang w:val="en-GB"/>
        </w:rPr>
        <w:t>to</w:t>
      </w:r>
      <w:r w:rsidRPr="00236539">
        <w:rPr>
          <w:lang w:val="en-GB"/>
        </w:rPr>
        <w:t xml:space="preserve"> ensure that </w:t>
      </w:r>
      <w:r>
        <w:rPr>
          <w:lang w:val="en-GB"/>
        </w:rPr>
        <w:t>S-1</w:t>
      </w:r>
      <w:r w:rsidR="00F4326B">
        <w:rPr>
          <w:lang w:val="en-GB"/>
        </w:rPr>
        <w:t>02</w:t>
      </w:r>
      <w:r>
        <w:rPr>
          <w:lang w:val="en-GB"/>
        </w:rPr>
        <w:t xml:space="preserve"> </w:t>
      </w:r>
      <w:r w:rsidRPr="00236539">
        <w:rPr>
          <w:lang w:val="en-GB"/>
        </w:rPr>
        <w:t xml:space="preserve">data are compliant with the </w:t>
      </w:r>
      <w:r w:rsidR="00757F2D">
        <w:rPr>
          <w:lang w:val="en-GB"/>
        </w:rPr>
        <w:t>S-</w:t>
      </w:r>
      <w:r w:rsidR="00F4326B">
        <w:rPr>
          <w:lang w:val="en-GB"/>
        </w:rPr>
        <w:t>102</w:t>
      </w:r>
      <w:r w:rsidRPr="00236539">
        <w:rPr>
          <w:lang w:val="en-GB"/>
        </w:rPr>
        <w:t xml:space="preserve"> Product Specification. The</w:t>
      </w:r>
      <w:r>
        <w:rPr>
          <w:lang w:val="en-GB"/>
        </w:rPr>
        <w:t xml:space="preserve"> initial</w:t>
      </w:r>
      <w:r w:rsidRPr="00236539">
        <w:rPr>
          <w:lang w:val="en-GB"/>
        </w:rPr>
        <w:t xml:space="preserve"> </w:t>
      </w:r>
      <w:r>
        <w:rPr>
          <w:lang w:val="en-GB"/>
        </w:rPr>
        <w:t>list of checks</w:t>
      </w:r>
      <w:r w:rsidR="00754555">
        <w:rPr>
          <w:lang w:val="en-GB"/>
        </w:rPr>
        <w:t xml:space="preserve"> for S-</w:t>
      </w:r>
      <w:r w:rsidR="00F4326B">
        <w:rPr>
          <w:lang w:val="en-GB"/>
        </w:rPr>
        <w:t>102</w:t>
      </w:r>
      <w:r w:rsidRPr="00236539">
        <w:rPr>
          <w:lang w:val="en-GB"/>
        </w:rPr>
        <w:t xml:space="preserve"> </w:t>
      </w:r>
      <w:r>
        <w:rPr>
          <w:lang w:val="en-GB"/>
        </w:rPr>
        <w:t>w</w:t>
      </w:r>
      <w:r w:rsidRPr="00236539">
        <w:rPr>
          <w:lang w:val="en-GB"/>
        </w:rPr>
        <w:t>as compiled</w:t>
      </w:r>
      <w:r>
        <w:rPr>
          <w:lang w:val="en-GB"/>
        </w:rPr>
        <w:t xml:space="preserve"> by the </w:t>
      </w:r>
      <w:r w:rsidR="001C137B" w:rsidRPr="001C137B">
        <w:rPr>
          <w:lang w:val="en-GB"/>
        </w:rPr>
        <w:t xml:space="preserve">IHO </w:t>
      </w:r>
      <w:r w:rsidR="0010055A">
        <w:rPr>
          <w:lang w:val="en-GB"/>
        </w:rPr>
        <w:t>S-102 Project Team of the IHO S-100 Working Group</w:t>
      </w:r>
      <w:r w:rsidR="00754555">
        <w:rPr>
          <w:lang w:val="en-GB"/>
        </w:rPr>
        <w:t>.</w:t>
      </w:r>
    </w:p>
    <w:p w14:paraId="4427A2A4" w14:textId="41216480" w:rsidR="00BA4C13" w:rsidRDefault="00754555" w:rsidP="00CF30EA">
      <w:pPr>
        <w:spacing w:after="120" w:line="240" w:lineRule="auto"/>
        <w:rPr>
          <w:lang w:val="en-GB"/>
        </w:rPr>
      </w:pPr>
      <w:r>
        <w:rPr>
          <w:lang w:val="en-GB"/>
        </w:rPr>
        <w:t xml:space="preserve">The checks listed in this document </w:t>
      </w:r>
      <w:r w:rsidR="009C7608">
        <w:rPr>
          <w:lang w:val="en-GB"/>
        </w:rPr>
        <w:t>are product-specific. They supplement but do not replace the generic S-100 validation checks applicable to all S-100 products which are defined in a separate IHO publication (S-158:100 – Universal Hydrographic Model Validation Checks).</w:t>
      </w:r>
    </w:p>
    <w:p w14:paraId="2AE66429" w14:textId="24C98FFD" w:rsidR="00F9107D" w:rsidRPr="00CF30EA" w:rsidRDefault="00F9107D" w:rsidP="0098512D">
      <w:pPr>
        <w:pStyle w:val="berschrift2"/>
        <w:tabs>
          <w:tab w:val="clear" w:pos="540"/>
          <w:tab w:val="clear" w:pos="700"/>
          <w:tab w:val="left" w:pos="709"/>
        </w:tabs>
        <w:spacing w:before="120" w:after="200" w:line="240" w:lineRule="auto"/>
        <w:ind w:left="709" w:hanging="709"/>
        <w:rPr>
          <w:lang w:val="en-GB"/>
        </w:rPr>
      </w:pPr>
      <w:bookmarkStart w:id="228" w:name="_Toc126186777"/>
      <w:bookmarkStart w:id="229" w:name="_Toc126241790"/>
      <w:bookmarkStart w:id="230" w:name="_Toc127967165"/>
      <w:bookmarkStart w:id="231" w:name="_Toc127967680"/>
      <w:bookmarkStart w:id="232" w:name="_Toc126186778"/>
      <w:bookmarkStart w:id="233" w:name="_Toc126241791"/>
      <w:bookmarkStart w:id="234" w:name="_Toc127967166"/>
      <w:bookmarkStart w:id="235" w:name="_Toc127967681"/>
      <w:bookmarkStart w:id="236" w:name="_Toc216573062"/>
      <w:bookmarkStart w:id="237" w:name="_Ref240552174"/>
      <w:bookmarkStart w:id="238" w:name="_Toc240557267"/>
      <w:bookmarkEnd w:id="228"/>
      <w:bookmarkEnd w:id="229"/>
      <w:bookmarkEnd w:id="230"/>
      <w:bookmarkEnd w:id="231"/>
      <w:bookmarkEnd w:id="232"/>
      <w:bookmarkEnd w:id="233"/>
      <w:bookmarkEnd w:id="234"/>
      <w:bookmarkEnd w:id="235"/>
      <w:r w:rsidRPr="2D8F900D">
        <w:rPr>
          <w:lang w:val="en-GB"/>
        </w:rPr>
        <w:t>Scope</w:t>
      </w:r>
      <w:bookmarkEnd w:id="236"/>
      <w:bookmarkEnd w:id="237"/>
      <w:bookmarkEnd w:id="238"/>
    </w:p>
    <w:p w14:paraId="773E34E4" w14:textId="089CD461" w:rsidR="009C7608" w:rsidRDefault="00CD7912" w:rsidP="0098512D">
      <w:pPr>
        <w:spacing w:after="120" w:line="240" w:lineRule="auto"/>
        <w:rPr>
          <w:lang w:val="en-GB"/>
        </w:rPr>
      </w:pPr>
      <w:r w:rsidRPr="004A1094">
        <w:rPr>
          <w:lang w:val="en-GB"/>
        </w:rPr>
        <w:t>This document</w:t>
      </w:r>
      <w:r w:rsidR="009756F1" w:rsidRPr="004A1094">
        <w:rPr>
          <w:lang w:val="en-GB"/>
        </w:rPr>
        <w:t>, designated as “S-158</w:t>
      </w:r>
      <w:r w:rsidR="007206C1" w:rsidRPr="004A1094">
        <w:rPr>
          <w:lang w:val="en-GB"/>
        </w:rPr>
        <w:t>:</w:t>
      </w:r>
      <w:r w:rsidR="00F4326B">
        <w:rPr>
          <w:lang w:val="en-GB"/>
        </w:rPr>
        <w:t>102</w:t>
      </w:r>
      <w:r w:rsidR="009756F1" w:rsidRPr="004A1094">
        <w:rPr>
          <w:lang w:val="en-GB"/>
        </w:rPr>
        <w:t>” by the IHO,</w:t>
      </w:r>
      <w:r w:rsidRPr="004A1094">
        <w:rPr>
          <w:lang w:val="en-GB"/>
        </w:rPr>
        <w:t xml:space="preserve"> </w:t>
      </w:r>
      <w:r w:rsidR="007206C1" w:rsidRPr="004A1094">
        <w:rPr>
          <w:lang w:val="en-GB"/>
        </w:rPr>
        <w:t>specifies</w:t>
      </w:r>
      <w:r w:rsidRPr="004A1094">
        <w:rPr>
          <w:lang w:val="en-GB"/>
        </w:rPr>
        <w:t xml:space="preserve"> validation checks for </w:t>
      </w:r>
      <w:r w:rsidR="00236539" w:rsidRPr="004A1094">
        <w:rPr>
          <w:lang w:val="en-GB"/>
        </w:rPr>
        <w:t xml:space="preserve">data products conforming to </w:t>
      </w:r>
      <w:r w:rsidR="00754555" w:rsidRPr="004A1094">
        <w:rPr>
          <w:lang w:val="en-GB"/>
        </w:rPr>
        <w:t>Edition</w:t>
      </w:r>
      <w:r w:rsidR="004A1094">
        <w:rPr>
          <w:lang w:val="en-GB"/>
        </w:rPr>
        <w:t>(s)</w:t>
      </w:r>
      <w:r w:rsidR="00754555" w:rsidRPr="004A1094">
        <w:rPr>
          <w:lang w:val="en-GB"/>
        </w:rPr>
        <w:t xml:space="preserve"> </w:t>
      </w:r>
      <w:r w:rsidR="00F4326B">
        <w:rPr>
          <w:lang w:val="en-GB"/>
        </w:rPr>
        <w:t>3</w:t>
      </w:r>
      <w:r w:rsidR="00D9553C" w:rsidRPr="004A1094">
        <w:rPr>
          <w:lang w:val="en-GB"/>
        </w:rPr>
        <w:t>.0</w:t>
      </w:r>
      <w:r w:rsidR="00754555" w:rsidRPr="004A1094">
        <w:rPr>
          <w:lang w:val="en-GB"/>
        </w:rPr>
        <w:t>.</w:t>
      </w:r>
      <w:r w:rsidR="004A1094" w:rsidRPr="004A1094">
        <w:rPr>
          <w:lang w:val="en-GB"/>
        </w:rPr>
        <w:t>x</w:t>
      </w:r>
      <w:r w:rsidR="00754555" w:rsidRPr="004A1094">
        <w:rPr>
          <w:lang w:val="en-GB"/>
        </w:rPr>
        <w:t xml:space="preserve"> of </w:t>
      </w:r>
      <w:r w:rsidR="007206C1" w:rsidRPr="004A1094">
        <w:rPr>
          <w:lang w:val="en-GB"/>
        </w:rPr>
        <w:t xml:space="preserve">the </w:t>
      </w:r>
      <w:r w:rsidR="00757F2D">
        <w:rPr>
          <w:lang w:val="en-GB"/>
        </w:rPr>
        <w:t>S-</w:t>
      </w:r>
      <w:r w:rsidR="00F4326B">
        <w:rPr>
          <w:lang w:val="en-GB"/>
        </w:rPr>
        <w:t>102</w:t>
      </w:r>
      <w:r w:rsidR="007206C1" w:rsidRPr="004A1094">
        <w:rPr>
          <w:lang w:val="en-GB"/>
        </w:rPr>
        <w:t xml:space="preserve"> (</w:t>
      </w:r>
      <w:r w:rsidR="00F4326B">
        <w:rPr>
          <w:lang w:val="en-GB"/>
        </w:rPr>
        <w:t>Bathymetric Surface</w:t>
      </w:r>
      <w:r w:rsidR="007206C1" w:rsidRPr="004A1094">
        <w:rPr>
          <w:lang w:val="en-GB"/>
        </w:rPr>
        <w:t xml:space="preserve">) </w:t>
      </w:r>
      <w:r w:rsidR="00236539" w:rsidRPr="004A1094">
        <w:rPr>
          <w:lang w:val="en-GB"/>
        </w:rPr>
        <w:t>Product Specification</w:t>
      </w:r>
      <w:r w:rsidR="003972F0" w:rsidRPr="004A1094">
        <w:rPr>
          <w:lang w:val="en-GB"/>
        </w:rPr>
        <w:t>.</w:t>
      </w:r>
    </w:p>
    <w:p w14:paraId="1C2AE0B6" w14:textId="38A0E6E0" w:rsidR="00944041" w:rsidRDefault="00944041" w:rsidP="0098512D">
      <w:pPr>
        <w:spacing w:after="120" w:line="240" w:lineRule="auto"/>
        <w:rPr>
          <w:lang w:val="en-GB"/>
        </w:rPr>
      </w:pPr>
      <w:r>
        <w:rPr>
          <w:lang w:val="en-GB"/>
        </w:rPr>
        <w:t xml:space="preserve">This document specifies product-specific validation checks for both </w:t>
      </w:r>
      <w:r w:rsidR="00757F2D">
        <w:rPr>
          <w:lang w:val="en-GB"/>
        </w:rPr>
        <w:t>S-</w:t>
      </w:r>
      <w:r w:rsidR="00F4326B">
        <w:rPr>
          <w:lang w:val="en-GB"/>
        </w:rPr>
        <w:t>102</w:t>
      </w:r>
      <w:r>
        <w:rPr>
          <w:lang w:val="en-GB"/>
        </w:rPr>
        <w:t xml:space="preserve"> datasets and exchange sets containing </w:t>
      </w:r>
      <w:r w:rsidR="00757F2D">
        <w:rPr>
          <w:lang w:val="en-GB"/>
        </w:rPr>
        <w:t>S-</w:t>
      </w:r>
      <w:r w:rsidR="00F4326B">
        <w:rPr>
          <w:lang w:val="en-GB"/>
        </w:rPr>
        <w:t>102</w:t>
      </w:r>
      <w:r>
        <w:rPr>
          <w:lang w:val="en-GB"/>
        </w:rPr>
        <w:t xml:space="preserve"> datasets.</w:t>
      </w:r>
    </w:p>
    <w:p w14:paraId="630B1472" w14:textId="24A015AA" w:rsidR="009C7608" w:rsidRDefault="009C7608" w:rsidP="0098512D">
      <w:pPr>
        <w:spacing w:after="120" w:line="240" w:lineRule="auto"/>
        <w:rPr>
          <w:lang w:val="en-GB"/>
        </w:rPr>
      </w:pPr>
      <w:r>
        <w:rPr>
          <w:lang w:val="en-GB"/>
        </w:rPr>
        <w:t xml:space="preserve">The checks specified in this document supplement the checks described in Edition </w:t>
      </w:r>
      <w:del w:id="239" w:author="Daniel Rohde" w:date="2026-09-17T15:40:00Z">
        <w:r w:rsidR="004A1AC3" w:rsidDel="004A1AC3">
          <w:rPr>
            <w:lang w:val="en-GB"/>
          </w:rPr>
          <w:delText>1</w:delText>
        </w:r>
      </w:del>
      <w:ins w:id="240" w:author="Daniel Rohde" w:date="2026-09-17T15:40:00Z">
        <w:r w:rsidR="004A1AC3">
          <w:rPr>
            <w:lang w:val="en-GB"/>
          </w:rPr>
          <w:t>2</w:t>
        </w:r>
      </w:ins>
      <w:r>
        <w:rPr>
          <w:lang w:val="en-GB"/>
        </w:rPr>
        <w:t xml:space="preserve">.0.0 of </w:t>
      </w:r>
      <w:r w:rsidRPr="009C7608">
        <w:rPr>
          <w:lang w:val="en-GB"/>
        </w:rPr>
        <w:t>S-158:100 (Universal Hydrographic Data Model Validation Checks).</w:t>
      </w:r>
      <w:r>
        <w:rPr>
          <w:lang w:val="en-GB"/>
        </w:rPr>
        <w:t xml:space="preserve"> Both </w:t>
      </w:r>
      <w:r w:rsidR="00944041">
        <w:rPr>
          <w:lang w:val="en-GB"/>
        </w:rPr>
        <w:t>sets of validation</w:t>
      </w:r>
      <w:r>
        <w:rPr>
          <w:lang w:val="en-GB"/>
        </w:rPr>
        <w:t xml:space="preserve"> checks</w:t>
      </w:r>
      <w:r w:rsidR="00944041">
        <w:rPr>
          <w:lang w:val="en-GB"/>
        </w:rPr>
        <w:t>, those</w:t>
      </w:r>
      <w:r>
        <w:rPr>
          <w:lang w:val="en-GB"/>
        </w:rPr>
        <w:t xml:space="preserve"> described in S-158:100 </w:t>
      </w:r>
      <w:r w:rsidR="00944041">
        <w:rPr>
          <w:lang w:val="en-GB"/>
        </w:rPr>
        <w:t>as well as</w:t>
      </w:r>
      <w:r>
        <w:rPr>
          <w:lang w:val="en-GB"/>
        </w:rPr>
        <w:t xml:space="preserve"> those defined in S-158:</w:t>
      </w:r>
      <w:r w:rsidR="00F4326B">
        <w:rPr>
          <w:lang w:val="en-GB"/>
        </w:rPr>
        <w:t>102</w:t>
      </w:r>
      <w:r w:rsidR="00944041">
        <w:rPr>
          <w:lang w:val="en-GB"/>
        </w:rPr>
        <w:t>,</w:t>
      </w:r>
      <w:r>
        <w:rPr>
          <w:lang w:val="en-GB"/>
        </w:rPr>
        <w:t xml:space="preserve"> must be applied to test the validity of </w:t>
      </w:r>
      <w:r w:rsidR="00757F2D">
        <w:rPr>
          <w:lang w:val="en-GB"/>
        </w:rPr>
        <w:t>S-</w:t>
      </w:r>
      <w:r w:rsidR="00F4326B">
        <w:rPr>
          <w:lang w:val="en-GB"/>
        </w:rPr>
        <w:t>102</w:t>
      </w:r>
      <w:r>
        <w:rPr>
          <w:lang w:val="en-GB"/>
        </w:rPr>
        <w:t xml:space="preserve"> datasets and exchange sets.</w:t>
      </w:r>
      <w:r w:rsidR="00944041">
        <w:rPr>
          <w:lang w:val="en-GB"/>
        </w:rPr>
        <w:t xml:space="preserve"> For datasets and exchange sets intended for use on ECDIS, additional cross-product checks, defined in S-158:98, must also be applied.</w:t>
      </w:r>
    </w:p>
    <w:p w14:paraId="5CCD252A" w14:textId="295F88AD" w:rsidR="007C6D08" w:rsidRDefault="007C6D08" w:rsidP="0098512D">
      <w:pPr>
        <w:spacing w:after="120" w:line="240" w:lineRule="auto"/>
        <w:rPr>
          <w:lang w:val="en-GB"/>
        </w:rPr>
      </w:pPr>
      <w:r w:rsidRPr="007C6D08">
        <w:rPr>
          <w:lang w:val="en-GB"/>
        </w:rPr>
        <w:t xml:space="preserve">The checks </w:t>
      </w:r>
      <w:r>
        <w:rPr>
          <w:lang w:val="en-GB"/>
        </w:rPr>
        <w:t xml:space="preserve">described </w:t>
      </w:r>
      <w:r w:rsidRPr="007C6D08">
        <w:rPr>
          <w:lang w:val="en-GB"/>
        </w:rPr>
        <w:t>are intended for production systems designed to produce S-</w:t>
      </w:r>
      <w:r w:rsidR="00F4326B">
        <w:rPr>
          <w:lang w:val="en-GB"/>
        </w:rPr>
        <w:t>102</w:t>
      </w:r>
      <w:r w:rsidRPr="007C6D08">
        <w:rPr>
          <w:lang w:val="en-GB"/>
        </w:rPr>
        <w:t xml:space="preserve"> datasets. The checks can be administered at any time during the production phase.</w:t>
      </w:r>
    </w:p>
    <w:p w14:paraId="6983D981" w14:textId="77777777" w:rsidR="007206C1" w:rsidRDefault="007206C1" w:rsidP="007206C1">
      <w:pPr>
        <w:pStyle w:val="berschrift2"/>
        <w:rPr>
          <w:lang w:val="en-GB"/>
        </w:rPr>
      </w:pPr>
      <w:bookmarkStart w:id="241" w:name="_Toc557930630"/>
      <w:bookmarkStart w:id="242" w:name="_Ref240552179"/>
      <w:bookmarkStart w:id="243" w:name="_Ref240555761"/>
      <w:bookmarkStart w:id="244" w:name="_Toc240557268"/>
      <w:r w:rsidRPr="2D8F900D">
        <w:rPr>
          <w:lang w:val="en-GB"/>
        </w:rPr>
        <w:t>Conformance</w:t>
      </w:r>
      <w:bookmarkEnd w:id="241"/>
      <w:bookmarkEnd w:id="242"/>
      <w:bookmarkEnd w:id="243"/>
      <w:bookmarkEnd w:id="244"/>
    </w:p>
    <w:p w14:paraId="55B43FA2" w14:textId="26EBA881" w:rsidR="0098512D" w:rsidRDefault="007206C1" w:rsidP="0098512D">
      <w:pPr>
        <w:spacing w:after="120" w:line="240" w:lineRule="auto"/>
        <w:rPr>
          <w:ins w:id="245" w:author="Daniel Rohde" w:date="2026-09-17T16:40:00Z"/>
          <w:lang w:val="en-GB"/>
        </w:rPr>
      </w:pPr>
      <w:r>
        <w:rPr>
          <w:lang w:val="en-GB"/>
        </w:rPr>
        <w:t>This</w:t>
      </w:r>
      <w:r w:rsidR="003972F0">
        <w:rPr>
          <w:lang w:val="en-GB"/>
        </w:rPr>
        <w:t xml:space="preserve"> specification </w:t>
      </w:r>
      <w:r>
        <w:rPr>
          <w:lang w:val="en-GB"/>
        </w:rPr>
        <w:t xml:space="preserve">conforms to Edition </w:t>
      </w:r>
      <w:del w:id="246" w:author="Daniel Rohde" w:date="2026-09-17T15:42:00Z">
        <w:r w:rsidDel="004A1AC3">
          <w:rPr>
            <w:lang w:val="en-GB"/>
          </w:rPr>
          <w:delText>1</w:delText>
        </w:r>
      </w:del>
      <w:ins w:id="247" w:author="Daniel Rohde" w:date="2026-09-17T15:42:00Z">
        <w:r w:rsidR="004A1AC3">
          <w:rPr>
            <w:lang w:val="en-GB"/>
          </w:rPr>
          <w:t>2</w:t>
        </w:r>
      </w:ins>
      <w:r>
        <w:rPr>
          <w:lang w:val="en-GB"/>
        </w:rPr>
        <w:t>.0.0 of</w:t>
      </w:r>
      <w:r w:rsidR="003972F0">
        <w:rPr>
          <w:lang w:val="en-GB"/>
        </w:rPr>
        <w:t xml:space="preserve"> </w:t>
      </w:r>
      <w:r>
        <w:rPr>
          <w:lang w:val="en-GB"/>
        </w:rPr>
        <w:t>IHO spec</w:t>
      </w:r>
      <w:r w:rsidR="00B95E73">
        <w:rPr>
          <w:lang w:val="en-GB"/>
        </w:rPr>
        <w:t>i</w:t>
      </w:r>
      <w:r>
        <w:rPr>
          <w:lang w:val="en-GB"/>
        </w:rPr>
        <w:t>fication</w:t>
      </w:r>
      <w:r w:rsidR="003972F0">
        <w:rPr>
          <w:lang w:val="en-GB"/>
        </w:rPr>
        <w:t xml:space="preserve"> S-158 </w:t>
      </w:r>
      <w:r>
        <w:rPr>
          <w:lang w:val="en-GB"/>
        </w:rPr>
        <w:t>(Validation Checks – Introduction and Structure)</w:t>
      </w:r>
      <w:r w:rsidR="003972F0">
        <w:rPr>
          <w:lang w:val="en-GB"/>
        </w:rPr>
        <w:t>.</w:t>
      </w:r>
    </w:p>
    <w:p w14:paraId="32AB5C5C" w14:textId="1A739AA4" w:rsidR="0002294F" w:rsidRDefault="0002294F" w:rsidP="0098512D">
      <w:pPr>
        <w:spacing w:after="120" w:line="240" w:lineRule="auto"/>
        <w:rPr>
          <w:lang w:val="en-GB"/>
        </w:rPr>
      </w:pPr>
      <w:ins w:id="248" w:author="Daniel Rohde" w:date="2026-09-17T16:40:00Z">
        <w:r>
          <w:rPr>
            <w:lang w:val="en-GB"/>
          </w:rPr>
          <w:t xml:space="preserve">Edition </w:t>
        </w:r>
      </w:ins>
      <w:ins w:id="249" w:author="Daniel Rohde" w:date="2026-09-17T16:41:00Z">
        <w:r>
          <w:rPr>
            <w:lang w:val="en-GB"/>
          </w:rPr>
          <w:t>2</w:t>
        </w:r>
      </w:ins>
      <w:ins w:id="250" w:author="Daniel Rohde" w:date="2026-09-17T16:40:00Z">
        <w:r>
          <w:rPr>
            <w:lang w:val="en-GB"/>
          </w:rPr>
          <w:t>.</w:t>
        </w:r>
      </w:ins>
      <w:ins w:id="251" w:author="Daniel Rohde" w:date="2026-09-17T16:41:00Z">
        <w:r>
          <w:rPr>
            <w:lang w:val="en-GB"/>
          </w:rPr>
          <w:t>0</w:t>
        </w:r>
      </w:ins>
      <w:ins w:id="252" w:author="Daniel Rohde" w:date="2026-09-17T16:40:00Z">
        <w:r>
          <w:rPr>
            <w:lang w:val="en-GB"/>
          </w:rPr>
          <w:t>.</w:t>
        </w:r>
      </w:ins>
      <w:ins w:id="253" w:author="Daniel Rohde" w:date="2026-09-17T16:41:00Z">
        <w:r>
          <w:rPr>
            <w:lang w:val="en-GB"/>
          </w:rPr>
          <w:t>0</w:t>
        </w:r>
      </w:ins>
      <w:ins w:id="254" w:author="Daniel Rohde" w:date="2026-09-17T16:40:00Z">
        <w:r>
          <w:rPr>
            <w:lang w:val="en-GB"/>
          </w:rPr>
          <w:t xml:space="preserve"> is an Operational version in accordance with IHO TR 2/2007 (as amended).</w:t>
        </w:r>
      </w:ins>
    </w:p>
    <w:p w14:paraId="2FD02235" w14:textId="30A9DA0C" w:rsidR="00944041" w:rsidRDefault="00944041" w:rsidP="0098512D">
      <w:pPr>
        <w:spacing w:after="120" w:line="240" w:lineRule="auto"/>
        <w:rPr>
          <w:lang w:val="en-GB"/>
        </w:rPr>
      </w:pPr>
      <w:r>
        <w:rPr>
          <w:lang w:val="en-GB"/>
        </w:rPr>
        <w:t>The validation checks described herein conform to Edition</w:t>
      </w:r>
      <w:r w:rsidR="004A1094">
        <w:rPr>
          <w:lang w:val="en-GB"/>
        </w:rPr>
        <w:t>(s)</w:t>
      </w:r>
      <w:r>
        <w:rPr>
          <w:lang w:val="en-GB"/>
        </w:rPr>
        <w:t xml:space="preserve"> </w:t>
      </w:r>
      <w:r w:rsidR="00717755">
        <w:rPr>
          <w:lang w:val="en-GB"/>
        </w:rPr>
        <w:t>3</w:t>
      </w:r>
      <w:r w:rsidRPr="004A1094">
        <w:rPr>
          <w:lang w:val="en-GB"/>
        </w:rPr>
        <w:t>.0.</w:t>
      </w:r>
      <w:r w:rsidR="004A1094" w:rsidRPr="004A1094">
        <w:rPr>
          <w:lang w:val="en-GB"/>
        </w:rPr>
        <w:t>x</w:t>
      </w:r>
      <w:r>
        <w:rPr>
          <w:lang w:val="en-GB"/>
        </w:rPr>
        <w:t xml:space="preserve"> of IHO Product Specification </w:t>
      </w:r>
      <w:r w:rsidR="00757F2D">
        <w:rPr>
          <w:lang w:val="en-GB"/>
        </w:rPr>
        <w:t>S-</w:t>
      </w:r>
      <w:r w:rsidR="00F4326B">
        <w:rPr>
          <w:lang w:val="en-GB"/>
        </w:rPr>
        <w:t>102</w:t>
      </w:r>
      <w:r>
        <w:rPr>
          <w:lang w:val="en-GB"/>
        </w:rPr>
        <w:t xml:space="preserve"> (</w:t>
      </w:r>
      <w:r w:rsidR="00D80E53">
        <w:rPr>
          <w:lang w:val="en-GB"/>
        </w:rPr>
        <w:t>Bathymetric Surface</w:t>
      </w:r>
      <w:r>
        <w:rPr>
          <w:lang w:val="en-GB"/>
        </w:rPr>
        <w:t>).</w:t>
      </w:r>
    </w:p>
    <w:p w14:paraId="40B110A4" w14:textId="77777777" w:rsidR="00865B27" w:rsidRPr="00CF30EA" w:rsidRDefault="00865B27" w:rsidP="0098512D">
      <w:pPr>
        <w:spacing w:after="120" w:line="240" w:lineRule="auto"/>
        <w:rPr>
          <w:lang w:val="en-GB"/>
        </w:rPr>
      </w:pPr>
    </w:p>
    <w:p w14:paraId="1B692EC7" w14:textId="4A5B49EA" w:rsidR="00E57893" w:rsidRPr="00CF30EA" w:rsidRDefault="00E57893" w:rsidP="0098512D">
      <w:pPr>
        <w:pStyle w:val="berschrift2"/>
        <w:tabs>
          <w:tab w:val="clear" w:pos="540"/>
          <w:tab w:val="clear" w:pos="700"/>
          <w:tab w:val="left" w:pos="709"/>
        </w:tabs>
        <w:spacing w:before="120" w:after="200" w:line="240" w:lineRule="auto"/>
        <w:ind w:left="709" w:hanging="709"/>
        <w:rPr>
          <w:lang w:val="en-GB"/>
        </w:rPr>
      </w:pPr>
      <w:bookmarkStart w:id="255" w:name="_Toc1224489443"/>
      <w:bookmarkStart w:id="256" w:name="_Toc412810740"/>
      <w:bookmarkStart w:id="257" w:name="_Ref240552279"/>
      <w:bookmarkStart w:id="258" w:name="_Ref240552317"/>
      <w:bookmarkStart w:id="259" w:name="_Toc240557269"/>
      <w:r w:rsidRPr="2D8F900D">
        <w:rPr>
          <w:lang w:val="en-GB"/>
        </w:rPr>
        <w:t>References</w:t>
      </w:r>
      <w:bookmarkEnd w:id="255"/>
      <w:bookmarkEnd w:id="257"/>
      <w:bookmarkEnd w:id="258"/>
      <w:bookmarkEnd w:id="259"/>
    </w:p>
    <w:p w14:paraId="40D02C9D" w14:textId="7DD21977" w:rsidR="00E57893" w:rsidRPr="00CF30EA" w:rsidRDefault="00E57893" w:rsidP="2D8F900D">
      <w:pPr>
        <w:pStyle w:val="berschrift3"/>
      </w:pPr>
      <w:bookmarkStart w:id="260" w:name="_Toc1057013311"/>
      <w:bookmarkStart w:id="261" w:name="_Toc240557270"/>
      <w:bookmarkEnd w:id="256"/>
      <w:r>
        <w:t>Normative</w:t>
      </w:r>
      <w:r w:rsidR="000A1EEF">
        <w:t xml:space="preserve"> references</w:t>
      </w:r>
      <w:bookmarkEnd w:id="260"/>
      <w:bookmarkEnd w:id="261"/>
    </w:p>
    <w:p w14:paraId="0514B3F0" w14:textId="68EB1221" w:rsidR="00B43E47" w:rsidRDefault="00B43E47" w:rsidP="00180511">
      <w:pPr>
        <w:autoSpaceDE w:val="0"/>
        <w:autoSpaceDN w:val="0"/>
        <w:adjustRightInd w:val="0"/>
        <w:spacing w:after="120" w:line="240" w:lineRule="auto"/>
        <w:ind w:left="1843" w:hanging="1843"/>
        <w:rPr>
          <w:lang w:val="en-GB"/>
        </w:rPr>
      </w:pPr>
      <w:r w:rsidRPr="2F40840B">
        <w:rPr>
          <w:lang w:val="en-GB"/>
        </w:rPr>
        <w:t>S-98</w:t>
      </w:r>
      <w:r>
        <w:tab/>
      </w:r>
      <w:r w:rsidRPr="2F40840B">
        <w:rPr>
          <w:i/>
          <w:iCs/>
          <w:lang w:val="en-GB"/>
        </w:rPr>
        <w:t>Data Product Interoperability in S-100 Navigation Systems, IHO Publication S-98, Edition 2.0.0</w:t>
      </w:r>
      <w:r w:rsidR="00C451B3" w:rsidRPr="2F40840B">
        <w:rPr>
          <w:i/>
          <w:iCs/>
          <w:lang w:val="en-GB"/>
        </w:rPr>
        <w:t xml:space="preserve">, </w:t>
      </w:r>
      <w:ins w:id="262" w:author="Daniel Rohde" w:date="2026-09-17T15:48:00Z">
        <w:r w:rsidR="00AA334C" w:rsidRPr="00AA334C">
          <w:rPr>
            <w:i/>
            <w:iCs/>
            <w:lang w:val="en-GB"/>
          </w:rPr>
          <w:t>October</w:t>
        </w:r>
      </w:ins>
      <w:del w:id="263" w:author="Daniel Rohde" w:date="2026-09-17T15:48:00Z">
        <w:r w:rsidR="00C451B3" w:rsidRPr="2F40840B" w:rsidDel="00AA334C">
          <w:rPr>
            <w:i/>
            <w:iCs/>
            <w:lang w:val="en-GB"/>
          </w:rPr>
          <w:delText>???</w:delText>
        </w:r>
      </w:del>
      <w:r w:rsidR="00C451B3" w:rsidRPr="2F40840B">
        <w:rPr>
          <w:i/>
          <w:iCs/>
          <w:lang w:val="en-GB"/>
        </w:rPr>
        <w:t xml:space="preserve"> 202</w:t>
      </w:r>
      <w:del w:id="264" w:author="Daniel Rohde" w:date="2026-09-17T15:48:00Z">
        <w:r w:rsidR="00C451B3" w:rsidRPr="2F40840B" w:rsidDel="00AA334C">
          <w:rPr>
            <w:i/>
            <w:iCs/>
            <w:lang w:val="en-GB"/>
          </w:rPr>
          <w:delText>4</w:delText>
        </w:r>
      </w:del>
      <w:ins w:id="265" w:author="Daniel Rohde" w:date="2026-09-17T15:48:00Z">
        <w:r w:rsidR="00AA334C">
          <w:rPr>
            <w:i/>
            <w:iCs/>
            <w:lang w:val="en-GB"/>
          </w:rPr>
          <w:t>5</w:t>
        </w:r>
      </w:ins>
      <w:del w:id="266" w:author="Daniel Rohde" w:date="2026-09-17T15:48:00Z">
        <w:r w:rsidRPr="2F40840B" w:rsidDel="00AA334C">
          <w:rPr>
            <w:lang w:val="en-GB"/>
          </w:rPr>
          <w:delText>. In Preparation.</w:delText>
        </w:r>
      </w:del>
    </w:p>
    <w:p w14:paraId="659111CE" w14:textId="36416035" w:rsidR="00354ED8" w:rsidRDefault="00A2052E" w:rsidP="00180511">
      <w:pPr>
        <w:autoSpaceDE w:val="0"/>
        <w:autoSpaceDN w:val="0"/>
        <w:adjustRightInd w:val="0"/>
        <w:spacing w:after="120" w:line="240" w:lineRule="auto"/>
        <w:ind w:left="1843" w:hanging="1843"/>
        <w:rPr>
          <w:lang w:val="en-GB"/>
        </w:rPr>
      </w:pPr>
      <w:r w:rsidRPr="5F0F9801">
        <w:rPr>
          <w:lang w:val="en-GB"/>
        </w:rPr>
        <w:t>S-100</w:t>
      </w:r>
      <w:r>
        <w:tab/>
      </w:r>
      <w:r w:rsidRPr="5F0F9801">
        <w:rPr>
          <w:i/>
          <w:iCs/>
          <w:lang w:val="en-GB"/>
        </w:rPr>
        <w:t>IHO Universal Hydrographic Data Model</w:t>
      </w:r>
      <w:r w:rsidRPr="5F0F9801">
        <w:rPr>
          <w:lang w:val="en-GB"/>
        </w:rPr>
        <w:t>, Edition 5.</w:t>
      </w:r>
      <w:r w:rsidR="008939EF" w:rsidRPr="5F0F9801">
        <w:rPr>
          <w:lang w:val="en-GB"/>
        </w:rPr>
        <w:t>2</w:t>
      </w:r>
      <w:r w:rsidRPr="5F0F9801">
        <w:rPr>
          <w:lang w:val="en-GB"/>
        </w:rPr>
        <w:t xml:space="preserve">.0, </w:t>
      </w:r>
      <w:r w:rsidR="008939EF" w:rsidRPr="5F0F9801">
        <w:rPr>
          <w:lang w:val="en-GB"/>
        </w:rPr>
        <w:t>June 2024</w:t>
      </w:r>
    </w:p>
    <w:p w14:paraId="61F105EB" w14:textId="500FB370" w:rsidR="00B43E47" w:rsidRPr="00B43E47" w:rsidRDefault="00B43E47" w:rsidP="00B43E47">
      <w:pPr>
        <w:autoSpaceDE w:val="0"/>
        <w:autoSpaceDN w:val="0"/>
        <w:adjustRightInd w:val="0"/>
        <w:spacing w:after="120" w:line="240" w:lineRule="auto"/>
        <w:ind w:left="1843" w:hanging="1843"/>
        <w:rPr>
          <w:lang w:val="en-GB"/>
        </w:rPr>
      </w:pPr>
      <w:r w:rsidRPr="5F0F9801">
        <w:rPr>
          <w:lang w:val="en-GB"/>
        </w:rPr>
        <w:t>S-</w:t>
      </w:r>
      <w:r w:rsidR="00215A58" w:rsidRPr="5F0F9801">
        <w:rPr>
          <w:lang w:val="en-GB"/>
        </w:rPr>
        <w:t>1</w:t>
      </w:r>
      <w:r w:rsidR="0010055A" w:rsidRPr="5F0F9801">
        <w:rPr>
          <w:lang w:val="en-GB"/>
        </w:rPr>
        <w:t>02</w:t>
      </w:r>
      <w:r>
        <w:tab/>
      </w:r>
      <w:r w:rsidR="0010055A" w:rsidRPr="5F0F9801">
        <w:rPr>
          <w:i/>
          <w:iCs/>
          <w:lang w:val="en-GB"/>
        </w:rPr>
        <w:t>Bathymetric Surface Product Specification</w:t>
      </w:r>
      <w:r w:rsidRPr="5F0F9801">
        <w:rPr>
          <w:i/>
          <w:iCs/>
          <w:lang w:val="en-GB"/>
        </w:rPr>
        <w:t xml:space="preserve">, Edition </w:t>
      </w:r>
      <w:r w:rsidR="0010055A" w:rsidRPr="5F0F9801">
        <w:rPr>
          <w:i/>
          <w:iCs/>
          <w:lang w:val="en-GB"/>
        </w:rPr>
        <w:t>3</w:t>
      </w:r>
      <w:r w:rsidRPr="5F0F9801">
        <w:rPr>
          <w:i/>
          <w:iCs/>
          <w:lang w:val="en-GB"/>
        </w:rPr>
        <w:t>.0.0</w:t>
      </w:r>
      <w:r w:rsidR="00C451B3" w:rsidRPr="5F0F9801">
        <w:rPr>
          <w:i/>
          <w:iCs/>
          <w:lang w:val="en-GB"/>
        </w:rPr>
        <w:t xml:space="preserve">, </w:t>
      </w:r>
      <w:del w:id="267" w:author="Daniel Rohde" w:date="2026-09-17T15:50:00Z">
        <w:r w:rsidR="0F2405B5" w:rsidRPr="5F0F9801" w:rsidDel="00AA334C">
          <w:rPr>
            <w:i/>
            <w:iCs/>
            <w:lang w:val="en-GB"/>
          </w:rPr>
          <w:delText>January</w:delText>
        </w:r>
        <w:r w:rsidR="00C451B3" w:rsidRPr="5F0F9801" w:rsidDel="00AA334C">
          <w:rPr>
            <w:i/>
            <w:iCs/>
            <w:lang w:val="en-GB"/>
          </w:rPr>
          <w:delText xml:space="preserve"> </w:delText>
        </w:r>
      </w:del>
      <w:ins w:id="268" w:author="Daniel Rohde" w:date="2026-09-17T15:50:00Z">
        <w:r w:rsidR="00AA334C">
          <w:rPr>
            <w:i/>
            <w:iCs/>
            <w:lang w:val="en-GB"/>
          </w:rPr>
          <w:t>December</w:t>
        </w:r>
        <w:r w:rsidR="00AA334C" w:rsidRPr="5F0F9801">
          <w:rPr>
            <w:i/>
            <w:iCs/>
            <w:lang w:val="en-GB"/>
          </w:rPr>
          <w:t xml:space="preserve"> </w:t>
        </w:r>
      </w:ins>
      <w:del w:id="269" w:author="Daniel Rohde" w:date="2026-09-17T15:50:00Z">
        <w:r w:rsidR="00C451B3" w:rsidRPr="5F0F9801" w:rsidDel="00AA334C">
          <w:rPr>
            <w:i/>
            <w:iCs/>
            <w:lang w:val="en-GB"/>
          </w:rPr>
          <w:delText>202</w:delText>
        </w:r>
        <w:r w:rsidR="3FF19DD6" w:rsidRPr="5F0F9801" w:rsidDel="00AA334C">
          <w:rPr>
            <w:i/>
            <w:iCs/>
            <w:lang w:val="en-GB"/>
          </w:rPr>
          <w:delText>5</w:delText>
        </w:r>
      </w:del>
      <w:ins w:id="270" w:author="Daniel Rohde" w:date="2026-09-17T15:50:00Z">
        <w:r w:rsidR="00AA334C" w:rsidRPr="5F0F9801">
          <w:rPr>
            <w:i/>
            <w:iCs/>
            <w:lang w:val="en-GB"/>
          </w:rPr>
          <w:t>202</w:t>
        </w:r>
        <w:r w:rsidR="00AA334C">
          <w:rPr>
            <w:i/>
            <w:iCs/>
            <w:lang w:val="en-GB"/>
          </w:rPr>
          <w:t>4</w:t>
        </w:r>
      </w:ins>
      <w:r w:rsidRPr="5F0F9801">
        <w:rPr>
          <w:lang w:val="en-GB"/>
        </w:rPr>
        <w:t xml:space="preserve">. </w:t>
      </w:r>
    </w:p>
    <w:p w14:paraId="1D34F22D" w14:textId="34A9C44D" w:rsidR="004C3566" w:rsidRDefault="004C3566" w:rsidP="5F0F9801">
      <w:pPr>
        <w:autoSpaceDE w:val="0"/>
        <w:autoSpaceDN w:val="0"/>
        <w:adjustRightInd w:val="0"/>
        <w:spacing w:after="120" w:line="240" w:lineRule="auto"/>
        <w:ind w:left="1843" w:hanging="1843"/>
      </w:pPr>
      <w:r w:rsidRPr="5F0F9801">
        <w:t>S-158</w:t>
      </w:r>
      <w:r>
        <w:tab/>
      </w:r>
      <w:r w:rsidRPr="5F0F9801">
        <w:rPr>
          <w:i/>
          <w:iCs/>
        </w:rPr>
        <w:t xml:space="preserve">Validation Checks – Introduction and Structure, Edition </w:t>
      </w:r>
      <w:del w:id="271" w:author="Daniel Rohde" w:date="2026-09-17T15:43:00Z">
        <w:r w:rsidRPr="5F0F9801" w:rsidDel="004A1AC3">
          <w:rPr>
            <w:i/>
            <w:iCs/>
          </w:rPr>
          <w:delText>1</w:delText>
        </w:r>
      </w:del>
      <w:ins w:id="272" w:author="Daniel Rohde" w:date="2026-09-17T15:43:00Z">
        <w:r w:rsidR="004A1AC3">
          <w:rPr>
            <w:i/>
            <w:iCs/>
          </w:rPr>
          <w:t>2</w:t>
        </w:r>
      </w:ins>
      <w:r w:rsidRPr="5F0F9801">
        <w:rPr>
          <w:i/>
          <w:iCs/>
        </w:rPr>
        <w:t xml:space="preserve">.0.0, </w:t>
      </w:r>
      <w:r w:rsidR="0A392C8D" w:rsidRPr="5F0F9801">
        <w:rPr>
          <w:i/>
          <w:iCs/>
          <w:lang w:val="en-GB"/>
        </w:rPr>
        <w:t xml:space="preserve"> </w:t>
      </w:r>
      <w:del w:id="273" w:author="Daniel Rohde" w:date="2026-09-17T15:43:00Z">
        <w:r w:rsidR="0A392C8D" w:rsidRPr="5F0F9801" w:rsidDel="004A1AC3">
          <w:rPr>
            <w:i/>
            <w:iCs/>
            <w:lang w:val="en-GB"/>
          </w:rPr>
          <w:delText xml:space="preserve">February </w:delText>
        </w:r>
      </w:del>
      <w:ins w:id="274" w:author="Daniel Rohde" w:date="2026-09-17T15:43:00Z">
        <w:r w:rsidR="004A1AC3">
          <w:rPr>
            <w:i/>
            <w:iCs/>
            <w:lang w:val="en-GB"/>
          </w:rPr>
          <w:t>August</w:t>
        </w:r>
        <w:r w:rsidR="004A1AC3" w:rsidRPr="5F0F9801">
          <w:rPr>
            <w:i/>
            <w:iCs/>
            <w:lang w:val="en-GB"/>
          </w:rPr>
          <w:t xml:space="preserve"> </w:t>
        </w:r>
      </w:ins>
      <w:r w:rsidR="0A392C8D" w:rsidRPr="5F0F9801">
        <w:rPr>
          <w:i/>
          <w:iCs/>
          <w:lang w:val="en-GB"/>
        </w:rPr>
        <w:t>2025</w:t>
      </w:r>
      <w:r w:rsidRPr="5F0F9801">
        <w:t>.</w:t>
      </w:r>
    </w:p>
    <w:p w14:paraId="58B4D659" w14:textId="78405C7E" w:rsidR="004C3566" w:rsidRDefault="004C3566" w:rsidP="00B43E47">
      <w:pPr>
        <w:autoSpaceDE w:val="0"/>
        <w:autoSpaceDN w:val="0"/>
        <w:adjustRightInd w:val="0"/>
        <w:spacing w:after="120" w:line="240" w:lineRule="auto"/>
        <w:ind w:left="1843" w:hanging="1843"/>
        <w:rPr>
          <w:lang w:val="en-GB"/>
        </w:rPr>
      </w:pPr>
      <w:r w:rsidRPr="2F40840B">
        <w:rPr>
          <w:lang w:val="en-GB"/>
        </w:rPr>
        <w:t>S-158:100</w:t>
      </w:r>
      <w:r>
        <w:tab/>
      </w:r>
      <w:r w:rsidRPr="2F40840B">
        <w:rPr>
          <w:i/>
          <w:iCs/>
          <w:lang w:val="en-GB"/>
        </w:rPr>
        <w:t xml:space="preserve">Universal Hydrographic Data Model Validation Checks, Edition </w:t>
      </w:r>
      <w:del w:id="275" w:author="Daniel Rohde" w:date="2026-09-17T15:53:00Z">
        <w:r w:rsidRPr="2F40840B" w:rsidDel="00AA334C">
          <w:rPr>
            <w:i/>
            <w:iCs/>
            <w:lang w:val="en-GB"/>
          </w:rPr>
          <w:delText>1</w:delText>
        </w:r>
      </w:del>
      <w:ins w:id="276" w:author="Daniel Rohde" w:date="2026-09-17T15:53:00Z">
        <w:r w:rsidR="00AA334C">
          <w:rPr>
            <w:i/>
            <w:iCs/>
            <w:lang w:val="en-GB"/>
          </w:rPr>
          <w:t>2</w:t>
        </w:r>
      </w:ins>
      <w:r w:rsidRPr="2F40840B">
        <w:rPr>
          <w:i/>
          <w:iCs/>
          <w:lang w:val="en-GB"/>
        </w:rPr>
        <w:t xml:space="preserve">.0.0, </w:t>
      </w:r>
      <w:del w:id="277" w:author="Daniel Rohde" w:date="2026-09-17T15:53:00Z">
        <w:r w:rsidR="0FC626FB" w:rsidRPr="2F40840B" w:rsidDel="00AA334C">
          <w:rPr>
            <w:i/>
            <w:iCs/>
            <w:lang w:val="en-GB"/>
          </w:rPr>
          <w:delText>February</w:delText>
        </w:r>
        <w:r w:rsidRPr="2F40840B" w:rsidDel="00AA334C">
          <w:rPr>
            <w:i/>
            <w:iCs/>
            <w:lang w:val="en-GB"/>
          </w:rPr>
          <w:delText xml:space="preserve"> </w:delText>
        </w:r>
      </w:del>
      <w:ins w:id="278" w:author="Daniel Rohde" w:date="2026-09-17T15:53:00Z">
        <w:r w:rsidR="00AA334C">
          <w:rPr>
            <w:i/>
            <w:iCs/>
            <w:lang w:val="en-GB"/>
          </w:rPr>
          <w:t>August</w:t>
        </w:r>
        <w:r w:rsidR="00AA334C" w:rsidRPr="2F40840B">
          <w:rPr>
            <w:i/>
            <w:iCs/>
            <w:lang w:val="en-GB"/>
          </w:rPr>
          <w:t xml:space="preserve"> </w:t>
        </w:r>
      </w:ins>
      <w:del w:id="279" w:author="Daniel Rohde" w:date="2026-09-17T15:53:00Z">
        <w:r w:rsidRPr="2F40840B" w:rsidDel="00AA334C">
          <w:rPr>
            <w:i/>
            <w:iCs/>
            <w:lang w:val="en-GB"/>
          </w:rPr>
          <w:delText>202</w:delText>
        </w:r>
        <w:r w:rsidR="1DC94229" w:rsidRPr="2F40840B" w:rsidDel="00AA334C">
          <w:rPr>
            <w:i/>
            <w:iCs/>
            <w:lang w:val="en-GB"/>
          </w:rPr>
          <w:delText>5</w:delText>
        </w:r>
      </w:del>
      <w:ins w:id="280" w:author="Daniel Rohde" w:date="2026-09-17T15:53:00Z">
        <w:r w:rsidR="00AA334C" w:rsidRPr="2F40840B">
          <w:rPr>
            <w:i/>
            <w:iCs/>
            <w:lang w:val="en-GB"/>
          </w:rPr>
          <w:t>202</w:t>
        </w:r>
        <w:r w:rsidR="00AA334C">
          <w:rPr>
            <w:i/>
            <w:iCs/>
            <w:lang w:val="en-GB"/>
          </w:rPr>
          <w:t>6</w:t>
        </w:r>
      </w:ins>
      <w:r w:rsidRPr="2F40840B">
        <w:rPr>
          <w:lang w:val="en-GB"/>
        </w:rPr>
        <w:t>.</w:t>
      </w:r>
    </w:p>
    <w:p w14:paraId="2A6ECB1A" w14:textId="77777777" w:rsidR="005B1C03" w:rsidRPr="00CF30EA" w:rsidRDefault="005B1C03" w:rsidP="00180511">
      <w:pPr>
        <w:autoSpaceDE w:val="0"/>
        <w:autoSpaceDN w:val="0"/>
        <w:adjustRightInd w:val="0"/>
        <w:spacing w:after="120" w:line="240" w:lineRule="auto"/>
        <w:ind w:left="1843" w:hanging="1843"/>
        <w:rPr>
          <w:noProof/>
          <w:lang w:val="en-GB"/>
        </w:rPr>
      </w:pPr>
    </w:p>
    <w:p w14:paraId="54A8BAB0" w14:textId="60B7162B" w:rsidR="00CB76B7" w:rsidRPr="00CF30EA" w:rsidRDefault="00CB76B7" w:rsidP="00B24DA3">
      <w:pPr>
        <w:pStyle w:val="berschrift3"/>
      </w:pPr>
      <w:bookmarkStart w:id="281" w:name="_Toc1218051114"/>
      <w:bookmarkStart w:id="282" w:name="_Toc240557271"/>
      <w:r>
        <w:t>Informative</w:t>
      </w:r>
      <w:r w:rsidR="000A1EEF">
        <w:t xml:space="preserve"> references</w:t>
      </w:r>
      <w:bookmarkEnd w:id="281"/>
      <w:bookmarkEnd w:id="282"/>
    </w:p>
    <w:p w14:paraId="1BD261D4" w14:textId="62D1901A" w:rsidR="00A2052E"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berschrift2"/>
        <w:tabs>
          <w:tab w:val="clear" w:pos="540"/>
          <w:tab w:val="clear" w:pos="700"/>
          <w:tab w:val="left" w:pos="709"/>
        </w:tabs>
        <w:spacing w:before="120" w:after="200" w:line="240" w:lineRule="auto"/>
        <w:ind w:left="709" w:hanging="709"/>
        <w:rPr>
          <w:lang w:val="en-GB"/>
        </w:rPr>
      </w:pPr>
      <w:bookmarkStart w:id="283" w:name="_Toc1576559197"/>
      <w:bookmarkStart w:id="284" w:name="_Toc412810741"/>
      <w:bookmarkStart w:id="285" w:name="_Toc240557272"/>
      <w:r w:rsidRPr="2D8F900D">
        <w:rPr>
          <w:lang w:val="en-GB"/>
        </w:rPr>
        <w:t>Terms, definitions and abbreviations</w:t>
      </w:r>
      <w:bookmarkEnd w:id="283"/>
      <w:bookmarkEnd w:id="285"/>
    </w:p>
    <w:p w14:paraId="39F3C4C6" w14:textId="7B9C2172" w:rsidR="00664CD4" w:rsidRDefault="00664CD4" w:rsidP="2F40840B">
      <w:pPr>
        <w:pStyle w:val="berschrift3"/>
        <w:numPr>
          <w:ilvl w:val="0"/>
          <w:numId w:val="0"/>
        </w:numPr>
        <w:spacing w:line="360" w:lineRule="auto"/>
        <w:ind w:left="851" w:hanging="851"/>
      </w:pPr>
      <w:bookmarkStart w:id="286" w:name="_Toc1558844636"/>
      <w:bookmarkStart w:id="287" w:name="_Toc412810743"/>
      <w:bookmarkStart w:id="288" w:name="_Toc240557273"/>
      <w:bookmarkEnd w:id="284"/>
      <w:r>
        <w:t>Terms and definitions</w:t>
      </w:r>
      <w:bookmarkEnd w:id="286"/>
      <w:bookmarkEnd w:id="288"/>
    </w:p>
    <w:p w14:paraId="20A76D52" w14:textId="53699A99" w:rsidR="00265A81" w:rsidRPr="00265A81" w:rsidRDefault="00412BF4" w:rsidP="00265A81">
      <w:pPr>
        <w:rPr>
          <w:lang w:val="en-GB"/>
        </w:rPr>
      </w:pPr>
      <w:r>
        <w:rPr>
          <w:lang w:val="en-GB"/>
        </w:rPr>
        <w:t>T</w:t>
      </w:r>
      <w:r w:rsidR="00265A81" w:rsidRPr="00265A81">
        <w:rPr>
          <w:lang w:val="en-GB"/>
        </w:rPr>
        <w:t xml:space="preserve">he terms and definitions </w:t>
      </w:r>
      <w:r>
        <w:rPr>
          <w:lang w:val="en-GB"/>
        </w:rPr>
        <w:t xml:space="preserve">listed in S-158 </w:t>
      </w:r>
      <w:r w:rsidR="00265A81" w:rsidRPr="00265A81">
        <w:rPr>
          <w:lang w:val="en-GB"/>
        </w:rPr>
        <w:t>apply</w:t>
      </w:r>
      <w:r>
        <w:rPr>
          <w:lang w:val="en-GB"/>
        </w:rPr>
        <w:t xml:space="preserve"> to this document.</w:t>
      </w:r>
      <w:r w:rsidR="00532647">
        <w:rPr>
          <w:lang w:val="en-GB"/>
        </w:rPr>
        <w:t xml:space="preserve"> </w:t>
      </w:r>
      <w:r>
        <w:rPr>
          <w:lang w:val="en-GB"/>
        </w:rPr>
        <w:t>In addition, the following terms and definitions are used:</w:t>
      </w:r>
    </w:p>
    <w:p w14:paraId="0CC7EC0A" w14:textId="27B4FC7B" w:rsidR="00583ED8" w:rsidRPr="00583ED8" w:rsidRDefault="00532647" w:rsidP="00532647">
      <w:pPr>
        <w:pStyle w:val="dt"/>
        <w:rPr>
          <w:lang w:val="en-GB"/>
        </w:rPr>
      </w:pPr>
      <w:bookmarkStart w:id="289" w:name="_Toc386114206"/>
      <w:bookmarkEnd w:id="287"/>
      <w:r w:rsidRPr="00583ED8">
        <w:rPr>
          <w:lang w:val="en-GB"/>
        </w:rPr>
        <w:lastRenderedPageBreak/>
        <w:t>enumeration</w:t>
      </w:r>
    </w:p>
    <w:p w14:paraId="749C8248" w14:textId="48E15CFF" w:rsidR="00583ED8" w:rsidRDefault="00532647" w:rsidP="00583ED8">
      <w:pPr>
        <w:rPr>
          <w:lang w:val="en-GB"/>
        </w:rPr>
      </w:pPr>
      <w:r w:rsidRPr="2F40840B">
        <w:rPr>
          <w:lang w:val="en-GB"/>
        </w:rPr>
        <w:t>a</w:t>
      </w:r>
      <w:r w:rsidR="00583ED8" w:rsidRPr="2F40840B">
        <w:rPr>
          <w:lang w:val="en-GB"/>
        </w:rPr>
        <w:t xml:space="preserve"> fixed list of valid identifiers of named literal values. Attributes of an enumerated type may only take values from this list</w:t>
      </w:r>
      <w:r w:rsidR="3226D362" w:rsidRPr="2F40840B">
        <w:rPr>
          <w:lang w:val="en-GB"/>
        </w:rPr>
        <w:t>.</w:t>
      </w:r>
    </w:p>
    <w:p w14:paraId="3760DCF5" w14:textId="39B7F912" w:rsidR="00536518" w:rsidRPr="00536518" w:rsidRDefault="00536518" w:rsidP="00536518">
      <w:pPr>
        <w:pStyle w:val="dt"/>
        <w:rPr>
          <w:lang w:val="en-GB"/>
        </w:rPr>
      </w:pPr>
      <w:r>
        <w:rPr>
          <w:lang w:val="en-GB"/>
        </w:rPr>
        <w:t>e</w:t>
      </w:r>
      <w:r w:rsidRPr="00536518">
        <w:rPr>
          <w:lang w:val="en-GB"/>
        </w:rPr>
        <w:t>xterior</w:t>
      </w:r>
    </w:p>
    <w:p w14:paraId="1A096BFD" w14:textId="77777777" w:rsidR="00536518" w:rsidRPr="00536518" w:rsidRDefault="00536518" w:rsidP="00536518">
      <w:pPr>
        <w:spacing w:after="60" w:line="240" w:lineRule="auto"/>
        <w:rPr>
          <w:lang w:val="en-GB"/>
        </w:rPr>
      </w:pPr>
      <w:r w:rsidRPr="00536518">
        <w:rPr>
          <w:lang w:val="en-GB"/>
        </w:rPr>
        <w:t>difference between the universe and the closure [ISO 19107]</w:t>
      </w:r>
    </w:p>
    <w:p w14:paraId="5491ADE7" w14:textId="7680793C" w:rsidR="00536518" w:rsidRDefault="00536518" w:rsidP="00536518">
      <w:pPr>
        <w:rPr>
          <w:lang w:val="en-GB"/>
        </w:rPr>
      </w:pPr>
      <w:r w:rsidRPr="00536518">
        <w:rPr>
          <w:lang w:val="en-GB"/>
        </w:rPr>
        <w:t>NOTE The concept of exterior is applicable to both topological and geometric complexes</w:t>
      </w:r>
    </w:p>
    <w:p w14:paraId="007E69D7" w14:textId="08631472" w:rsidR="00583ED8" w:rsidRPr="00583ED8" w:rsidRDefault="00532647" w:rsidP="00532647">
      <w:pPr>
        <w:pStyle w:val="dt"/>
        <w:rPr>
          <w:lang w:val="en-GB"/>
        </w:rPr>
      </w:pPr>
      <w:r w:rsidRPr="00583ED8">
        <w:rPr>
          <w:lang w:val="en-GB"/>
        </w:rPr>
        <w:t>feature attribute</w:t>
      </w:r>
    </w:p>
    <w:p w14:paraId="0CAF1BF9" w14:textId="15FC65B8" w:rsidR="00583ED8" w:rsidRPr="00583ED8" w:rsidRDefault="00532647" w:rsidP="00532647">
      <w:pPr>
        <w:spacing w:after="60" w:line="240" w:lineRule="auto"/>
        <w:rPr>
          <w:lang w:val="en-GB"/>
        </w:rPr>
      </w:pPr>
      <w:r>
        <w:rPr>
          <w:lang w:val="en-GB"/>
        </w:rPr>
        <w:t>c</w:t>
      </w:r>
      <w:r w:rsidR="00583ED8" w:rsidRPr="00583ED8">
        <w:rPr>
          <w:lang w:val="en-GB"/>
        </w:rPr>
        <w:t>haracteristic of a feature</w:t>
      </w:r>
      <w:r w:rsidR="00536518">
        <w:rPr>
          <w:lang w:val="en-GB"/>
        </w:rPr>
        <w:t xml:space="preserve"> [ISO 19101]</w:t>
      </w:r>
    </w:p>
    <w:p w14:paraId="34D0E225" w14:textId="77777777" w:rsidR="00583ED8" w:rsidRPr="00583ED8" w:rsidRDefault="00583ED8" w:rsidP="00532647">
      <w:pPr>
        <w:spacing w:after="60" w:line="240" w:lineRule="auto"/>
        <w:rPr>
          <w:lang w:val="en-GB"/>
        </w:rPr>
      </w:pPr>
      <w:r w:rsidRPr="00583ED8">
        <w:rPr>
          <w:lang w:val="en-GB"/>
        </w:rPr>
        <w:t>NOTE: A feature attribute may occur as a type or an instance. Feature attribute type or feature attribute instance is used when only one is meant.</w:t>
      </w:r>
    </w:p>
    <w:p w14:paraId="4C807DBE" w14:textId="77777777" w:rsidR="00583ED8" w:rsidRPr="00583ED8" w:rsidRDefault="00583ED8" w:rsidP="00532647">
      <w:pPr>
        <w:spacing w:after="60" w:line="240" w:lineRule="auto"/>
        <w:rPr>
          <w:lang w:val="en-GB"/>
        </w:rPr>
      </w:pPr>
      <w:r w:rsidRPr="00583ED8">
        <w:rPr>
          <w:lang w:val="en-GB"/>
        </w:rPr>
        <w:t>NOTE: A feature attribute type has a name, a data type and a domain associated to it. A feature attribute instance has an attribute value taken from the value domain of the feature attribute type.</w:t>
      </w:r>
    </w:p>
    <w:p w14:paraId="7864D17A" w14:textId="77777777" w:rsidR="00583ED8" w:rsidRPr="00583ED8" w:rsidRDefault="00583ED8" w:rsidP="00532647">
      <w:pPr>
        <w:spacing w:after="60" w:line="240" w:lineRule="auto"/>
        <w:rPr>
          <w:lang w:val="en-GB"/>
        </w:rPr>
      </w:pPr>
      <w:r w:rsidRPr="00583ED8">
        <w:rPr>
          <w:lang w:val="en-GB"/>
        </w:rPr>
        <w:t>NOTE: In a Feature Catalogue, a feature attribute may include a value domain but does not specify attribute values for feature instances.</w:t>
      </w:r>
    </w:p>
    <w:p w14:paraId="4EC5299C" w14:textId="77777777" w:rsidR="00583ED8" w:rsidRPr="00583ED8" w:rsidRDefault="00583ED8" w:rsidP="00532647">
      <w:pPr>
        <w:spacing w:after="60" w:line="240" w:lineRule="auto"/>
        <w:rPr>
          <w:lang w:val="en-GB"/>
        </w:rPr>
      </w:pPr>
      <w:r w:rsidRPr="00583ED8">
        <w:rPr>
          <w:lang w:val="en-GB"/>
        </w:rPr>
        <w:t xml:space="preserve">EXAMPLE 1: A feature attribute named communication channel may have an attribute value VHF0007 which belongs to the data type text  </w:t>
      </w:r>
    </w:p>
    <w:p w14:paraId="51E6DE4F" w14:textId="7CDA1BE9" w:rsidR="00583ED8" w:rsidRDefault="00583ED8" w:rsidP="00583ED8">
      <w:pPr>
        <w:rPr>
          <w:lang w:val="en-GB"/>
        </w:rPr>
      </w:pPr>
      <w:r w:rsidRPr="00583ED8">
        <w:rPr>
          <w:lang w:val="en-GB"/>
        </w:rPr>
        <w:t xml:space="preserve">EXAMPLE 2: A feature attribute named length may have an attribute value 82.4 which belongs to the data type real  </w:t>
      </w:r>
    </w:p>
    <w:p w14:paraId="0EB69804" w14:textId="4EA03163" w:rsidR="00583ED8" w:rsidRPr="00583ED8" w:rsidRDefault="00532647" w:rsidP="00532647">
      <w:pPr>
        <w:pStyle w:val="dt"/>
        <w:rPr>
          <w:lang w:val="en-GB"/>
        </w:rPr>
      </w:pPr>
      <w:r w:rsidRPr="00583ED8">
        <w:rPr>
          <w:lang w:val="en-GB"/>
        </w:rPr>
        <w:t>multiplicity</w:t>
      </w:r>
    </w:p>
    <w:p w14:paraId="0DF29292" w14:textId="3093CC9B" w:rsidR="00583ED8" w:rsidRPr="00583ED8" w:rsidRDefault="00536518" w:rsidP="00532647">
      <w:pPr>
        <w:spacing w:after="60"/>
        <w:rPr>
          <w:lang w:val="en-GB"/>
        </w:rPr>
      </w:pPr>
      <w:r>
        <w:rPr>
          <w:lang w:val="en-GB"/>
        </w:rPr>
        <w:t>s</w:t>
      </w:r>
      <w:r w:rsidR="00583ED8" w:rsidRPr="00583ED8">
        <w:rPr>
          <w:lang w:val="en-GB"/>
        </w:rPr>
        <w:t>pecification of the number of possible occurrences of a property, or the number of allowable elements that may participate in a given relationship</w:t>
      </w:r>
      <w:r>
        <w:rPr>
          <w:lang w:val="en-GB"/>
        </w:rPr>
        <w:t xml:space="preserve"> [ISO 19103]</w:t>
      </w:r>
    </w:p>
    <w:p w14:paraId="4220B163" w14:textId="2DED9899" w:rsidR="00583ED8" w:rsidRDefault="00583ED8" w:rsidP="00583ED8">
      <w:pPr>
        <w:rPr>
          <w:lang w:val="en-GB"/>
        </w:rPr>
      </w:pPr>
      <w:r w:rsidRPr="00583ED8">
        <w:rPr>
          <w:lang w:val="en-GB"/>
        </w:rPr>
        <w:t>EXAMPLES: 1..* (one to many); 1 (exactly one); 0..1 (zero or one)</w:t>
      </w:r>
    </w:p>
    <w:p w14:paraId="25330C0D" w14:textId="78428A6F" w:rsidR="00CD21F1" w:rsidRPr="00CF30EA" w:rsidRDefault="00CD21F1" w:rsidP="003E2EDE">
      <w:pPr>
        <w:pStyle w:val="berschrift3"/>
      </w:pPr>
      <w:bookmarkStart w:id="290" w:name="_Toc533849930"/>
      <w:bookmarkStart w:id="291" w:name="_Toc412810744"/>
      <w:bookmarkStart w:id="292" w:name="_Toc240557274"/>
      <w:bookmarkEnd w:id="289"/>
      <w:r>
        <w:t>Abbreviations</w:t>
      </w:r>
      <w:bookmarkEnd w:id="290"/>
      <w:bookmarkEnd w:id="292"/>
    </w:p>
    <w:bookmarkEnd w:id="291"/>
    <w:p w14:paraId="73EFB3D6" w14:textId="445B2D63" w:rsidR="000D1551" w:rsidRDefault="00751AB0" w:rsidP="00ED6F4D">
      <w:pPr>
        <w:spacing w:after="120" w:line="240" w:lineRule="auto"/>
        <w:rPr>
          <w:lang w:val="en-GB"/>
        </w:rPr>
      </w:pPr>
      <w:r w:rsidRPr="00CF30EA">
        <w:rPr>
          <w:lang w:val="en-GB"/>
        </w:rPr>
        <w:t xml:space="preserve">This </w:t>
      </w:r>
      <w:r w:rsidR="0069008F">
        <w:rPr>
          <w:lang w:val="en-GB"/>
        </w:rPr>
        <w:t>S</w:t>
      </w:r>
      <w:r w:rsidRPr="00CF30EA">
        <w:rPr>
          <w:lang w:val="en-GB"/>
        </w:rPr>
        <w:t xml:space="preserve">pecification </w:t>
      </w:r>
      <w:r w:rsidR="00412BF4">
        <w:rPr>
          <w:lang w:val="en-GB"/>
        </w:rPr>
        <w:t>uses</w:t>
      </w:r>
      <w:r w:rsidRPr="00CF30EA">
        <w:rPr>
          <w:lang w:val="en-GB"/>
        </w:rPr>
        <w:t xml:space="preserve"> the abbreviated terms</w:t>
      </w:r>
      <w:r w:rsidR="00412BF4">
        <w:rPr>
          <w:lang w:val="en-GB"/>
        </w:rPr>
        <w:t xml:space="preserve"> defined in S-158.</w:t>
      </w:r>
      <w:r w:rsidR="000D1551">
        <w:rPr>
          <w:lang w:val="en-GB"/>
        </w:rPr>
        <w:tab/>
      </w:r>
    </w:p>
    <w:p w14:paraId="16EEC5E3" w14:textId="7932FAC6" w:rsidR="007C6D08" w:rsidRDefault="007C6D08" w:rsidP="0069008F">
      <w:pPr>
        <w:tabs>
          <w:tab w:val="left" w:pos="993"/>
        </w:tabs>
        <w:spacing w:after="120" w:line="240" w:lineRule="auto"/>
        <w:rPr>
          <w:lang w:val="en-GB"/>
        </w:rPr>
      </w:pPr>
      <w:r w:rsidRPr="18618C85">
        <w:rPr>
          <w:lang w:val="en-GB"/>
        </w:rPr>
        <w:t xml:space="preserve">In addition, this </w:t>
      </w:r>
      <w:r w:rsidR="001E1A83" w:rsidRPr="18618C85">
        <w:rPr>
          <w:lang w:val="en-GB"/>
        </w:rPr>
        <w:t>S</w:t>
      </w:r>
      <w:r w:rsidRPr="18618C85">
        <w:rPr>
          <w:lang w:val="en-GB"/>
        </w:rPr>
        <w:t>pecification uses the following abbreviated terms:</w:t>
      </w:r>
    </w:p>
    <w:p w14:paraId="60557293" w14:textId="71DEEA9C" w:rsidR="00AA675A" w:rsidRDefault="00AA675A" w:rsidP="0069008F">
      <w:pPr>
        <w:tabs>
          <w:tab w:val="left" w:pos="993"/>
        </w:tabs>
        <w:spacing w:after="120" w:line="240" w:lineRule="auto"/>
        <w:rPr>
          <w:lang w:val="en-GB"/>
        </w:rPr>
      </w:pPr>
      <w:r w:rsidRPr="18618C85">
        <w:rPr>
          <w:lang w:val="en-GB"/>
        </w:rPr>
        <w:t>FDG</w:t>
      </w:r>
      <w:r>
        <w:tab/>
      </w:r>
      <w:r w:rsidR="00F64282" w:rsidRPr="18618C85">
        <w:rPr>
          <w:lang w:val="en-GB"/>
        </w:rPr>
        <w:t>Feature Data Group.</w:t>
      </w:r>
      <w:r w:rsidR="0034323F" w:rsidRPr="18618C85">
        <w:rPr>
          <w:lang w:val="en-GB"/>
        </w:rPr>
        <w:t xml:space="preserve"> The values group specified in S-100 Part 10c</w:t>
      </w:r>
      <w:r w:rsidR="00E737D4" w:rsidRPr="18618C85">
        <w:rPr>
          <w:lang w:val="en-GB"/>
        </w:rPr>
        <w:t xml:space="preserve"> and represented by Level 3 and Level 4 in S-102 Figure 10 </w:t>
      </w:r>
      <w:bookmarkStart w:id="293" w:name="_Hlk180360417"/>
      <w:r w:rsidR="00E737D4" w:rsidRPr="18618C85">
        <w:rPr>
          <w:lang w:val="en-GB"/>
        </w:rPr>
        <w:t>(Hierarchy of S-102 product)</w:t>
      </w:r>
      <w:bookmarkEnd w:id="293"/>
      <w:r w:rsidR="00E737D4" w:rsidRPr="18618C85">
        <w:rPr>
          <w:lang w:val="en-GB"/>
        </w:rPr>
        <w:t>.</w:t>
      </w:r>
    </w:p>
    <w:p w14:paraId="43DCA396" w14:textId="2C57B4FE" w:rsidR="00AA675A" w:rsidRDefault="00AA675A" w:rsidP="00AA675A">
      <w:pPr>
        <w:tabs>
          <w:tab w:val="left" w:pos="993"/>
        </w:tabs>
        <w:spacing w:after="120" w:line="240" w:lineRule="auto"/>
        <w:rPr>
          <w:lang w:val="en-GB"/>
        </w:rPr>
      </w:pPr>
      <w:r w:rsidRPr="18618C85">
        <w:rPr>
          <w:lang w:val="en-GB"/>
        </w:rPr>
        <w:t>FIDS</w:t>
      </w:r>
      <w:r>
        <w:tab/>
      </w:r>
      <w:r w:rsidR="00F64282" w:rsidRPr="18618C85">
        <w:rPr>
          <w:lang w:val="en-GB"/>
        </w:rPr>
        <w:t xml:space="preserve">Feature </w:t>
      </w:r>
      <w:r w:rsidR="0034323F" w:rsidRPr="18618C85">
        <w:rPr>
          <w:lang w:val="en-GB"/>
        </w:rPr>
        <w:t>Information</w:t>
      </w:r>
      <w:r w:rsidR="00F64282" w:rsidRPr="18618C85">
        <w:rPr>
          <w:lang w:val="en-GB"/>
        </w:rPr>
        <w:t xml:space="preserve"> Data</w:t>
      </w:r>
      <w:r w:rsidR="001E1A83" w:rsidRPr="18618C85">
        <w:rPr>
          <w:lang w:val="en-GB"/>
        </w:rPr>
        <w:t>s</w:t>
      </w:r>
      <w:r w:rsidR="00F64282" w:rsidRPr="18618C85">
        <w:rPr>
          <w:lang w:val="en-GB"/>
        </w:rPr>
        <w:t>et</w:t>
      </w:r>
      <w:r w:rsidR="00347148" w:rsidRPr="18618C85">
        <w:rPr>
          <w:lang w:val="en-GB"/>
        </w:rPr>
        <w:t xml:space="preserve"> in</w:t>
      </w:r>
      <w:r w:rsidR="0034323F" w:rsidRPr="18618C85">
        <w:rPr>
          <w:lang w:val="en-GB"/>
        </w:rPr>
        <w:t xml:space="preserve"> “Group_F” </w:t>
      </w:r>
      <w:r w:rsidR="00347148" w:rsidRPr="18618C85">
        <w:rPr>
          <w:lang w:val="en-GB"/>
        </w:rPr>
        <w:t xml:space="preserve">- see </w:t>
      </w:r>
      <w:r w:rsidR="0034323F" w:rsidRPr="18618C85">
        <w:rPr>
          <w:lang w:val="en-GB"/>
        </w:rPr>
        <w:t>S-100 Part 10c</w:t>
      </w:r>
      <w:r w:rsidR="00186FDE" w:rsidRPr="18618C85">
        <w:rPr>
          <w:lang w:val="en-GB"/>
        </w:rPr>
        <w:t xml:space="preserve">. See </w:t>
      </w:r>
      <w:r w:rsidR="00E737D4" w:rsidRPr="18618C85">
        <w:rPr>
          <w:lang w:val="en-GB"/>
        </w:rPr>
        <w:t>S-102 Figure 10 (</w:t>
      </w:r>
      <w:r w:rsidR="00186FDE" w:rsidRPr="18618C85">
        <w:rPr>
          <w:lang w:val="en-GB"/>
        </w:rPr>
        <w:t>Hierarchy of S-102 product) and S-102 clause 10.2.3.</w:t>
      </w:r>
    </w:p>
    <w:p w14:paraId="027C935A" w14:textId="08FA709B" w:rsidR="00AA675A" w:rsidRDefault="00AA675A" w:rsidP="00AA675A">
      <w:pPr>
        <w:tabs>
          <w:tab w:val="left" w:pos="993"/>
        </w:tabs>
        <w:spacing w:after="120" w:line="240" w:lineRule="auto"/>
        <w:rPr>
          <w:lang w:val="en-GB"/>
        </w:rPr>
      </w:pPr>
      <w:r w:rsidRPr="18618C85">
        <w:rPr>
          <w:lang w:val="en-GB"/>
        </w:rPr>
        <w:t>FINST</w:t>
      </w:r>
      <w:r>
        <w:tab/>
      </w:r>
      <w:r w:rsidR="0034323F" w:rsidRPr="18618C85">
        <w:rPr>
          <w:lang w:val="en-GB"/>
        </w:rPr>
        <w:t>Feature Instance. Instance of BathymetryCoverage in S-102 3.0.0.</w:t>
      </w:r>
      <w:r w:rsidR="00186FDE" w:rsidRPr="18618C85">
        <w:rPr>
          <w:lang w:val="en-GB"/>
        </w:rPr>
        <w:t xml:space="preserve"> Represents the BathymetryCoverage.nn groups within the BathymetryCoverage feature type group.</w:t>
      </w:r>
    </w:p>
    <w:p w14:paraId="452A006E" w14:textId="550ECA46" w:rsidR="00AA675A" w:rsidRDefault="00AA675A" w:rsidP="00AA675A">
      <w:pPr>
        <w:tabs>
          <w:tab w:val="left" w:pos="993"/>
        </w:tabs>
        <w:spacing w:after="120" w:line="240" w:lineRule="auto"/>
        <w:rPr>
          <w:lang w:val="en-GB"/>
        </w:rPr>
      </w:pPr>
      <w:r w:rsidRPr="18618C85">
        <w:rPr>
          <w:lang w:val="en-GB"/>
        </w:rPr>
        <w:t>FTYPE</w:t>
      </w:r>
      <w:r>
        <w:tab/>
      </w:r>
      <w:r w:rsidR="0034323F" w:rsidRPr="18618C85">
        <w:rPr>
          <w:lang w:val="en-GB"/>
        </w:rPr>
        <w:t xml:space="preserve">Feature Type. </w:t>
      </w:r>
      <w:r w:rsidR="00DF4A31" w:rsidRPr="18618C85">
        <w:rPr>
          <w:lang w:val="en-GB"/>
        </w:rPr>
        <w:t>Represents the c</w:t>
      </w:r>
      <w:r w:rsidR="00186FDE" w:rsidRPr="18618C85">
        <w:rPr>
          <w:lang w:val="en-GB"/>
        </w:rPr>
        <w:t xml:space="preserve">ontainer group BathymetryCoverage in S-102. </w:t>
      </w:r>
      <w:r w:rsidR="00A80A08" w:rsidRPr="18618C85">
        <w:rPr>
          <w:lang w:val="en-GB"/>
        </w:rPr>
        <w:t>See</w:t>
      </w:r>
      <w:r w:rsidR="00DF4A31" w:rsidRPr="18618C85">
        <w:rPr>
          <w:lang w:val="en-GB"/>
        </w:rPr>
        <w:t xml:space="preserve"> Level 1 of Figure 10 (Hierarchy of S-102 product).</w:t>
      </w:r>
    </w:p>
    <w:p w14:paraId="775F4324" w14:textId="1192A731" w:rsidR="00AA675A" w:rsidRDefault="00AA675A" w:rsidP="00AA675A">
      <w:pPr>
        <w:tabs>
          <w:tab w:val="left" w:pos="993"/>
        </w:tabs>
        <w:spacing w:after="120" w:line="240" w:lineRule="auto"/>
        <w:rPr>
          <w:lang w:val="en-GB"/>
        </w:rPr>
      </w:pPr>
      <w:r w:rsidRPr="18618C85">
        <w:rPr>
          <w:lang w:val="en-GB"/>
        </w:rPr>
        <w:t>FTYPE.N</w:t>
      </w:r>
      <w:r>
        <w:tab/>
      </w:r>
      <w:r w:rsidR="00DF4A31" w:rsidRPr="18618C85">
        <w:rPr>
          <w:lang w:val="en-GB"/>
        </w:rPr>
        <w:t>Feature instance groups. “N” denotes t</w:t>
      </w:r>
      <w:r w:rsidR="0034323F" w:rsidRPr="18618C85">
        <w:rPr>
          <w:lang w:val="en-GB"/>
        </w:rPr>
        <w:t xml:space="preserve">he N-th Feature </w:t>
      </w:r>
      <w:r w:rsidR="00DF4A31" w:rsidRPr="18618C85">
        <w:rPr>
          <w:lang w:val="en-GB"/>
        </w:rPr>
        <w:t xml:space="preserve">instance </w:t>
      </w:r>
      <w:r w:rsidR="0034323F" w:rsidRPr="18618C85">
        <w:rPr>
          <w:lang w:val="en-GB"/>
        </w:rPr>
        <w:t>group in the dataset.</w:t>
      </w:r>
      <w:r w:rsidR="00A80A08" w:rsidRPr="18618C85">
        <w:rPr>
          <w:lang w:val="en-GB"/>
        </w:rPr>
        <w:t xml:space="preserve"> See Level 2 of Figure 10 (Hierarchy of S-102 product).</w:t>
      </w:r>
    </w:p>
    <w:p w14:paraId="379FF883" w14:textId="57B4B5C0" w:rsidR="00AA675A" w:rsidRDefault="00AA675A" w:rsidP="0069008F">
      <w:pPr>
        <w:tabs>
          <w:tab w:val="left" w:pos="993"/>
        </w:tabs>
        <w:spacing w:after="120" w:line="240" w:lineRule="auto"/>
        <w:rPr>
          <w:lang w:val="en-GB"/>
        </w:rPr>
      </w:pPr>
      <w:r w:rsidRPr="18618C85">
        <w:rPr>
          <w:lang w:val="en-GB"/>
        </w:rPr>
        <w:t>QINST</w:t>
      </w:r>
      <w:r>
        <w:tab/>
      </w:r>
      <w:r w:rsidR="0034323F" w:rsidRPr="18618C85">
        <w:rPr>
          <w:lang w:val="en-GB"/>
        </w:rPr>
        <w:t xml:space="preserve">Quality feature instance. Instance of </w:t>
      </w:r>
      <w:bookmarkStart w:id="294" w:name="_Hlk180361368"/>
      <w:r w:rsidR="0034323F" w:rsidRPr="18618C85">
        <w:rPr>
          <w:lang w:val="en-GB"/>
        </w:rPr>
        <w:t xml:space="preserve">QualityOfBathymetryCoverage </w:t>
      </w:r>
      <w:bookmarkEnd w:id="294"/>
      <w:r w:rsidR="0034323F" w:rsidRPr="18618C85">
        <w:rPr>
          <w:lang w:val="en-GB"/>
        </w:rPr>
        <w:t>in S-102 3.0.0.</w:t>
      </w:r>
      <w:r w:rsidR="00A80A08" w:rsidRPr="18618C85">
        <w:rPr>
          <w:lang w:val="en-GB"/>
        </w:rPr>
        <w:t xml:space="preserve"> Represents the BathymetryCoverage.nn groups within the BathymetryCoverage feature type group.</w:t>
      </w:r>
    </w:p>
    <w:p w14:paraId="56E4917A" w14:textId="76F11C83" w:rsidR="00AA675A" w:rsidRDefault="00AA675A" w:rsidP="0069008F">
      <w:pPr>
        <w:tabs>
          <w:tab w:val="left" w:pos="993"/>
        </w:tabs>
        <w:spacing w:after="120" w:line="240" w:lineRule="auto"/>
        <w:rPr>
          <w:lang w:val="en-GB"/>
        </w:rPr>
      </w:pPr>
      <w:r w:rsidRPr="18618C85">
        <w:rPr>
          <w:lang w:val="en-GB"/>
        </w:rPr>
        <w:t>QTYPE</w:t>
      </w:r>
      <w:r>
        <w:tab/>
      </w:r>
      <w:r w:rsidR="0034323F" w:rsidRPr="18618C85">
        <w:rPr>
          <w:lang w:val="en-GB"/>
        </w:rPr>
        <w:t xml:space="preserve">Quality </w:t>
      </w:r>
      <w:r w:rsidR="00DF4A31" w:rsidRPr="18618C85">
        <w:rPr>
          <w:lang w:val="en-GB"/>
        </w:rPr>
        <w:t>F</w:t>
      </w:r>
      <w:r w:rsidR="0034323F" w:rsidRPr="18618C85">
        <w:rPr>
          <w:lang w:val="en-GB"/>
        </w:rPr>
        <w:t xml:space="preserve">eature </w:t>
      </w:r>
      <w:r w:rsidR="00DF4A31" w:rsidRPr="18618C85">
        <w:rPr>
          <w:lang w:val="en-GB"/>
        </w:rPr>
        <w:t>T</w:t>
      </w:r>
      <w:r w:rsidR="0034323F" w:rsidRPr="18618C85">
        <w:rPr>
          <w:lang w:val="en-GB"/>
        </w:rPr>
        <w:t xml:space="preserve">ype. </w:t>
      </w:r>
      <w:r w:rsidR="00A80A08" w:rsidRPr="18618C85">
        <w:rPr>
          <w:lang w:val="en-GB"/>
        </w:rPr>
        <w:t>Represents the c</w:t>
      </w:r>
      <w:r w:rsidR="00DF4A31" w:rsidRPr="18618C85">
        <w:rPr>
          <w:lang w:val="en-GB"/>
        </w:rPr>
        <w:t xml:space="preserve">ontainer group for </w:t>
      </w:r>
      <w:r w:rsidR="0034323F" w:rsidRPr="18618C85">
        <w:rPr>
          <w:lang w:val="en-GB"/>
        </w:rPr>
        <w:t>QualityOfBathymetryCoverage in S-102</w:t>
      </w:r>
      <w:del w:id="295" w:author="Daniel Rohde" w:date="2026-09-17T15:55:00Z">
        <w:r w:rsidR="00A80A08" w:rsidRPr="18618C85" w:rsidDel="00AA334C">
          <w:rPr>
            <w:lang w:val="en-GB"/>
          </w:rPr>
          <w:delText xml:space="preserve"> (ed. 3.0.0)</w:delText>
        </w:r>
      </w:del>
      <w:r w:rsidR="00A80A08" w:rsidRPr="18618C85">
        <w:rPr>
          <w:lang w:val="en-GB"/>
        </w:rPr>
        <w:t>. See Level 1 of Figure 10 (Hierarchy of S-102 product).</w:t>
      </w:r>
    </w:p>
    <w:p w14:paraId="44BD98D5" w14:textId="53F88918" w:rsidR="00AA675A" w:rsidRPr="003A655F" w:rsidRDefault="00AA675A" w:rsidP="0069008F">
      <w:pPr>
        <w:tabs>
          <w:tab w:val="left" w:pos="993"/>
        </w:tabs>
        <w:spacing w:after="120" w:line="240" w:lineRule="auto"/>
        <w:rPr>
          <w:lang w:val="en-GB"/>
        </w:rPr>
      </w:pPr>
      <w:r w:rsidRPr="18618C85">
        <w:rPr>
          <w:lang w:val="en-GB"/>
        </w:rPr>
        <w:t>QTYPE.N</w:t>
      </w:r>
      <w:r>
        <w:tab/>
      </w:r>
      <w:r w:rsidR="00A80A08" w:rsidRPr="18618C85">
        <w:rPr>
          <w:lang w:val="en-GB"/>
        </w:rPr>
        <w:t>Instance groups for the quality features. “N” denotes t</w:t>
      </w:r>
      <w:r w:rsidR="0034323F" w:rsidRPr="18618C85">
        <w:rPr>
          <w:lang w:val="en-GB"/>
        </w:rPr>
        <w:t xml:space="preserve">he N-th Quality feature </w:t>
      </w:r>
      <w:r w:rsidR="00DF4A31" w:rsidRPr="18618C85">
        <w:rPr>
          <w:lang w:val="en-GB"/>
        </w:rPr>
        <w:t xml:space="preserve">instance </w:t>
      </w:r>
      <w:r w:rsidR="0034323F" w:rsidRPr="18618C85">
        <w:rPr>
          <w:lang w:val="en-GB"/>
        </w:rPr>
        <w:t>group in the dataset.</w:t>
      </w:r>
      <w:r w:rsidR="00A80A08" w:rsidRPr="18618C85">
        <w:rPr>
          <w:lang w:val="en-GB"/>
        </w:rPr>
        <w:t xml:space="preserve"> See Level 2 of Figure 10 (Hierarchy of S-102 product).</w:t>
      </w:r>
    </w:p>
    <w:p w14:paraId="5E88960F" w14:textId="77777777" w:rsidR="000032F1" w:rsidRDefault="000032F1" w:rsidP="0069008F">
      <w:pPr>
        <w:tabs>
          <w:tab w:val="left" w:pos="993"/>
        </w:tabs>
        <w:spacing w:after="120" w:line="240" w:lineRule="auto"/>
        <w:rPr>
          <w:lang w:val="en-GB"/>
        </w:rPr>
      </w:pPr>
    </w:p>
    <w:p w14:paraId="7F180CEB" w14:textId="1DAB7D8E" w:rsidR="0069008F" w:rsidRDefault="000032F1" w:rsidP="5F0F9801">
      <w:pPr>
        <w:pStyle w:val="berschrift3"/>
        <w:ind w:left="720" w:hanging="720"/>
      </w:pPr>
      <w:bookmarkStart w:id="296" w:name="_Toc222950814"/>
      <w:bookmarkStart w:id="297" w:name="_Toc240557275"/>
      <w:r>
        <w:t>Symbols</w:t>
      </w:r>
      <w:bookmarkEnd w:id="296"/>
      <w:bookmarkEnd w:id="297"/>
    </w:p>
    <w:p w14:paraId="24DA2034" w14:textId="71B96EA6" w:rsidR="00A8001D" w:rsidRPr="00A8001D" w:rsidRDefault="00A8001D" w:rsidP="00A8001D">
      <w:pPr>
        <w:rPr>
          <w:lang w:val="en-GB"/>
        </w:rPr>
      </w:pPr>
      <w:r>
        <w:rPr>
          <w:lang w:val="en-GB"/>
        </w:rPr>
        <w:t>The symbols used in logical and spatial expressions</w:t>
      </w:r>
      <w:r w:rsidR="00FA4269">
        <w:rPr>
          <w:lang w:val="en-GB"/>
        </w:rPr>
        <w:t xml:space="preserve"> are defined in S-158 clause 1.3.3 (Symbols).</w:t>
      </w:r>
    </w:p>
    <w:p w14:paraId="36A4AC67" w14:textId="77777777" w:rsidR="000032F1" w:rsidRPr="003A655F" w:rsidRDefault="000032F1" w:rsidP="000032F1">
      <w:pPr>
        <w:tabs>
          <w:tab w:val="left" w:pos="993"/>
        </w:tabs>
        <w:spacing w:after="120" w:line="240" w:lineRule="auto"/>
        <w:rPr>
          <w:lang w:val="en-GB"/>
        </w:rPr>
      </w:pPr>
    </w:p>
    <w:p w14:paraId="36436CF0" w14:textId="77777777" w:rsidR="00EB36F6" w:rsidRPr="00CF30EA" w:rsidRDefault="00EB36F6" w:rsidP="001F3EEB">
      <w:pPr>
        <w:pStyle w:val="berschrift2"/>
        <w:tabs>
          <w:tab w:val="clear" w:pos="540"/>
          <w:tab w:val="clear" w:pos="700"/>
          <w:tab w:val="left" w:pos="709"/>
        </w:tabs>
        <w:spacing w:before="120" w:after="200" w:line="240" w:lineRule="auto"/>
        <w:ind w:left="709" w:hanging="709"/>
        <w:rPr>
          <w:lang w:val="en-GB"/>
        </w:rPr>
      </w:pPr>
      <w:bookmarkStart w:id="298" w:name="_Toc1227716304"/>
      <w:bookmarkStart w:id="299" w:name="_Toc412810746"/>
      <w:bookmarkStart w:id="300" w:name="_Toc240557276"/>
      <w:r w:rsidRPr="2D8F900D">
        <w:rPr>
          <w:lang w:val="en-GB"/>
        </w:rPr>
        <w:lastRenderedPageBreak/>
        <w:t>Use of language</w:t>
      </w:r>
      <w:bookmarkEnd w:id="298"/>
      <w:bookmarkEnd w:id="300"/>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pPr>
        <w:pStyle w:val="NormReference"/>
        <w:numPr>
          <w:ilvl w:val="0"/>
          <w:numId w:val="14"/>
        </w:numPr>
        <w:spacing w:after="60"/>
        <w:ind w:left="426" w:hanging="426"/>
        <w:rPr>
          <w:lang w:val="en-GB"/>
        </w:rPr>
      </w:pPr>
      <w:r w:rsidRPr="00CF30EA">
        <w:rPr>
          <w:lang w:val="en-GB"/>
        </w:rPr>
        <w:t>“Must” indicates a mandatory requirement.</w:t>
      </w:r>
    </w:p>
    <w:p w14:paraId="59706915" w14:textId="77777777" w:rsidR="00EB36F6" w:rsidRPr="00CF30EA" w:rsidRDefault="00EB36F6">
      <w:pPr>
        <w:pStyle w:val="NormReference"/>
        <w:numPr>
          <w:ilvl w:val="0"/>
          <w:numId w:val="14"/>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pPr>
        <w:pStyle w:val="NormReference"/>
        <w:numPr>
          <w:ilvl w:val="0"/>
          <w:numId w:val="14"/>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4F7E895E" w:rsidR="00CD21F1" w:rsidRDefault="005C6712" w:rsidP="001F3EEB">
      <w:pPr>
        <w:pStyle w:val="berschrift2"/>
        <w:tabs>
          <w:tab w:val="clear" w:pos="540"/>
          <w:tab w:val="clear" w:pos="700"/>
          <w:tab w:val="left" w:pos="709"/>
        </w:tabs>
        <w:spacing w:before="120" w:after="200"/>
        <w:ind w:left="709" w:hanging="709"/>
        <w:rPr>
          <w:lang w:val="en-GB"/>
        </w:rPr>
      </w:pPr>
      <w:bookmarkStart w:id="301" w:name="_Toc827767664"/>
      <w:bookmarkStart w:id="302" w:name="_Toc240557277"/>
      <w:r w:rsidRPr="2D8F900D">
        <w:rPr>
          <w:lang w:val="en-GB"/>
        </w:rPr>
        <w:t xml:space="preserve">General </w:t>
      </w:r>
      <w:r w:rsidR="001F3EEB" w:rsidRPr="2D8F900D">
        <w:rPr>
          <w:lang w:val="en-GB"/>
        </w:rPr>
        <w:t>d</w:t>
      </w:r>
      <w:r w:rsidRPr="2D8F900D">
        <w:rPr>
          <w:lang w:val="en-GB"/>
        </w:rPr>
        <w:t>escription</w:t>
      </w:r>
      <w:bookmarkEnd w:id="301"/>
      <w:bookmarkEnd w:id="302"/>
    </w:p>
    <w:p w14:paraId="0BBAB8DA" w14:textId="25D92525" w:rsidR="007724B6" w:rsidRDefault="007724B6" w:rsidP="007724B6">
      <w:pPr>
        <w:rPr>
          <w:lang w:val="en-GB"/>
        </w:rPr>
      </w:pPr>
      <w:r w:rsidRPr="18618C85">
        <w:rPr>
          <w:lang w:val="en-GB"/>
        </w:rPr>
        <w:t>S-158</w:t>
      </w:r>
      <w:r w:rsidR="00E5222B" w:rsidRPr="18618C85">
        <w:rPr>
          <w:lang w:val="en-GB"/>
        </w:rPr>
        <w:t>:</w:t>
      </w:r>
      <w:r w:rsidR="007C6D08" w:rsidRPr="18618C85">
        <w:rPr>
          <w:lang w:val="en-GB"/>
        </w:rPr>
        <w:t>1</w:t>
      </w:r>
      <w:r w:rsidR="00496EC7" w:rsidRPr="18618C85">
        <w:rPr>
          <w:lang w:val="en-GB"/>
        </w:rPr>
        <w:t>02</w:t>
      </w:r>
      <w:r w:rsidR="007C6D08" w:rsidRPr="18618C85">
        <w:rPr>
          <w:lang w:val="en-GB"/>
        </w:rPr>
        <w:t xml:space="preserve"> </w:t>
      </w:r>
      <w:r w:rsidRPr="18618C85">
        <w:rPr>
          <w:lang w:val="en-GB"/>
        </w:rPr>
        <w:t xml:space="preserve">is a specification describing </w:t>
      </w:r>
      <w:r w:rsidR="00E5222B" w:rsidRPr="18618C85">
        <w:rPr>
          <w:lang w:val="en-GB"/>
        </w:rPr>
        <w:t xml:space="preserve">product-specific </w:t>
      </w:r>
      <w:r w:rsidRPr="18618C85">
        <w:rPr>
          <w:lang w:val="en-GB"/>
        </w:rPr>
        <w:t>validation checks for S-</w:t>
      </w:r>
      <w:r w:rsidR="00F4326B" w:rsidRPr="18618C85">
        <w:rPr>
          <w:lang w:val="en-GB"/>
        </w:rPr>
        <w:t>102</w:t>
      </w:r>
      <w:r w:rsidR="007C6D08" w:rsidRPr="18618C85">
        <w:rPr>
          <w:lang w:val="en-GB"/>
        </w:rPr>
        <w:t xml:space="preserve"> </w:t>
      </w:r>
      <w:r w:rsidR="004F095A" w:rsidRPr="18618C85">
        <w:rPr>
          <w:lang w:val="en-GB"/>
        </w:rPr>
        <w:t>products.</w:t>
      </w:r>
      <w:r w:rsidRPr="18618C85">
        <w:rPr>
          <w:lang w:val="en-GB"/>
        </w:rPr>
        <w:t xml:space="preserve"> </w:t>
      </w:r>
      <w:r w:rsidR="004F095A" w:rsidRPr="18618C85">
        <w:rPr>
          <w:lang w:val="en-GB"/>
        </w:rPr>
        <w:t>T</w:t>
      </w:r>
      <w:r w:rsidRPr="18618C85">
        <w:rPr>
          <w:lang w:val="en-GB"/>
        </w:rPr>
        <w:t xml:space="preserve">here are no data products based directly on </w:t>
      </w:r>
      <w:r w:rsidR="004F095A" w:rsidRPr="18618C85">
        <w:rPr>
          <w:lang w:val="en-GB"/>
        </w:rPr>
        <w:t xml:space="preserve">this edition of </w:t>
      </w:r>
      <w:r w:rsidRPr="18618C85">
        <w:rPr>
          <w:lang w:val="en-GB"/>
        </w:rPr>
        <w:t>S-158</w:t>
      </w:r>
      <w:r w:rsidR="004F095A" w:rsidRPr="18618C85">
        <w:rPr>
          <w:lang w:val="en-GB"/>
        </w:rPr>
        <w:t>:</w:t>
      </w:r>
      <w:r w:rsidR="00F4326B" w:rsidRPr="18618C85">
        <w:rPr>
          <w:lang w:val="en-GB"/>
        </w:rPr>
        <w:t>102</w:t>
      </w:r>
      <w:r w:rsidR="007C6D08" w:rsidRPr="18618C85">
        <w:rPr>
          <w:lang w:val="en-GB"/>
        </w:rPr>
        <w:t xml:space="preserve"> </w:t>
      </w:r>
      <w:r w:rsidRPr="18618C85">
        <w:rPr>
          <w:lang w:val="en-GB"/>
        </w:rPr>
        <w:t>and therefore no general information applicable to data products conforming to it.</w:t>
      </w:r>
    </w:p>
    <w:p w14:paraId="1D7F89F8" w14:textId="4B73AEF0" w:rsidR="00217B74" w:rsidRPr="007724B6" w:rsidRDefault="00217B74" w:rsidP="007724B6">
      <w:pPr>
        <w:rPr>
          <w:lang w:val="en-GB"/>
        </w:rPr>
      </w:pPr>
      <w:r w:rsidRPr="00217B74">
        <w:rPr>
          <w:lang w:val="en-GB"/>
        </w:rPr>
        <w:t xml:space="preserve">The </w:t>
      </w:r>
      <w:r>
        <w:rPr>
          <w:lang w:val="en-GB"/>
        </w:rPr>
        <w:t xml:space="preserve">validation </w:t>
      </w:r>
      <w:r w:rsidRPr="00217B74">
        <w:rPr>
          <w:lang w:val="en-GB"/>
        </w:rPr>
        <w:t>checks are intended for production systems designed to produce S-</w:t>
      </w:r>
      <w:r w:rsidR="00F4326B">
        <w:rPr>
          <w:lang w:val="en-GB"/>
        </w:rPr>
        <w:t>102</w:t>
      </w:r>
      <w:r w:rsidRPr="00217B74">
        <w:rPr>
          <w:lang w:val="en-GB"/>
        </w:rPr>
        <w:t xml:space="preserve"> </w:t>
      </w:r>
      <w:r w:rsidR="00D80E53">
        <w:rPr>
          <w:lang w:val="en-GB"/>
        </w:rPr>
        <w:t>Bathymetric Surface</w:t>
      </w:r>
      <w:r w:rsidRPr="00217B74">
        <w:rPr>
          <w:lang w:val="en-GB"/>
        </w:rPr>
        <w:t xml:space="preserve"> datasets. The checks can be administered at any time during the production phase.</w:t>
      </w:r>
    </w:p>
    <w:p w14:paraId="325FA959" w14:textId="66B61075" w:rsidR="005C6712" w:rsidRPr="00CF30EA" w:rsidRDefault="005C6712" w:rsidP="5F0F9801">
      <w:pPr>
        <w:pStyle w:val="berschrift2"/>
        <w:rPr>
          <w:szCs w:val="22"/>
          <w:lang w:val="en-GB"/>
        </w:rPr>
      </w:pPr>
      <w:bookmarkStart w:id="303" w:name="_Toc662916529"/>
      <w:bookmarkStart w:id="304" w:name="_Toc412810747"/>
      <w:bookmarkStart w:id="305" w:name="_Ref240554207"/>
      <w:bookmarkStart w:id="306" w:name="_Toc240557278"/>
      <w:bookmarkEnd w:id="299"/>
      <w:r w:rsidRPr="2D8F900D">
        <w:rPr>
          <w:lang w:val="en-GB"/>
        </w:rPr>
        <w:t>Specification metadata and maintenance</w:t>
      </w:r>
      <w:bookmarkEnd w:id="303"/>
      <w:bookmarkEnd w:id="305"/>
      <w:bookmarkEnd w:id="306"/>
    </w:p>
    <w:p w14:paraId="579CCD5E" w14:textId="4468B390" w:rsidR="00005A3B" w:rsidRPr="00CF30EA" w:rsidRDefault="00005A3B" w:rsidP="00165EA7">
      <w:pPr>
        <w:pStyle w:val="berschrift3"/>
      </w:pPr>
      <w:bookmarkStart w:id="307" w:name="_Toc892254126"/>
      <w:bookmarkStart w:id="308" w:name="_Toc240557279"/>
      <w:bookmarkEnd w:id="304"/>
      <w:r>
        <w:t xml:space="preserve">Specification </w:t>
      </w:r>
      <w:r w:rsidR="00165EA7">
        <w:t>m</w:t>
      </w:r>
      <w:r>
        <w:t>etadata</w:t>
      </w:r>
      <w:bookmarkEnd w:id="307"/>
      <w:bookmarkEnd w:id="308"/>
    </w:p>
    <w:p w14:paraId="23569882" w14:textId="0C2B971F"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w:t>
      </w:r>
    </w:p>
    <w:p w14:paraId="54C497D3" w14:textId="24CD992A" w:rsidR="00CC2BE1" w:rsidRPr="00CF30EA" w:rsidRDefault="00CC2BE1" w:rsidP="00165EA7">
      <w:pPr>
        <w:tabs>
          <w:tab w:val="left" w:pos="1701"/>
        </w:tabs>
        <w:spacing w:after="120" w:line="240" w:lineRule="auto"/>
        <w:rPr>
          <w:lang w:val="en-GB"/>
        </w:rPr>
      </w:pPr>
      <w:r w:rsidRPr="18618C85">
        <w:rPr>
          <w:b/>
          <w:bCs/>
          <w:sz w:val="22"/>
          <w:szCs w:val="22"/>
          <w:lang w:val="en-GB"/>
        </w:rPr>
        <w:t>Title:</w:t>
      </w:r>
      <w:r w:rsidRPr="18618C85">
        <w:rPr>
          <w:lang w:val="en-GB"/>
        </w:rPr>
        <w:t xml:space="preserve"> </w:t>
      </w:r>
      <w:r>
        <w:tab/>
      </w:r>
      <w:r w:rsidR="00717755" w:rsidRPr="18618C85">
        <w:rPr>
          <w:lang w:val="en-GB"/>
        </w:rPr>
        <w:t xml:space="preserve">Bathymetric Surface </w:t>
      </w:r>
      <w:r w:rsidR="00113EC1" w:rsidRPr="18618C85">
        <w:rPr>
          <w:lang w:val="en-GB"/>
        </w:rPr>
        <w:t>Validation Checks</w:t>
      </w:r>
    </w:p>
    <w:p w14:paraId="1501621B" w14:textId="3B7FD0B8" w:rsidR="00CC2BE1" w:rsidRPr="00CF30EA" w:rsidRDefault="007724B6" w:rsidP="00165EA7">
      <w:pPr>
        <w:tabs>
          <w:tab w:val="left" w:pos="1701"/>
        </w:tabs>
        <w:spacing w:after="120" w:line="240" w:lineRule="auto"/>
        <w:rPr>
          <w:lang w:val="en-GB"/>
        </w:rPr>
      </w:pPr>
      <w:r w:rsidRPr="18618C85">
        <w:rPr>
          <w:b/>
          <w:bCs/>
          <w:sz w:val="22"/>
          <w:szCs w:val="22"/>
          <w:lang w:val="en-GB"/>
        </w:rPr>
        <w:t>V</w:t>
      </w:r>
      <w:r w:rsidR="00CC2BE1" w:rsidRPr="18618C85">
        <w:rPr>
          <w:b/>
          <w:bCs/>
          <w:sz w:val="22"/>
          <w:szCs w:val="22"/>
          <w:lang w:val="en-GB"/>
        </w:rPr>
        <w:t>ersion</w:t>
      </w:r>
      <w:r w:rsidR="00121B72" w:rsidRPr="18618C85">
        <w:rPr>
          <w:b/>
          <w:bCs/>
          <w:sz w:val="22"/>
          <w:szCs w:val="22"/>
          <w:lang w:val="en-GB"/>
        </w:rPr>
        <w:t>:</w:t>
      </w:r>
      <w:r w:rsidR="00121B72" w:rsidRPr="18618C85">
        <w:rPr>
          <w:lang w:val="en-GB"/>
        </w:rPr>
        <w:t xml:space="preserve"> </w:t>
      </w:r>
      <w:r>
        <w:tab/>
      </w:r>
      <w:del w:id="309" w:author="Daniel Rohde" w:date="2026-09-17T15:58:00Z">
        <w:r w:rsidR="27C6668B" w:rsidRPr="18618C85" w:rsidDel="00792204">
          <w:rPr>
            <w:lang w:val="en-GB"/>
          </w:rPr>
          <w:delText>1</w:delText>
        </w:r>
      </w:del>
      <w:ins w:id="310" w:author="Daniel Rohde" w:date="2026-09-17T15:58:00Z">
        <w:r w:rsidR="00792204">
          <w:rPr>
            <w:lang w:val="en-GB"/>
          </w:rPr>
          <w:t>2</w:t>
        </w:r>
      </w:ins>
      <w:r w:rsidR="65A5CE06" w:rsidRPr="18618C85">
        <w:rPr>
          <w:lang w:val="en-GB"/>
        </w:rPr>
        <w:t>.0.0</w:t>
      </w:r>
    </w:p>
    <w:p w14:paraId="0F27C97C" w14:textId="0834153F" w:rsidR="00CC2BE1" w:rsidRPr="00CF30EA" w:rsidRDefault="00CC2BE1" w:rsidP="00165EA7">
      <w:pPr>
        <w:tabs>
          <w:tab w:val="left" w:pos="1701"/>
        </w:tabs>
        <w:spacing w:after="120" w:line="240" w:lineRule="auto"/>
        <w:rPr>
          <w:lang w:val="en-GB"/>
        </w:rPr>
      </w:pPr>
      <w:r w:rsidRPr="18618C85">
        <w:rPr>
          <w:b/>
          <w:bCs/>
          <w:sz w:val="22"/>
          <w:szCs w:val="22"/>
          <w:lang w:val="en-GB"/>
        </w:rPr>
        <w:t>Date</w:t>
      </w:r>
      <w:r w:rsidR="001568CF" w:rsidRPr="18618C85">
        <w:rPr>
          <w:b/>
          <w:bCs/>
          <w:sz w:val="22"/>
          <w:szCs w:val="22"/>
          <w:lang w:val="en-GB"/>
        </w:rPr>
        <w:t>:</w:t>
      </w:r>
      <w:r w:rsidR="001568CF" w:rsidRPr="18618C85">
        <w:rPr>
          <w:lang w:val="en-GB"/>
        </w:rPr>
        <w:t xml:space="preserve"> </w:t>
      </w:r>
      <w:r>
        <w:tab/>
      </w:r>
      <w:del w:id="311" w:author="Daniel Rohde" w:date="2026-09-17T15:58:00Z">
        <w:r w:rsidR="1DDAE767" w:rsidRPr="18618C85" w:rsidDel="00792204">
          <w:rPr>
            <w:lang w:val="en-GB"/>
          </w:rPr>
          <w:delText>2025</w:delText>
        </w:r>
      </w:del>
      <w:ins w:id="312" w:author="Daniel Rohde" w:date="2026-09-17T15:58:00Z">
        <w:r w:rsidR="00792204" w:rsidRPr="18618C85">
          <w:rPr>
            <w:lang w:val="en-GB"/>
          </w:rPr>
          <w:t>202</w:t>
        </w:r>
        <w:r w:rsidR="00792204">
          <w:rPr>
            <w:lang w:val="en-GB"/>
          </w:rPr>
          <w:t>6</w:t>
        </w:r>
      </w:ins>
      <w:r w:rsidR="1DDAE767" w:rsidRPr="18618C85">
        <w:rPr>
          <w:lang w:val="en-GB"/>
        </w:rPr>
        <w:t>-</w:t>
      </w:r>
      <w:del w:id="313" w:author="Daniel Rohde" w:date="2026-09-17T15:59:00Z">
        <w:r w:rsidR="70D8669E" w:rsidRPr="18618C85" w:rsidDel="00792204">
          <w:rPr>
            <w:lang w:val="en-GB"/>
          </w:rPr>
          <w:delText>12</w:delText>
        </w:r>
      </w:del>
      <w:ins w:id="314" w:author="Daniel Rohde" w:date="2026-09-17T15:59:00Z">
        <w:r w:rsidR="00792204">
          <w:rPr>
            <w:lang w:val="en-GB"/>
          </w:rPr>
          <w:t>09</w:t>
        </w:r>
      </w:ins>
      <w:r w:rsidR="1DDAE767" w:rsidRPr="18618C85">
        <w:rPr>
          <w:lang w:val="en-GB"/>
        </w:rPr>
        <w:t>-</w:t>
      </w:r>
      <w:del w:id="315" w:author="Daniel Rohde" w:date="2026-09-17T15:59:00Z">
        <w:r w:rsidR="510CF2AA" w:rsidRPr="18618C85" w:rsidDel="00792204">
          <w:rPr>
            <w:lang w:val="en-GB"/>
          </w:rPr>
          <w:delText>31</w:delText>
        </w:r>
      </w:del>
      <w:ins w:id="316" w:author="Daniel Rohde" w:date="2026-09-17T15:59:00Z">
        <w:r w:rsidR="00792204">
          <w:rPr>
            <w:lang w:val="en-GB"/>
          </w:rPr>
          <w:t>17</w:t>
        </w:r>
      </w:ins>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F63C88" w:rsidRDefault="00D57BBE" w:rsidP="00913A48">
      <w:pPr>
        <w:spacing w:after="0" w:line="240" w:lineRule="auto"/>
        <w:ind w:left="1701"/>
        <w:rPr>
          <w:rFonts w:cs="Arial"/>
          <w:lang w:val="de-DE"/>
        </w:rPr>
      </w:pPr>
      <w:r w:rsidRPr="2F40840B">
        <w:rPr>
          <w:rFonts w:cs="Arial"/>
          <w:lang w:val="de-DE"/>
        </w:rPr>
        <w:t>4 quai Antoine 1er,</w:t>
      </w:r>
    </w:p>
    <w:p w14:paraId="3648D7FD" w14:textId="556EF35E" w:rsidR="0074556E" w:rsidRPr="00F63C88" w:rsidRDefault="0074556E" w:rsidP="00913A48">
      <w:pPr>
        <w:spacing w:after="0" w:line="240" w:lineRule="auto"/>
        <w:ind w:left="1701"/>
        <w:rPr>
          <w:rFonts w:cs="Arial"/>
          <w:lang w:val="de-DE"/>
        </w:rPr>
      </w:pPr>
      <w:r w:rsidRPr="2F40840B">
        <w:rPr>
          <w:rFonts w:cs="Arial"/>
          <w:lang w:val="de-DE"/>
        </w:rPr>
        <w:t>B.P.</w:t>
      </w:r>
      <w:r w:rsidR="00913A48" w:rsidRPr="2F40840B">
        <w:rPr>
          <w:rFonts w:cs="Arial"/>
          <w:lang w:val="de-DE"/>
        </w:rPr>
        <w:t xml:space="preserve">445 </w:t>
      </w:r>
      <w:r w:rsidR="00D57BBE" w:rsidRPr="2F40840B">
        <w:rPr>
          <w:rFonts w:cs="Arial"/>
          <w:lang w:val="de-DE"/>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21"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2" w:history="1">
        <w:r w:rsidR="00913A48" w:rsidRPr="00185FCB">
          <w:rPr>
            <w:rStyle w:val="Hyperlink"/>
            <w:lang w:val="en-GB"/>
          </w:rPr>
          <w:t>https://registry.iho.int</w:t>
        </w:r>
      </w:hyperlink>
      <w:r w:rsidR="00913A48">
        <w:rPr>
          <w:lang w:val="en-GB"/>
        </w:rPr>
        <w:t xml:space="preserve"> </w:t>
      </w:r>
    </w:p>
    <w:p w14:paraId="4CADA9E7" w14:textId="33F31E11"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w:t>
      </w:r>
      <w:r w:rsidR="00113EC1">
        <w:rPr>
          <w:lang w:val="en-GB"/>
        </w:rPr>
        <w:t>58</w:t>
      </w:r>
      <w:r w:rsidR="004F095A">
        <w:rPr>
          <w:lang w:val="en-GB"/>
        </w:rPr>
        <w:t>:</w:t>
      </w:r>
      <w:r w:rsidR="00F4326B">
        <w:rPr>
          <w:lang w:val="en-GB"/>
        </w:rPr>
        <w:t>102</w:t>
      </w:r>
    </w:p>
    <w:p w14:paraId="3D5BEFB7" w14:textId="674C7630"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ins w:id="317" w:author="Daniel Rohde" w:date="2026-09-17T16:15:00Z">
        <w:r w:rsidR="00DB3A97" w:rsidRPr="00CF30EA">
          <w:rPr>
            <w:lang w:val="en-GB"/>
          </w:rPr>
          <w:t xml:space="preserve">Changes to this Specification are coordinated by </w:t>
        </w:r>
        <w:r w:rsidR="00DB3A97">
          <w:rPr>
            <w:lang w:val="en-GB"/>
          </w:rPr>
          <w:t>the S-100 Validation Checks sub-group under the S-100 Working Group (S-100 WG)</w:t>
        </w:r>
        <w:r w:rsidR="00DB3A97" w:rsidRPr="00CF30EA">
          <w:rPr>
            <w:lang w:val="en-GB"/>
          </w:rPr>
          <w:t xml:space="preserve"> of the IHO and made available via the IHO Publications website. Maintenance of the Product Specification must conform to IHO Technical Resolution 2/2007 (revised 2010). For reporting issues which need correction, use the contact information.</w:t>
        </w:r>
      </w:ins>
      <w:del w:id="318" w:author="Daniel Rohde" w:date="2026-09-17T16:15:00Z">
        <w:r w:rsidR="00C1013B" w:rsidRPr="00CF30EA" w:rsidDel="00DB3A97">
          <w:rPr>
            <w:lang w:val="en-GB"/>
          </w:rPr>
          <w:delText>Changes to th</w:delText>
        </w:r>
        <w:r w:rsidR="00953BE3" w:rsidRPr="00CF30EA" w:rsidDel="00DB3A97">
          <w:rPr>
            <w:lang w:val="en-GB"/>
          </w:rPr>
          <w:delText>is</w:delText>
        </w:r>
        <w:r w:rsidR="00C1013B" w:rsidRPr="00CF30EA" w:rsidDel="00DB3A97">
          <w:rPr>
            <w:lang w:val="en-GB"/>
          </w:rPr>
          <w:delText xml:space="preserve"> Specification are coordinated by </w:delText>
        </w:r>
        <w:r w:rsidR="002B303B" w:rsidDel="00DB3A97">
          <w:rPr>
            <w:lang w:val="en-GB"/>
          </w:rPr>
          <w:delText xml:space="preserve">the </w:delText>
        </w:r>
        <w:r w:rsidR="001C137B" w:rsidRPr="001C137B" w:rsidDel="00DB3A97">
          <w:rPr>
            <w:lang w:val="en-GB"/>
          </w:rPr>
          <w:delText xml:space="preserve">IHO </w:delText>
        </w:r>
        <w:r w:rsidR="0010055A" w:rsidDel="00DB3A97">
          <w:rPr>
            <w:lang w:val="en-GB"/>
          </w:rPr>
          <w:delText>S-102 Project Team of the IHO S-100 Working Group</w:delText>
        </w:r>
        <w:r w:rsidR="001C137B" w:rsidDel="00DB3A97">
          <w:rPr>
            <w:lang w:val="en-GB"/>
          </w:rPr>
          <w:delText xml:space="preserve"> </w:delText>
        </w:r>
        <w:r w:rsidR="00C1013B" w:rsidRPr="00CF30EA" w:rsidDel="00DB3A97">
          <w:rPr>
            <w:lang w:val="en-GB"/>
          </w:rPr>
          <w:delText xml:space="preserve">and made available via the IHO Publications website. Maintenance of the Product Specification must conform to IHO Technical Resolution 2/2007 (revised 2010). </w:delText>
        </w:r>
        <w:r w:rsidR="007D2FAC" w:rsidRPr="00CF30EA" w:rsidDel="00DB3A97">
          <w:rPr>
            <w:lang w:val="en-GB"/>
          </w:rPr>
          <w:delText>For reporting issues which need correction</w:delText>
        </w:r>
        <w:r w:rsidR="006B04BB" w:rsidRPr="00CF30EA" w:rsidDel="00DB3A97">
          <w:rPr>
            <w:lang w:val="en-GB"/>
          </w:rPr>
          <w:delText>,</w:delText>
        </w:r>
        <w:r w:rsidR="0074556E" w:rsidRPr="00CF30EA" w:rsidDel="00DB3A97">
          <w:rPr>
            <w:lang w:val="en-GB"/>
          </w:rPr>
          <w:delText xml:space="preserve"> use the contact information.</w:delText>
        </w:r>
      </w:del>
    </w:p>
    <w:p w14:paraId="3D10EB15" w14:textId="24329499" w:rsidR="0074556E" w:rsidRPr="00CF30EA" w:rsidRDefault="0074556E" w:rsidP="00913A48">
      <w:pPr>
        <w:pStyle w:val="berschrift3"/>
      </w:pPr>
      <w:bookmarkStart w:id="319" w:name="_Toc26171989"/>
      <w:bookmarkStart w:id="320" w:name="_Toc412810749"/>
      <w:bookmarkStart w:id="321" w:name="_Ref240555525"/>
      <w:bookmarkStart w:id="322" w:name="_Toc240557280"/>
      <w:r>
        <w:t>Specification maintenance</w:t>
      </w:r>
      <w:bookmarkEnd w:id="319"/>
      <w:bookmarkEnd w:id="321"/>
      <w:bookmarkEnd w:id="322"/>
    </w:p>
    <w:p w14:paraId="74914158" w14:textId="6928A51E" w:rsidR="0074556E" w:rsidRPr="00CF30EA" w:rsidRDefault="00C916B0" w:rsidP="00913A48">
      <w:pPr>
        <w:pStyle w:val="berschrift4"/>
        <w:tabs>
          <w:tab w:val="clear" w:pos="900"/>
          <w:tab w:val="clear" w:pos="1140"/>
          <w:tab w:val="clear" w:pos="1360"/>
          <w:tab w:val="left" w:pos="993"/>
        </w:tabs>
        <w:ind w:left="992" w:hanging="992"/>
      </w:pPr>
      <w:r w:rsidRPr="00CF30EA">
        <w:t>Introduction</w:t>
      </w:r>
    </w:p>
    <w:bookmarkEnd w:id="320"/>
    <w:p w14:paraId="1BC15EB1" w14:textId="60005C13" w:rsidR="00EC0C05" w:rsidRDefault="00EC0C05" w:rsidP="00913A48">
      <w:pPr>
        <w:spacing w:after="120" w:line="240" w:lineRule="auto"/>
        <w:rPr>
          <w:lang w:val="en-GB"/>
        </w:rPr>
      </w:pPr>
      <w:r w:rsidRPr="00CF30EA">
        <w:rPr>
          <w:lang w:val="en-GB"/>
        </w:rPr>
        <w:t>Changes to S-1</w:t>
      </w:r>
      <w:r w:rsidR="00113EC1">
        <w:rPr>
          <w:lang w:val="en-GB"/>
        </w:rPr>
        <w:t>58</w:t>
      </w:r>
      <w:r w:rsidR="004F095A">
        <w:rPr>
          <w:lang w:val="en-GB"/>
        </w:rPr>
        <w:t>:</w:t>
      </w:r>
      <w:r w:rsidR="00F4326B">
        <w:rPr>
          <w:lang w:val="en-GB"/>
        </w:rPr>
        <w:t>102</w:t>
      </w:r>
      <w:r w:rsidRPr="00CF30EA">
        <w:rPr>
          <w:lang w:val="en-GB"/>
        </w:rPr>
        <w:t xml:space="preserve">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4001247D" w14:textId="14D00A73" w:rsidR="004F095A" w:rsidRDefault="004F095A" w:rsidP="00913A48">
      <w:pPr>
        <w:spacing w:after="120" w:line="240" w:lineRule="auto"/>
        <w:rPr>
          <w:lang w:val="en-GB"/>
        </w:rPr>
      </w:pPr>
      <w:r>
        <w:rPr>
          <w:lang w:val="en-GB"/>
        </w:rPr>
        <w:t>The list of checks, which accompanies this document is considered part of this Specification and changes to it are considered changes to this Specification.</w:t>
      </w:r>
    </w:p>
    <w:p w14:paraId="1D7B1C08" w14:textId="7A0B22E3" w:rsidR="00995EF1" w:rsidRPr="00995EF1" w:rsidRDefault="00A45A72" w:rsidP="18618C85">
      <w:pPr>
        <w:spacing w:after="120" w:line="240" w:lineRule="auto"/>
        <w:rPr>
          <w:lang w:val="en-GB"/>
        </w:rPr>
      </w:pPr>
      <w:r w:rsidRPr="18618C85">
        <w:rPr>
          <w:lang w:val="en-GB"/>
        </w:rPr>
        <w:t>S-158</w:t>
      </w:r>
      <w:r w:rsidR="004F095A" w:rsidRPr="18618C85">
        <w:rPr>
          <w:lang w:val="en-GB"/>
        </w:rPr>
        <w:t>:</w:t>
      </w:r>
      <w:r w:rsidR="00F4326B" w:rsidRPr="18618C85">
        <w:rPr>
          <w:lang w:val="en-GB"/>
        </w:rPr>
        <w:t>102</w:t>
      </w:r>
      <w:r w:rsidR="00C131AE" w:rsidRPr="18618C85">
        <w:rPr>
          <w:lang w:val="en-GB"/>
        </w:rPr>
        <w:t xml:space="preserve"> </w:t>
      </w:r>
      <w:r w:rsidR="00D2181D" w:rsidRPr="18618C85">
        <w:rPr>
          <w:lang w:val="en-GB"/>
        </w:rPr>
        <w:t>is</w:t>
      </w:r>
      <w:r w:rsidR="00C131AE" w:rsidRPr="18618C85">
        <w:rPr>
          <w:lang w:val="en-GB"/>
        </w:rPr>
        <w:t xml:space="preserve"> not </w:t>
      </w:r>
      <w:r w:rsidR="00D2181D" w:rsidRPr="18618C85">
        <w:rPr>
          <w:lang w:val="en-GB"/>
        </w:rPr>
        <w:t>accompanied by</w:t>
      </w:r>
      <w:r w:rsidR="00C131AE" w:rsidRPr="18618C85">
        <w:rPr>
          <w:lang w:val="en-GB"/>
        </w:rPr>
        <w:t xml:space="preserve"> separate artefacts </w:t>
      </w:r>
      <w:r w:rsidR="00D2181D" w:rsidRPr="18618C85">
        <w:rPr>
          <w:lang w:val="en-GB"/>
        </w:rPr>
        <w:t>such as</w:t>
      </w:r>
      <w:r w:rsidR="00C131AE" w:rsidRPr="18618C85">
        <w:rPr>
          <w:lang w:val="en-GB"/>
        </w:rPr>
        <w:t xml:space="preserve"> an XML Schema, Feature or Portrayal Catalogue and therefore</w:t>
      </w:r>
      <w:r w:rsidR="009D629F" w:rsidRPr="18618C85">
        <w:rPr>
          <w:lang w:val="en-GB"/>
        </w:rPr>
        <w:t xml:space="preserve"> this clause</w:t>
      </w:r>
      <w:r w:rsidR="00C131AE" w:rsidRPr="18618C85">
        <w:rPr>
          <w:lang w:val="en-GB"/>
        </w:rPr>
        <w:t xml:space="preserve"> does not address the question of changes to such derived artefacts.</w:t>
      </w:r>
    </w:p>
    <w:p w14:paraId="5287E8A0" w14:textId="2D627C0E" w:rsidR="00C916B0" w:rsidRPr="00CF30EA" w:rsidRDefault="00C916B0" w:rsidP="00423EF0">
      <w:pPr>
        <w:pStyle w:val="berschrift4"/>
        <w:tabs>
          <w:tab w:val="clear" w:pos="900"/>
          <w:tab w:val="clear" w:pos="1140"/>
          <w:tab w:val="clear" w:pos="1360"/>
          <w:tab w:val="left" w:pos="993"/>
        </w:tabs>
        <w:ind w:left="992" w:hanging="992"/>
      </w:pPr>
      <w:r>
        <w:lastRenderedPageBreak/>
        <w:t>New Edition</w:t>
      </w:r>
    </w:p>
    <w:p w14:paraId="56E931E9" w14:textId="2793DD94" w:rsidR="0002294F" w:rsidRPr="00AB57B3" w:rsidRDefault="0002294F" w:rsidP="00AB57B3">
      <w:pPr>
        <w:spacing w:after="120" w:line="240" w:lineRule="auto"/>
        <w:rPr>
          <w:ins w:id="323" w:author="Daniel Rohde" w:date="2026-09-17T16:43:00Z"/>
          <w:lang w:val="en-GB"/>
          <w:rPrChange w:id="324" w:author="Daniel Rohde" w:date="2026-09-17T16:43:00Z">
            <w:rPr>
              <w:ins w:id="325" w:author="Daniel Rohde" w:date="2026-09-17T16:43:00Z"/>
              <w:b w:val="0"/>
              <w:bCs w:val="0"/>
              <w:i/>
              <w:iCs/>
            </w:rPr>
          </w:rPrChange>
        </w:rPr>
        <w:pPrChange w:id="326" w:author="Daniel Rohde" w:date="2026-09-17T16:43:00Z">
          <w:pPr>
            <w:pStyle w:val="berschrift4"/>
          </w:pPr>
        </w:pPrChange>
      </w:pPr>
      <w:ins w:id="327" w:author="Daniel Rohde" w:date="2026-09-17T16:43:00Z">
        <w:r w:rsidRPr="00AB57B3">
          <w:rPr>
            <w:lang w:val="en-GB"/>
            <w:rPrChange w:id="328" w:author="Daniel Rohde" w:date="2026-09-17T16:43:00Z">
              <w:rPr>
                <w:b w:val="0"/>
                <w:bCs w:val="0"/>
                <w:i/>
                <w:iCs/>
              </w:rPr>
            </w:rPrChange>
          </w:rPr>
          <w:t>New Editions of S-158:1</w:t>
        </w:r>
        <w:r w:rsidR="00AB57B3">
          <w:rPr>
            <w:lang w:val="en-GB"/>
          </w:rPr>
          <w:t>02</w:t>
        </w:r>
        <w:r w:rsidRPr="00AB57B3">
          <w:rPr>
            <w:lang w:val="en-GB"/>
            <w:rPrChange w:id="329" w:author="Daniel Rohde" w:date="2026-09-17T16:43:00Z">
              <w:rPr>
                <w:b w:val="0"/>
                <w:bCs w:val="0"/>
                <w:i/>
                <w:iCs/>
              </w:rPr>
            </w:rPrChange>
          </w:rPr>
          <w:t xml:space="preserve"> include at least one of the following changes:</w:t>
        </w:r>
      </w:ins>
    </w:p>
    <w:p w14:paraId="4B2C9C7F" w14:textId="1A81C13D" w:rsidR="0002294F" w:rsidRPr="00AB57B3" w:rsidRDefault="0002294F" w:rsidP="00AB57B3">
      <w:pPr>
        <w:pStyle w:val="Listenabsatz"/>
        <w:numPr>
          <w:ilvl w:val="0"/>
          <w:numId w:val="25"/>
        </w:numPr>
        <w:spacing w:line="240" w:lineRule="auto"/>
        <w:ind w:left="709" w:hanging="349"/>
        <w:rPr>
          <w:ins w:id="330" w:author="Daniel Rohde" w:date="2026-09-17T16:43:00Z"/>
          <w:lang w:val="en-GB"/>
          <w:rPrChange w:id="331" w:author="Daniel Rohde" w:date="2026-09-17T16:44:00Z">
            <w:rPr>
              <w:ins w:id="332" w:author="Daniel Rohde" w:date="2026-09-17T16:43:00Z"/>
              <w:b w:val="0"/>
              <w:bCs w:val="0"/>
              <w:i/>
              <w:iCs/>
            </w:rPr>
          </w:rPrChange>
        </w:rPr>
        <w:pPrChange w:id="333" w:author="Daniel Rohde" w:date="2026-09-17T16:44:00Z">
          <w:pPr>
            <w:pStyle w:val="berschrift4"/>
          </w:pPr>
        </w:pPrChange>
      </w:pPr>
      <w:ins w:id="334" w:author="Daniel Rohde" w:date="2026-09-17T16:43:00Z">
        <w:r w:rsidRPr="00AB57B3">
          <w:rPr>
            <w:lang w:val="en-GB"/>
            <w:rPrChange w:id="335" w:author="Daniel Rohde" w:date="2026-09-17T16:44:00Z">
              <w:rPr>
                <w:b w:val="0"/>
                <w:bCs w:val="0"/>
                <w:i/>
                <w:iCs/>
              </w:rPr>
            </w:rPrChange>
          </w:rPr>
          <w:t>introduce a new validation check (of any classification);</w:t>
        </w:r>
      </w:ins>
    </w:p>
    <w:p w14:paraId="097CA0B6" w14:textId="39C09687" w:rsidR="0002294F" w:rsidRPr="00AB57B3" w:rsidRDefault="0002294F" w:rsidP="00AB57B3">
      <w:pPr>
        <w:pStyle w:val="Listenabsatz"/>
        <w:numPr>
          <w:ilvl w:val="0"/>
          <w:numId w:val="25"/>
        </w:numPr>
        <w:spacing w:line="240" w:lineRule="auto"/>
        <w:ind w:left="709" w:hanging="349"/>
        <w:rPr>
          <w:ins w:id="336" w:author="Daniel Rohde" w:date="2026-09-17T16:43:00Z"/>
          <w:lang w:val="en-GB"/>
          <w:rPrChange w:id="337" w:author="Daniel Rohde" w:date="2026-09-17T16:44:00Z">
            <w:rPr>
              <w:ins w:id="338" w:author="Daniel Rohde" w:date="2026-09-17T16:43:00Z"/>
              <w:b w:val="0"/>
              <w:bCs w:val="0"/>
              <w:i/>
              <w:iCs/>
            </w:rPr>
          </w:rPrChange>
        </w:rPr>
        <w:pPrChange w:id="339" w:author="Daniel Rohde" w:date="2026-09-17T16:44:00Z">
          <w:pPr>
            <w:pStyle w:val="berschrift4"/>
          </w:pPr>
        </w:pPrChange>
      </w:pPr>
      <w:ins w:id="340" w:author="Daniel Rohde" w:date="2026-09-17T16:43:00Z">
        <w:r w:rsidRPr="00AB57B3">
          <w:rPr>
            <w:lang w:val="en-GB"/>
            <w:rPrChange w:id="341" w:author="Daniel Rohde" w:date="2026-09-17T16:44:00Z">
              <w:rPr>
                <w:b w:val="0"/>
                <w:bCs w:val="0"/>
                <w:i/>
                <w:iCs/>
              </w:rPr>
            </w:rPrChange>
          </w:rPr>
          <w:t>remove an existing validation check (of any classification);</w:t>
        </w:r>
      </w:ins>
    </w:p>
    <w:p w14:paraId="0D2E212A" w14:textId="7595CEE3" w:rsidR="0002294F" w:rsidRPr="00AB57B3" w:rsidRDefault="0002294F" w:rsidP="00AB57B3">
      <w:pPr>
        <w:pStyle w:val="Listenabsatz"/>
        <w:numPr>
          <w:ilvl w:val="0"/>
          <w:numId w:val="25"/>
        </w:numPr>
        <w:spacing w:line="240" w:lineRule="auto"/>
        <w:ind w:left="709" w:hanging="349"/>
        <w:rPr>
          <w:ins w:id="342" w:author="Daniel Rohde" w:date="2026-09-17T16:43:00Z"/>
          <w:lang w:val="en-GB"/>
          <w:rPrChange w:id="343" w:author="Daniel Rohde" w:date="2026-09-17T16:44:00Z">
            <w:rPr>
              <w:ins w:id="344" w:author="Daniel Rohde" w:date="2026-09-17T16:43:00Z"/>
              <w:b w:val="0"/>
              <w:bCs w:val="0"/>
              <w:i/>
              <w:iCs/>
            </w:rPr>
          </w:rPrChange>
        </w:rPr>
        <w:pPrChange w:id="345" w:author="Daniel Rohde" w:date="2026-09-17T16:44:00Z">
          <w:pPr>
            <w:pStyle w:val="berschrift4"/>
          </w:pPr>
        </w:pPrChange>
      </w:pPr>
      <w:ins w:id="346" w:author="Daniel Rohde" w:date="2026-09-17T16:43:00Z">
        <w:r w:rsidRPr="00AB57B3">
          <w:rPr>
            <w:lang w:val="en-GB"/>
            <w:rPrChange w:id="347" w:author="Daniel Rohde" w:date="2026-09-17T16:44:00Z">
              <w:rPr>
                <w:b w:val="0"/>
                <w:bCs w:val="0"/>
                <w:i/>
                <w:iCs/>
              </w:rPr>
            </w:rPrChange>
          </w:rPr>
          <w:t>change the classification of a validation check, whether upgrade (such as Error to Critical) or</w:t>
        </w:r>
      </w:ins>
      <w:ins w:id="348" w:author="Daniel Rohde" w:date="2026-09-17T16:44:00Z">
        <w:r w:rsidR="00AB57B3" w:rsidRPr="00AB57B3">
          <w:rPr>
            <w:lang w:val="en-GB"/>
            <w:rPrChange w:id="349" w:author="Daniel Rohde" w:date="2026-09-17T16:44:00Z">
              <w:rPr/>
            </w:rPrChange>
          </w:rPr>
          <w:t xml:space="preserve"> </w:t>
        </w:r>
      </w:ins>
      <w:ins w:id="350" w:author="Daniel Rohde" w:date="2026-09-17T16:43:00Z">
        <w:r w:rsidRPr="00AB57B3">
          <w:rPr>
            <w:lang w:val="en-GB"/>
            <w:rPrChange w:id="351" w:author="Daniel Rohde" w:date="2026-09-17T16:44:00Z">
              <w:rPr>
                <w:b w:val="0"/>
                <w:bCs w:val="0"/>
                <w:i/>
                <w:iCs/>
              </w:rPr>
            </w:rPrChange>
          </w:rPr>
          <w:t>downgrade (such as Error to Warning);</w:t>
        </w:r>
      </w:ins>
    </w:p>
    <w:p w14:paraId="3DBB00D4" w14:textId="2FF6FE18" w:rsidR="0002294F" w:rsidRPr="00AB57B3" w:rsidRDefault="0002294F" w:rsidP="00AB57B3">
      <w:pPr>
        <w:pStyle w:val="Listenabsatz"/>
        <w:numPr>
          <w:ilvl w:val="0"/>
          <w:numId w:val="25"/>
        </w:numPr>
        <w:spacing w:line="240" w:lineRule="auto"/>
        <w:ind w:left="709" w:hanging="349"/>
        <w:rPr>
          <w:ins w:id="352" w:author="Daniel Rohde" w:date="2026-09-17T16:43:00Z"/>
          <w:lang w:val="en-GB"/>
          <w:rPrChange w:id="353" w:author="Daniel Rohde" w:date="2026-09-17T16:44:00Z">
            <w:rPr>
              <w:ins w:id="354" w:author="Daniel Rohde" w:date="2026-09-17T16:43:00Z"/>
              <w:b w:val="0"/>
              <w:bCs w:val="0"/>
              <w:i/>
              <w:iCs/>
            </w:rPr>
          </w:rPrChange>
        </w:rPr>
        <w:pPrChange w:id="355" w:author="Daniel Rohde" w:date="2026-09-17T16:44:00Z">
          <w:pPr>
            <w:pStyle w:val="berschrift4"/>
          </w:pPr>
        </w:pPrChange>
      </w:pPr>
      <w:ins w:id="356" w:author="Daniel Rohde" w:date="2026-09-17T16:43:00Z">
        <w:r w:rsidRPr="00AB57B3">
          <w:rPr>
            <w:lang w:val="en-GB"/>
            <w:rPrChange w:id="357" w:author="Daniel Rohde" w:date="2026-09-17T16:44:00Z">
              <w:rPr>
                <w:b w:val="0"/>
                <w:bCs w:val="0"/>
                <w:i/>
                <w:iCs/>
              </w:rPr>
            </w:rPrChange>
          </w:rPr>
          <w:t>extend a validation check to include new features, conditions, etc., in a way that requires validation software manufacturers to change their software;</w:t>
        </w:r>
      </w:ins>
    </w:p>
    <w:p w14:paraId="4A1BA42D" w14:textId="603D7E25" w:rsidR="0002294F" w:rsidRPr="00AB57B3" w:rsidRDefault="0002294F" w:rsidP="00AB57B3">
      <w:pPr>
        <w:spacing w:after="120" w:line="240" w:lineRule="auto"/>
        <w:rPr>
          <w:ins w:id="358" w:author="Daniel Rohde" w:date="2026-09-17T16:43:00Z"/>
          <w:lang w:val="en-GB"/>
          <w:rPrChange w:id="359" w:author="Daniel Rohde" w:date="2026-09-17T16:43:00Z">
            <w:rPr>
              <w:ins w:id="360" w:author="Daniel Rohde" w:date="2026-09-17T16:43:00Z"/>
              <w:b w:val="0"/>
              <w:bCs w:val="0"/>
              <w:i/>
              <w:iCs/>
            </w:rPr>
          </w:rPrChange>
        </w:rPr>
        <w:pPrChange w:id="361" w:author="Daniel Rohde" w:date="2026-09-17T16:43:00Z">
          <w:pPr>
            <w:pStyle w:val="berschrift4"/>
          </w:pPr>
        </w:pPrChange>
      </w:pPr>
      <w:ins w:id="362" w:author="Daniel Rohde" w:date="2026-09-17T16:43:00Z">
        <w:r w:rsidRPr="00AB57B3">
          <w:rPr>
            <w:lang w:val="en-GB"/>
            <w:rPrChange w:id="363" w:author="Daniel Rohde" w:date="2026-09-17T16:43:00Z">
              <w:rPr>
                <w:b w:val="0"/>
                <w:bCs w:val="0"/>
                <w:i/>
                <w:iCs/>
              </w:rPr>
            </w:rPrChange>
          </w:rPr>
          <w:t>New Editions are likely to require validation software manufacturers to change their software or invalidate datasets which passed validation according to the previous Edition of S-158:1</w:t>
        </w:r>
      </w:ins>
      <w:ins w:id="364" w:author="Daniel Rohde" w:date="2026-09-17T16:45:00Z">
        <w:r w:rsidR="00AB57B3">
          <w:rPr>
            <w:lang w:val="en-GB"/>
          </w:rPr>
          <w:t>02</w:t>
        </w:r>
      </w:ins>
      <w:ins w:id="365" w:author="Daniel Rohde" w:date="2026-09-17T16:43:00Z">
        <w:r w:rsidRPr="00AB57B3">
          <w:rPr>
            <w:lang w:val="en-GB"/>
            <w:rPrChange w:id="366" w:author="Daniel Rohde" w:date="2026-09-17T16:43:00Z">
              <w:rPr>
                <w:b w:val="0"/>
                <w:bCs w:val="0"/>
                <w:i/>
                <w:iCs/>
              </w:rPr>
            </w:rPrChange>
          </w:rPr>
          <w:t>.</w:t>
        </w:r>
      </w:ins>
    </w:p>
    <w:p w14:paraId="740DC030" w14:textId="2176200D" w:rsidR="00EC0C05" w:rsidRPr="00AB57B3" w:rsidDel="0002294F" w:rsidRDefault="0002294F" w:rsidP="00AB57B3">
      <w:pPr>
        <w:pStyle w:val="berschrift4"/>
        <w:rPr>
          <w:del w:id="367" w:author="Daniel Rohde" w:date="2026-09-17T16:43:00Z"/>
          <w:b w:val="0"/>
          <w:bCs w:val="0"/>
          <w:rPrChange w:id="368" w:author="Daniel Rohde" w:date="2026-09-17T16:43:00Z">
            <w:rPr>
              <w:del w:id="369" w:author="Daniel Rohde" w:date="2026-09-17T16:43:00Z"/>
              <w:b w:val="0"/>
              <w:bCs w:val="0"/>
              <w:i/>
              <w:iCs/>
            </w:rPr>
          </w:rPrChange>
        </w:rPr>
        <w:pPrChange w:id="370" w:author="Daniel Rohde" w:date="2026-09-17T16:43:00Z">
          <w:pPr>
            <w:pStyle w:val="berschrift4"/>
          </w:pPr>
        </w:pPrChange>
      </w:pPr>
      <w:ins w:id="371" w:author="Daniel Rohde" w:date="2026-09-17T16:43:00Z">
        <w:r w:rsidRPr="00AB57B3">
          <w:rPr>
            <w:b w:val="0"/>
            <w:bCs w:val="0"/>
            <w:rPrChange w:id="372" w:author="Daniel Rohde" w:date="2026-09-17T16:43:00Z">
              <w:rPr>
                <w:b w:val="0"/>
                <w:bCs w:val="0"/>
                <w:i/>
                <w:iCs/>
              </w:rPr>
            </w:rPrChange>
          </w:rPr>
          <w:t>All cumulative revisions and clarifications must be included with the release of approved New Editions.</w:t>
        </w:r>
      </w:ins>
      <w:del w:id="373" w:author="Daniel Rohde" w:date="2026-09-17T16:43:00Z">
        <w:r w:rsidR="00EC0C05" w:rsidRPr="00AB57B3" w:rsidDel="0002294F">
          <w:rPr>
            <w:rPrChange w:id="374" w:author="Daniel Rohde" w:date="2026-09-17T16:43:00Z">
              <w:rPr>
                <w:i/>
                <w:iCs/>
              </w:rPr>
            </w:rPrChange>
          </w:rPr>
          <w:delText>New Editions</w:delText>
        </w:r>
        <w:r w:rsidR="00EC0C05" w:rsidRPr="00AB57B3" w:rsidDel="0002294F">
          <w:rPr>
            <w:rPrChange w:id="375" w:author="Daniel Rohde" w:date="2026-09-17T16:43:00Z">
              <w:rPr/>
            </w:rPrChange>
          </w:rPr>
          <w:delText xml:space="preserve"> of S-1</w:delText>
        </w:r>
        <w:r w:rsidR="00113EC1" w:rsidRPr="00AB57B3" w:rsidDel="0002294F">
          <w:rPr>
            <w:rPrChange w:id="376" w:author="Daniel Rohde" w:date="2026-09-17T16:43:00Z">
              <w:rPr/>
            </w:rPrChange>
          </w:rPr>
          <w:delText>58</w:delText>
        </w:r>
        <w:r w:rsidR="000F4686" w:rsidRPr="00AB57B3" w:rsidDel="0002294F">
          <w:rPr>
            <w:rPrChange w:id="377" w:author="Daniel Rohde" w:date="2026-09-17T16:43:00Z">
              <w:rPr/>
            </w:rPrChange>
          </w:rPr>
          <w:delText>:</w:delText>
        </w:r>
        <w:r w:rsidR="00F4326B" w:rsidRPr="00AB57B3" w:rsidDel="0002294F">
          <w:rPr>
            <w:rPrChange w:id="378" w:author="Daniel Rohde" w:date="2026-09-17T16:43:00Z">
              <w:rPr/>
            </w:rPrChange>
          </w:rPr>
          <w:delText>102</w:delText>
        </w:r>
        <w:r w:rsidR="00EC0C05" w:rsidRPr="00AB57B3" w:rsidDel="0002294F">
          <w:rPr>
            <w:rPrChange w:id="379" w:author="Daniel Rohde" w:date="2026-09-17T16:43:00Z">
              <w:rPr/>
            </w:rPrChange>
          </w:rPr>
          <w:delText xml:space="preserve"> introduce significant changes.</w:delText>
        </w:r>
      </w:del>
    </w:p>
    <w:p w14:paraId="0CFF497D" w14:textId="77777777" w:rsidR="0002294F" w:rsidRPr="0002294F" w:rsidRDefault="0002294F" w:rsidP="00AB57B3">
      <w:pPr>
        <w:spacing w:after="120" w:line="240" w:lineRule="auto"/>
        <w:rPr>
          <w:ins w:id="380" w:author="Daniel Rohde" w:date="2026-09-17T16:43:00Z"/>
          <w:lang w:val="en-GB"/>
          <w:rPrChange w:id="381" w:author="Daniel Rohde" w:date="2026-09-17T16:43:00Z">
            <w:rPr>
              <w:ins w:id="382" w:author="Daniel Rohde" w:date="2026-09-17T16:43:00Z"/>
            </w:rPr>
          </w:rPrChange>
        </w:rPr>
        <w:pPrChange w:id="383" w:author="Daniel Rohde" w:date="2026-09-17T16:43:00Z">
          <w:pPr>
            <w:pStyle w:val="berschrift4"/>
          </w:pPr>
        </w:pPrChange>
      </w:pPr>
    </w:p>
    <w:p w14:paraId="1738B38B" w14:textId="69AAC234" w:rsidR="7CCA7975" w:rsidDel="0002294F" w:rsidRDefault="7CCA7975" w:rsidP="0002294F">
      <w:pPr>
        <w:pStyle w:val="berschrift4"/>
        <w:rPr>
          <w:del w:id="384" w:author="Daniel Rohde" w:date="2026-09-17T16:43:00Z"/>
        </w:rPr>
      </w:pPr>
      <w:del w:id="385" w:author="Daniel Rohde" w:date="2026-09-17T16:43:00Z">
        <w:r w:rsidRPr="5F0F9801" w:rsidDel="0002294F">
          <w:delText xml:space="preserve">The term “New Edition” </w:delText>
        </w:r>
        <w:r w:rsidR="170372A3" w:rsidRPr="5F0F9801" w:rsidDel="0002294F">
          <w:delText>conforms to the definition in</w:delText>
        </w:r>
        <w:r w:rsidRPr="5F0F9801" w:rsidDel="0002294F">
          <w:delText xml:space="preserve"> S-158 </w:delText>
        </w:r>
        <w:r w:rsidR="0D3ACF58" w:rsidRPr="5F0F9801" w:rsidDel="0002294F">
          <w:delText>clause</w:delText>
        </w:r>
        <w:r w:rsidRPr="5F0F9801" w:rsidDel="0002294F">
          <w:delText xml:space="preserve"> 1.6.2.2.</w:delText>
        </w:r>
      </w:del>
    </w:p>
    <w:p w14:paraId="342C0F0B" w14:textId="5AE9861E" w:rsidR="00C916B0" w:rsidRPr="00CF30EA" w:rsidRDefault="00AB1767" w:rsidP="0002294F">
      <w:pPr>
        <w:pStyle w:val="berschrift4"/>
      </w:pPr>
      <w:r>
        <w:t>Revision</w:t>
      </w:r>
    </w:p>
    <w:p w14:paraId="7E84BEBA" w14:textId="7CB98875" w:rsidR="00EC0C05" w:rsidDel="00AB57B3" w:rsidRDefault="00AB57B3" w:rsidP="00AB57B3">
      <w:pPr>
        <w:spacing w:after="120" w:line="240" w:lineRule="auto"/>
        <w:rPr>
          <w:del w:id="386" w:author="Daniel Rohde" w:date="2026-09-17T16:45:00Z"/>
          <w:lang w:val="en-GB"/>
        </w:rPr>
      </w:pPr>
      <w:ins w:id="387" w:author="Daniel Rohde" w:date="2026-09-17T16:45:00Z">
        <w:r w:rsidRPr="00AB57B3">
          <w:rPr>
            <w:lang w:val="en-GB"/>
            <w:rPrChange w:id="388" w:author="Daniel Rohde" w:date="2026-09-17T16:45:00Z">
              <w:rPr>
                <w:i/>
                <w:iCs/>
              </w:rPr>
            </w:rPrChange>
          </w:rPr>
          <w:t>Revisions are defined as substantive semantic changes to S-158:1</w:t>
        </w:r>
      </w:ins>
      <w:ins w:id="389" w:author="Daniel Rohde" w:date="2026-09-17T16:46:00Z">
        <w:r>
          <w:rPr>
            <w:lang w:val="en-GB"/>
          </w:rPr>
          <w:t>02</w:t>
        </w:r>
      </w:ins>
      <w:ins w:id="390" w:author="Daniel Rohde" w:date="2026-09-17T16:45:00Z">
        <w:r w:rsidRPr="00AB57B3">
          <w:rPr>
            <w:lang w:val="en-GB"/>
            <w:rPrChange w:id="391" w:author="Daniel Rohde" w:date="2026-09-17T16:45:00Z">
              <w:rPr>
                <w:i/>
                <w:iCs/>
              </w:rPr>
            </w:rPrChange>
          </w:rPr>
          <w:t>. Typically, revisions will change S-158:1</w:t>
        </w:r>
      </w:ins>
      <w:ins w:id="392" w:author="Daniel Rohde" w:date="2026-09-17T16:46:00Z">
        <w:r>
          <w:rPr>
            <w:lang w:val="en-GB"/>
          </w:rPr>
          <w:t>02</w:t>
        </w:r>
      </w:ins>
      <w:ins w:id="393" w:author="Daniel Rohde" w:date="2026-09-17T16:45:00Z">
        <w:r w:rsidRPr="00AB57B3">
          <w:rPr>
            <w:lang w:val="en-GB"/>
            <w:rPrChange w:id="394" w:author="Daniel Rohde" w:date="2026-09-17T16:45:00Z">
              <w:rPr>
                <w:i/>
                <w:iCs/>
              </w:rPr>
            </w:rPrChange>
          </w:rPr>
          <w:t xml:space="preserve"> to correct factual errors or introduce necessary changes that have become evident as a result of practical experience or changing circumstances. Revisions include corrections of misinterpretations of S-100 or the relevant Product Specification, or extensions to checks that do not require changes to validation software.</w:t>
        </w:r>
      </w:ins>
      <w:del w:id="395" w:author="Daniel Rohde" w:date="2026-09-17T16:45:00Z">
        <w:r w:rsidR="00EC0C05" w:rsidRPr="00AB57B3" w:rsidDel="00AB57B3">
          <w:rPr>
            <w:lang w:val="en-GB"/>
            <w:rPrChange w:id="396" w:author="Daniel Rohde" w:date="2026-09-17T16:45:00Z">
              <w:rPr>
                <w:i/>
                <w:iCs/>
              </w:rPr>
            </w:rPrChange>
          </w:rPr>
          <w:delText>Revisions</w:delText>
        </w:r>
        <w:r w:rsidR="00EC0C05" w:rsidRPr="00AB57B3" w:rsidDel="00AB57B3">
          <w:rPr>
            <w:lang w:val="en-GB"/>
            <w:rPrChange w:id="397" w:author="Daniel Rohde" w:date="2026-09-17T16:45:00Z">
              <w:rPr/>
            </w:rPrChange>
          </w:rPr>
          <w:delText xml:space="preserve"> are defined as substantive semantic changes to S-1</w:delText>
        </w:r>
        <w:r w:rsidR="00113EC1" w:rsidRPr="00AB57B3" w:rsidDel="00AB57B3">
          <w:rPr>
            <w:lang w:val="en-GB"/>
            <w:rPrChange w:id="398" w:author="Daniel Rohde" w:date="2026-09-17T16:45:00Z">
              <w:rPr/>
            </w:rPrChange>
          </w:rPr>
          <w:delText>58</w:delText>
        </w:r>
        <w:r w:rsidR="00AE0E65" w:rsidRPr="00AB57B3" w:rsidDel="00AB57B3">
          <w:rPr>
            <w:lang w:val="en-GB"/>
            <w:rPrChange w:id="399" w:author="Daniel Rohde" w:date="2026-09-17T16:45:00Z">
              <w:rPr/>
            </w:rPrChange>
          </w:rPr>
          <w:delText>:</w:delText>
        </w:r>
        <w:r w:rsidR="00F4326B" w:rsidRPr="00AB57B3" w:rsidDel="00AB57B3">
          <w:rPr>
            <w:lang w:val="en-GB"/>
            <w:rPrChange w:id="400" w:author="Daniel Rohde" w:date="2026-09-17T16:45:00Z">
              <w:rPr/>
            </w:rPrChange>
          </w:rPr>
          <w:delText>102</w:delText>
        </w:r>
        <w:r w:rsidR="00EC0C05" w:rsidRPr="00AB57B3" w:rsidDel="00AB57B3">
          <w:rPr>
            <w:lang w:val="en-GB"/>
            <w:rPrChange w:id="401" w:author="Daniel Rohde" w:date="2026-09-17T16:45:00Z">
              <w:rPr/>
            </w:rPrChange>
          </w:rPr>
          <w:delText xml:space="preserve">. </w:delText>
        </w:r>
      </w:del>
    </w:p>
    <w:p w14:paraId="5578742D" w14:textId="77777777" w:rsidR="00AB57B3" w:rsidRPr="00AB57B3" w:rsidRDefault="00AB57B3" w:rsidP="00AB57B3">
      <w:pPr>
        <w:spacing w:after="120" w:line="240" w:lineRule="auto"/>
        <w:rPr>
          <w:ins w:id="402" w:author="Daniel Rohde" w:date="2026-09-17T16:45:00Z"/>
          <w:lang w:val="en-GB"/>
          <w:rPrChange w:id="403" w:author="Daniel Rohde" w:date="2026-09-17T16:45:00Z">
            <w:rPr>
              <w:ins w:id="404" w:author="Daniel Rohde" w:date="2026-09-17T16:45:00Z"/>
            </w:rPr>
          </w:rPrChange>
        </w:rPr>
        <w:pPrChange w:id="405" w:author="Daniel Rohde" w:date="2026-09-17T16:45:00Z">
          <w:pPr>
            <w:pStyle w:val="berschrift4"/>
          </w:pPr>
        </w:pPrChange>
      </w:pPr>
    </w:p>
    <w:p w14:paraId="69D9B03E" w14:textId="2A563361" w:rsidR="00EC0C05" w:rsidRPr="00AB57B3" w:rsidRDefault="00AB57B3" w:rsidP="00AB57B3">
      <w:pPr>
        <w:spacing w:after="120" w:line="240" w:lineRule="auto"/>
        <w:rPr>
          <w:lang w:val="en-GB"/>
          <w:rPrChange w:id="406" w:author="Daniel Rohde" w:date="2026-09-17T16:45:00Z">
            <w:rPr/>
          </w:rPrChange>
        </w:rPr>
        <w:pPrChange w:id="407" w:author="Daniel Rohde" w:date="2026-09-17T16:45:00Z">
          <w:pPr>
            <w:pStyle w:val="berschrift4"/>
          </w:pPr>
        </w:pPrChange>
      </w:pPr>
      <w:ins w:id="408" w:author="Daniel Rohde" w:date="2026-09-17T16:45:00Z">
        <w:r w:rsidRPr="00AB57B3">
          <w:rPr>
            <w:lang w:val="en-GB"/>
          </w:rPr>
          <w:t>A revision must not be classified as a clarification. All cumulative clarifications must be included with the release of approved revisions.</w:t>
        </w:r>
      </w:ins>
      <w:del w:id="409" w:author="Daniel Rohde" w:date="2026-09-17T16:45:00Z">
        <w:r w:rsidR="77C0C7F5" w:rsidRPr="00AB57B3" w:rsidDel="00AB57B3">
          <w:rPr>
            <w:lang w:val="en-GB"/>
            <w:rPrChange w:id="410" w:author="Daniel Rohde" w:date="2026-09-17T16:45:00Z">
              <w:rPr/>
            </w:rPrChange>
          </w:rPr>
          <w:delText xml:space="preserve">The term “Revision” </w:delText>
        </w:r>
        <w:r w:rsidR="3DD3455E" w:rsidRPr="00AB57B3" w:rsidDel="00AB57B3">
          <w:rPr>
            <w:lang w:val="en-GB"/>
            <w:rPrChange w:id="411" w:author="Daniel Rohde" w:date="2026-09-17T16:45:00Z">
              <w:rPr/>
            </w:rPrChange>
          </w:rPr>
          <w:delText>conforms to the definition in</w:delText>
        </w:r>
        <w:r w:rsidR="77C0C7F5" w:rsidRPr="00AB57B3" w:rsidDel="00AB57B3">
          <w:rPr>
            <w:lang w:val="en-GB"/>
            <w:rPrChange w:id="412" w:author="Daniel Rohde" w:date="2026-09-17T16:45:00Z">
              <w:rPr/>
            </w:rPrChange>
          </w:rPr>
          <w:delText xml:space="preserve"> S-158 </w:delText>
        </w:r>
        <w:r w:rsidR="140B6EBD" w:rsidRPr="00AB57B3" w:rsidDel="00AB57B3">
          <w:rPr>
            <w:lang w:val="en-GB"/>
            <w:rPrChange w:id="413" w:author="Daniel Rohde" w:date="2026-09-17T16:45:00Z">
              <w:rPr/>
            </w:rPrChange>
          </w:rPr>
          <w:delText>clause</w:delText>
        </w:r>
        <w:r w:rsidR="77C0C7F5" w:rsidRPr="00AB57B3" w:rsidDel="00AB57B3">
          <w:rPr>
            <w:lang w:val="en-GB"/>
            <w:rPrChange w:id="414" w:author="Daniel Rohde" w:date="2026-09-17T16:45:00Z">
              <w:rPr/>
            </w:rPrChange>
          </w:rPr>
          <w:delText xml:space="preserve"> 1.6.2.3.</w:delText>
        </w:r>
      </w:del>
      <w:del w:id="415" w:author="Daniel Rohde" w:date="2026-09-17T16:33:00Z">
        <w:r w:rsidR="00382962" w:rsidRPr="00AB57B3" w:rsidDel="0002294F">
          <w:rPr>
            <w:lang w:val="en-GB"/>
            <w:rPrChange w:id="416" w:author="Daniel Rohde" w:date="2026-09-17T16:45:00Z">
              <w:rPr/>
            </w:rPrChange>
          </w:rPr>
          <w:noBreakHyphen/>
        </w:r>
      </w:del>
    </w:p>
    <w:p w14:paraId="04F53B83" w14:textId="49324E79" w:rsidR="00C916B0" w:rsidRPr="00CF30EA" w:rsidRDefault="00C916B0" w:rsidP="00423EF0">
      <w:pPr>
        <w:pStyle w:val="berschrift4"/>
        <w:tabs>
          <w:tab w:val="clear" w:pos="900"/>
          <w:tab w:val="clear" w:pos="1140"/>
          <w:tab w:val="clear" w:pos="1360"/>
          <w:tab w:val="left" w:pos="993"/>
        </w:tabs>
        <w:ind w:left="992" w:hanging="992"/>
      </w:pPr>
      <w:r w:rsidRPr="00CF30EA">
        <w:t>Clarificat</w:t>
      </w:r>
      <w:r w:rsidR="00AB1767">
        <w:t>ion</w:t>
      </w:r>
    </w:p>
    <w:p w14:paraId="58F0E0B3" w14:textId="38AA63B6" w:rsidR="00840BC2" w:rsidRPr="00AB57B3" w:rsidDel="00AB57B3" w:rsidRDefault="00AB57B3" w:rsidP="00AB57B3">
      <w:pPr>
        <w:spacing w:after="120" w:line="240" w:lineRule="auto"/>
        <w:rPr>
          <w:del w:id="417" w:author="Daniel Rohde" w:date="2026-09-17T16:47:00Z"/>
          <w:lang w:val="en-GB"/>
          <w:rPrChange w:id="418" w:author="Daniel Rohde" w:date="2026-09-17T16:48:00Z">
            <w:rPr>
              <w:del w:id="419" w:author="Daniel Rohde" w:date="2026-09-17T16:47:00Z"/>
            </w:rPr>
          </w:rPrChange>
        </w:rPr>
        <w:pPrChange w:id="420" w:author="Daniel Rohde" w:date="2026-09-17T16:48:00Z">
          <w:pPr/>
        </w:pPrChange>
      </w:pPr>
      <w:ins w:id="421" w:author="Daniel Rohde" w:date="2026-09-17T16:47:00Z">
        <w:r w:rsidRPr="00AB57B3">
          <w:rPr>
            <w:lang w:val="en-GB"/>
            <w:rPrChange w:id="422" w:author="Daniel Rohde" w:date="2026-09-17T16:48:00Z">
              <w:rPr>
                <w:i/>
                <w:iCs/>
              </w:rPr>
            </w:rPrChange>
          </w:rPr>
          <w:t>Clarifications are changes to S-158:1</w:t>
        </w:r>
      </w:ins>
      <w:ins w:id="423" w:author="Daniel Rohde" w:date="2026-09-17T16:48:00Z">
        <w:r w:rsidRPr="00AB57B3">
          <w:rPr>
            <w:lang w:val="en-GB"/>
            <w:rPrChange w:id="424" w:author="Daniel Rohde" w:date="2026-09-17T16:48:00Z">
              <w:rPr/>
            </w:rPrChange>
          </w:rPr>
          <w:t>02</w:t>
        </w:r>
      </w:ins>
      <w:ins w:id="425" w:author="Daniel Rohde" w:date="2026-09-17T16:47:00Z">
        <w:r w:rsidRPr="00AB57B3">
          <w:rPr>
            <w:lang w:val="en-GB"/>
            <w:rPrChange w:id="426" w:author="Daniel Rohde" w:date="2026-09-17T16:48:00Z">
              <w:rPr>
                <w:i/>
                <w:iCs/>
              </w:rPr>
            </w:rPrChange>
          </w:rPr>
          <w:t xml:space="preserve"> arising from non-substantive reasons.</w:t>
        </w:r>
      </w:ins>
      <w:del w:id="427" w:author="Daniel Rohde" w:date="2026-09-17T16:47:00Z">
        <w:r w:rsidR="00A6513D" w:rsidRPr="00AB57B3" w:rsidDel="00AB57B3">
          <w:rPr>
            <w:lang w:val="en-GB"/>
            <w:rPrChange w:id="428" w:author="Daniel Rohde" w:date="2026-09-17T16:48:00Z">
              <w:rPr>
                <w:i/>
                <w:iCs/>
              </w:rPr>
            </w:rPrChange>
          </w:rPr>
          <w:delText>Clarifications</w:delText>
        </w:r>
        <w:r w:rsidR="00A6513D" w:rsidRPr="00AB57B3" w:rsidDel="00AB57B3">
          <w:rPr>
            <w:lang w:val="en-GB"/>
            <w:rPrChange w:id="429" w:author="Daniel Rohde" w:date="2026-09-17T16:48:00Z">
              <w:rPr/>
            </w:rPrChange>
          </w:rPr>
          <w:delText xml:space="preserve"> are changes to S-1</w:delText>
        </w:r>
        <w:r w:rsidR="00835384" w:rsidRPr="00AB57B3" w:rsidDel="00AB57B3">
          <w:rPr>
            <w:lang w:val="en-GB"/>
            <w:rPrChange w:id="430" w:author="Daniel Rohde" w:date="2026-09-17T16:48:00Z">
              <w:rPr/>
            </w:rPrChange>
          </w:rPr>
          <w:delText>58</w:delText>
        </w:r>
        <w:r w:rsidR="005B4AFE" w:rsidRPr="00AB57B3" w:rsidDel="00AB57B3">
          <w:rPr>
            <w:lang w:val="en-GB"/>
            <w:rPrChange w:id="431" w:author="Daniel Rohde" w:date="2026-09-17T16:48:00Z">
              <w:rPr/>
            </w:rPrChange>
          </w:rPr>
          <w:delText>:</w:delText>
        </w:r>
        <w:r w:rsidR="00F4326B" w:rsidRPr="00AB57B3" w:rsidDel="00AB57B3">
          <w:rPr>
            <w:lang w:val="en-GB"/>
            <w:rPrChange w:id="432" w:author="Daniel Rohde" w:date="2026-09-17T16:48:00Z">
              <w:rPr/>
            </w:rPrChange>
          </w:rPr>
          <w:delText>102</w:delText>
        </w:r>
        <w:r w:rsidR="00840BC2" w:rsidRPr="00AB57B3" w:rsidDel="00AB57B3">
          <w:rPr>
            <w:lang w:val="en-GB"/>
            <w:rPrChange w:id="433" w:author="Daniel Rohde" w:date="2026-09-17T16:48:00Z">
              <w:rPr/>
            </w:rPrChange>
          </w:rPr>
          <w:delText xml:space="preserve"> arising from non-substantive reasons or</w:delText>
        </w:r>
        <w:r w:rsidR="00A6513D" w:rsidRPr="00AB57B3" w:rsidDel="00AB57B3">
          <w:rPr>
            <w:lang w:val="en-GB"/>
            <w:rPrChange w:id="434" w:author="Daniel Rohde" w:date="2026-09-17T16:48:00Z">
              <w:rPr/>
            </w:rPrChange>
          </w:rPr>
          <w:delText xml:space="preserve"> </w:delText>
        </w:r>
        <w:r w:rsidR="00840BC2" w:rsidRPr="00AB57B3" w:rsidDel="00AB57B3">
          <w:rPr>
            <w:lang w:val="en-GB"/>
            <w:rPrChange w:id="435" w:author="Daniel Rohde" w:date="2026-09-17T16:48:00Z">
              <w:rPr/>
            </w:rPrChange>
          </w:rPr>
          <w:delText xml:space="preserve">from introduction of a new edition or revision of </w:delText>
        </w:r>
        <w:r w:rsidR="00757F2D" w:rsidRPr="00AB57B3" w:rsidDel="00AB57B3">
          <w:rPr>
            <w:lang w:val="en-GB"/>
            <w:rPrChange w:id="436" w:author="Daniel Rohde" w:date="2026-09-17T16:48:00Z">
              <w:rPr/>
            </w:rPrChange>
          </w:rPr>
          <w:delText>S-</w:delText>
        </w:r>
        <w:r w:rsidR="00F4326B" w:rsidRPr="00AB57B3" w:rsidDel="00AB57B3">
          <w:rPr>
            <w:lang w:val="en-GB"/>
            <w:rPrChange w:id="437" w:author="Daniel Rohde" w:date="2026-09-17T16:48:00Z">
              <w:rPr/>
            </w:rPrChange>
          </w:rPr>
          <w:delText>102</w:delText>
        </w:r>
        <w:r w:rsidR="00840BC2" w:rsidRPr="00AB57B3" w:rsidDel="00AB57B3">
          <w:rPr>
            <w:lang w:val="en-GB"/>
            <w:rPrChange w:id="438" w:author="Daniel Rohde" w:date="2026-09-17T16:48:00Z">
              <w:rPr/>
            </w:rPrChange>
          </w:rPr>
          <w:delText>.</w:delText>
        </w:r>
      </w:del>
    </w:p>
    <w:p w14:paraId="2B309861" w14:textId="77777777" w:rsidR="00AB57B3" w:rsidRPr="00AB57B3" w:rsidRDefault="00AB57B3" w:rsidP="00AB57B3">
      <w:pPr>
        <w:spacing w:after="120" w:line="240" w:lineRule="auto"/>
        <w:rPr>
          <w:ins w:id="439" w:author="Daniel Rohde" w:date="2026-09-17T16:48:00Z"/>
          <w:lang w:val="en-GB"/>
          <w:rPrChange w:id="440" w:author="Daniel Rohde" w:date="2026-09-17T16:48:00Z">
            <w:rPr>
              <w:ins w:id="441" w:author="Daniel Rohde" w:date="2026-09-17T16:48:00Z"/>
              <w:b w:val="0"/>
              <w:bCs w:val="0"/>
            </w:rPr>
          </w:rPrChange>
        </w:rPr>
        <w:pPrChange w:id="442" w:author="Daniel Rohde" w:date="2026-09-17T16:48:00Z">
          <w:pPr>
            <w:pStyle w:val="berschrift4"/>
          </w:pPr>
        </w:pPrChange>
      </w:pPr>
    </w:p>
    <w:p w14:paraId="7B79B32D" w14:textId="14A426A4" w:rsidR="00AB57B3" w:rsidRPr="00AB57B3" w:rsidRDefault="00AB57B3" w:rsidP="00AB57B3">
      <w:pPr>
        <w:spacing w:after="120" w:line="240" w:lineRule="auto"/>
        <w:rPr>
          <w:ins w:id="443" w:author="Daniel Rohde" w:date="2026-09-17T16:48:00Z"/>
          <w:lang w:val="en-GB"/>
          <w:rPrChange w:id="444" w:author="Daniel Rohde" w:date="2026-09-17T16:48:00Z">
            <w:rPr>
              <w:ins w:id="445" w:author="Daniel Rohde" w:date="2026-09-17T16:48:00Z"/>
            </w:rPr>
          </w:rPrChange>
        </w:rPr>
        <w:pPrChange w:id="446" w:author="Daniel Rohde" w:date="2026-09-17T16:48:00Z">
          <w:pPr>
            <w:pStyle w:val="berschrift4"/>
          </w:pPr>
        </w:pPrChange>
      </w:pPr>
      <w:ins w:id="447" w:author="Daniel Rohde" w:date="2026-09-17T16:48:00Z">
        <w:r w:rsidRPr="00AB57B3">
          <w:rPr>
            <w:lang w:val="en-GB"/>
          </w:rPr>
          <w:t>Typically clarifications for non-substantive reasons remove ambiguity; correct grammatical and spelling errors; amend or update cross references; revise check messages or clarify check descriptions without requiring manufacturers to change their software.</w:t>
        </w:r>
      </w:ins>
    </w:p>
    <w:p w14:paraId="6920D6FF" w14:textId="33EE4A53" w:rsidR="00840BC2" w:rsidRPr="00CF30EA" w:rsidDel="00AB57B3" w:rsidRDefault="1B5E57BA" w:rsidP="00AB57B3">
      <w:pPr>
        <w:pStyle w:val="berschrift4"/>
        <w:rPr>
          <w:del w:id="448" w:author="Daniel Rohde" w:date="2026-09-17T16:47:00Z"/>
        </w:rPr>
      </w:pPr>
      <w:del w:id="449" w:author="Daniel Rohde" w:date="2026-09-17T16:47:00Z">
        <w:r w:rsidRPr="5F0F9801" w:rsidDel="00AB57B3">
          <w:delText xml:space="preserve">The term “Clarification” </w:delText>
        </w:r>
        <w:r w:rsidR="0994D5AD" w:rsidRPr="5F0F9801" w:rsidDel="00AB57B3">
          <w:delText>conforms to the definition in</w:delText>
        </w:r>
        <w:r w:rsidRPr="5F0F9801" w:rsidDel="00AB57B3">
          <w:delText xml:space="preserve"> S-158 </w:delText>
        </w:r>
        <w:r w:rsidR="40171F85" w:rsidRPr="5F0F9801" w:rsidDel="00AB57B3">
          <w:delText>clause</w:delText>
        </w:r>
        <w:r w:rsidRPr="5F0F9801" w:rsidDel="00AB57B3">
          <w:delText xml:space="preserve"> 1.6.2.4.</w:delText>
        </w:r>
      </w:del>
    </w:p>
    <w:p w14:paraId="4FD20258" w14:textId="55051F66" w:rsidR="00F7399D" w:rsidRPr="00CF30EA" w:rsidRDefault="00F7399D" w:rsidP="00AB57B3">
      <w:pPr>
        <w:pStyle w:val="berschrift4"/>
      </w:pPr>
      <w:r w:rsidRPr="00CF30EA">
        <w:t>Version numbers</w:t>
      </w:r>
    </w:p>
    <w:p w14:paraId="31200355" w14:textId="1C4745DF"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w:t>
      </w:r>
      <w:r w:rsidR="00835384">
        <w:rPr>
          <w:lang w:val="en-GB"/>
        </w:rPr>
        <w:t>58</w:t>
      </w:r>
      <w:r w:rsidR="008F2DB7">
        <w:rPr>
          <w:lang w:val="en-GB"/>
        </w:rPr>
        <w:t>:</w:t>
      </w:r>
      <w:r w:rsidR="00F4326B">
        <w:rPr>
          <w:lang w:val="en-GB"/>
        </w:rPr>
        <w:t>102</w:t>
      </w:r>
      <w:r w:rsidRPr="00CF30EA">
        <w:rPr>
          <w:lang w:val="en-GB"/>
        </w:rPr>
        <w:t xml:space="preserve"> must </w:t>
      </w:r>
      <w:ins w:id="450" w:author="Daniel Rohde" w:date="2026-09-17T16:47:00Z">
        <w:r w:rsidR="00AB57B3">
          <w:rPr>
            <w:lang w:val="en-GB"/>
          </w:rPr>
          <w:t xml:space="preserve">be </w:t>
        </w:r>
      </w:ins>
      <w:del w:id="451" w:author="Daniel Rohde" w:date="2026-09-17T16:33:00Z">
        <w:r w:rsidRPr="00CF30EA" w:rsidDel="0002294F">
          <w:rPr>
            <w:lang w:val="en-GB"/>
          </w:rPr>
          <w:delText>be as follows:</w:delText>
        </w:r>
      </w:del>
      <w:ins w:id="452" w:author="Daniel Rohde" w:date="2026-09-17T16:33:00Z">
        <w:r w:rsidR="0002294F">
          <w:rPr>
            <w:lang w:val="en-GB"/>
          </w:rPr>
          <w:t xml:space="preserve">denoted as </w:t>
        </w:r>
      </w:ins>
      <w:ins w:id="453" w:author="Daniel Rohde" w:date="2026-09-17T16:34:00Z">
        <w:r w:rsidR="0002294F">
          <w:rPr>
            <w:lang w:val="en-GB"/>
          </w:rPr>
          <w:t>described</w:t>
        </w:r>
      </w:ins>
      <w:ins w:id="454" w:author="Daniel Rohde" w:date="2026-09-17T16:33:00Z">
        <w:r w:rsidR="0002294F">
          <w:rPr>
            <w:lang w:val="en-GB"/>
          </w:rPr>
          <w:t xml:space="preserve"> in S-158 </w:t>
        </w:r>
      </w:ins>
      <w:ins w:id="455" w:author="Daniel Rohde" w:date="2026-09-17T16:34:00Z">
        <w:r w:rsidR="0002294F">
          <w:rPr>
            <w:lang w:val="en-GB"/>
          </w:rPr>
          <w:t>clause 1.6.2.5.</w:t>
        </w:r>
      </w:ins>
    </w:p>
    <w:p w14:paraId="342CACBF" w14:textId="3FA036F0" w:rsidR="008F5A40" w:rsidRPr="00CF30EA" w:rsidDel="0002294F" w:rsidRDefault="008F5A40" w:rsidP="00AB1767">
      <w:pPr>
        <w:spacing w:after="120" w:line="240" w:lineRule="auto"/>
        <w:rPr>
          <w:del w:id="456" w:author="Daniel Rohde" w:date="2026-09-17T16:34:00Z"/>
          <w:lang w:val="en-GB"/>
        </w:rPr>
      </w:pPr>
      <w:del w:id="457" w:author="Daniel Rohde" w:date="2026-09-17T16:34:00Z">
        <w:r w:rsidRPr="00CF30EA" w:rsidDel="0002294F">
          <w:rPr>
            <w:lang w:val="en-GB"/>
          </w:rPr>
          <w:delText xml:space="preserve">New Editions denoted as </w:delText>
        </w:r>
        <w:r w:rsidRPr="00CF30EA" w:rsidDel="0002294F">
          <w:rPr>
            <w:b/>
            <w:sz w:val="28"/>
            <w:szCs w:val="28"/>
            <w:lang w:val="en-GB"/>
          </w:rPr>
          <w:delText>n</w:delText>
        </w:r>
        <w:r w:rsidRPr="00CF30EA" w:rsidDel="0002294F">
          <w:rPr>
            <w:lang w:val="en-GB"/>
          </w:rPr>
          <w:delText>.0</w:delText>
        </w:r>
        <w:r w:rsidR="00F7399D" w:rsidRPr="00CF30EA" w:rsidDel="0002294F">
          <w:rPr>
            <w:lang w:val="en-GB"/>
          </w:rPr>
          <w:delText>.0</w:delText>
        </w:r>
        <w:bookmarkStart w:id="458" w:name="_Toc240557281"/>
        <w:bookmarkEnd w:id="458"/>
      </w:del>
    </w:p>
    <w:p w14:paraId="30EBDF33" w14:textId="6F84C89B" w:rsidR="00973152" w:rsidRPr="00CF30EA" w:rsidDel="0002294F" w:rsidRDefault="008F5A40" w:rsidP="00AB1767">
      <w:pPr>
        <w:spacing w:after="120" w:line="240" w:lineRule="auto"/>
        <w:rPr>
          <w:del w:id="459" w:author="Daniel Rohde" w:date="2026-09-17T16:34:00Z"/>
          <w:lang w:val="en-GB"/>
        </w:rPr>
      </w:pPr>
      <w:del w:id="460" w:author="Daniel Rohde" w:date="2026-09-17T16:34:00Z">
        <w:r w:rsidRPr="00CF30EA" w:rsidDel="0002294F">
          <w:rPr>
            <w:lang w:val="en-GB"/>
          </w:rPr>
          <w:delText>Revisions denoted as n.</w:delText>
        </w:r>
        <w:r w:rsidRPr="00CF30EA" w:rsidDel="0002294F">
          <w:rPr>
            <w:b/>
            <w:sz w:val="28"/>
            <w:szCs w:val="28"/>
            <w:lang w:val="en-GB"/>
          </w:rPr>
          <w:delText>n</w:delText>
        </w:r>
        <w:r w:rsidR="00F7399D" w:rsidRPr="00CF30EA" w:rsidDel="0002294F">
          <w:rPr>
            <w:lang w:val="en-GB"/>
          </w:rPr>
          <w:delText>.0</w:delText>
        </w:r>
        <w:bookmarkStart w:id="461" w:name="_Toc240557282"/>
        <w:bookmarkEnd w:id="461"/>
      </w:del>
    </w:p>
    <w:p w14:paraId="16B11EEE" w14:textId="461C4EDB" w:rsidR="009D0122" w:rsidRPr="001E1971" w:rsidDel="0002294F" w:rsidRDefault="008F5A40" w:rsidP="00AB1767">
      <w:pPr>
        <w:spacing w:after="120" w:line="240" w:lineRule="auto"/>
        <w:rPr>
          <w:del w:id="462" w:author="Daniel Rohde" w:date="2026-09-17T16:34:00Z"/>
          <w:b/>
          <w:lang w:val="en-GB"/>
        </w:rPr>
      </w:pPr>
      <w:del w:id="463" w:author="Daniel Rohde" w:date="2026-09-17T16:34:00Z">
        <w:r w:rsidRPr="00CF30EA" w:rsidDel="0002294F">
          <w:rPr>
            <w:lang w:val="en-GB"/>
          </w:rPr>
          <w:delText>Clarifications denoted as n.n.</w:delText>
        </w:r>
        <w:r w:rsidRPr="00CF30EA" w:rsidDel="0002294F">
          <w:rPr>
            <w:b/>
            <w:sz w:val="28"/>
            <w:szCs w:val="28"/>
            <w:lang w:val="en-GB"/>
          </w:rPr>
          <w:delText>n</w:delText>
        </w:r>
        <w:bookmarkStart w:id="464" w:name="_Toc240557283"/>
        <w:bookmarkEnd w:id="464"/>
      </w:del>
    </w:p>
    <w:p w14:paraId="141E9966" w14:textId="5F01F6F1" w:rsidR="00861E96" w:rsidRDefault="00861E96" w:rsidP="00611211">
      <w:pPr>
        <w:pStyle w:val="berschrift1"/>
        <w:rPr>
          <w:lang w:val="en-GB"/>
        </w:rPr>
      </w:pPr>
      <w:bookmarkStart w:id="465" w:name="_Toc1905011679"/>
      <w:bookmarkStart w:id="466" w:name="_Toc240557284"/>
      <w:r w:rsidRPr="2D8F900D">
        <w:rPr>
          <w:lang w:val="en-GB"/>
        </w:rPr>
        <w:t>Check Structure</w:t>
      </w:r>
      <w:bookmarkEnd w:id="465"/>
      <w:bookmarkEnd w:id="466"/>
    </w:p>
    <w:p w14:paraId="0296BAF2" w14:textId="6F8D193B" w:rsidR="00E735DA" w:rsidRDefault="00964AB6" w:rsidP="003E0544">
      <w:pPr>
        <w:tabs>
          <w:tab w:val="left" w:pos="1701"/>
        </w:tabs>
        <w:spacing w:after="120" w:line="240" w:lineRule="auto"/>
        <w:rPr>
          <w:lang w:val="en-GB"/>
        </w:rPr>
      </w:pPr>
      <w:r>
        <w:rPr>
          <w:lang w:val="en-GB"/>
        </w:rPr>
        <w:t>Check structure in S-158:</w:t>
      </w:r>
      <w:r w:rsidR="00F4326B">
        <w:rPr>
          <w:lang w:val="en-GB"/>
        </w:rPr>
        <w:t>102</w:t>
      </w:r>
      <w:r>
        <w:rPr>
          <w:lang w:val="en-GB"/>
        </w:rPr>
        <w:t xml:space="preserve"> includes the fields specified in S-158</w:t>
      </w:r>
      <w:r w:rsidR="0010055A">
        <w:rPr>
          <w:lang w:val="en-GB"/>
        </w:rPr>
        <w:t xml:space="preserve"> </w:t>
      </w:r>
      <w:r w:rsidR="00A15C47">
        <w:rPr>
          <w:lang w:val="en-GB"/>
        </w:rPr>
        <w:t>plus</w:t>
      </w:r>
      <w:r w:rsidR="0010055A">
        <w:rPr>
          <w:lang w:val="en-GB"/>
        </w:rPr>
        <w:t xml:space="preserve"> the additional fields</w:t>
      </w:r>
      <w:r w:rsidR="00A15C47">
        <w:rPr>
          <w:lang w:val="en-GB"/>
        </w:rPr>
        <w:t xml:space="preserve"> specified in </w:t>
      </w:r>
      <w:r w:rsidR="00A15C47">
        <w:rPr>
          <w:lang w:val="en-GB"/>
        </w:rPr>
        <w:fldChar w:fldCharType="begin"/>
      </w:r>
      <w:r w:rsidR="00A15C47">
        <w:rPr>
          <w:lang w:val="en-GB"/>
        </w:rPr>
        <w:instrText xml:space="preserve"> REF _Ref179907861 \h </w:instrText>
      </w:r>
      <w:r w:rsidR="00A15C47">
        <w:rPr>
          <w:lang w:val="en-GB"/>
        </w:rPr>
      </w:r>
      <w:r w:rsidR="00A15C47">
        <w:rPr>
          <w:lang w:val="en-GB"/>
        </w:rPr>
        <w:fldChar w:fldCharType="separate"/>
      </w:r>
      <w:r w:rsidR="00A15C47">
        <w:t xml:space="preserve">Table </w:t>
      </w:r>
      <w:r w:rsidR="00A15C47">
        <w:rPr>
          <w:noProof/>
        </w:rPr>
        <w:t>2</w:t>
      </w:r>
      <w:r w:rsidR="00A15C47">
        <w:t>-</w:t>
      </w:r>
      <w:r w:rsidR="00A15C47">
        <w:rPr>
          <w:noProof/>
        </w:rPr>
        <w:t>1</w:t>
      </w:r>
      <w:r w:rsidR="00A15C47">
        <w:rPr>
          <w:lang w:val="en-GB"/>
        </w:rPr>
        <w:fldChar w:fldCharType="end"/>
      </w:r>
      <w:r w:rsidR="00A15C47">
        <w:rPr>
          <w:lang w:val="en-GB"/>
        </w:rPr>
        <w:t>.</w:t>
      </w:r>
    </w:p>
    <w:p w14:paraId="5FA79E29" w14:textId="4F2F261F" w:rsidR="00A15C47" w:rsidRDefault="00A15C47" w:rsidP="00D80E53">
      <w:pPr>
        <w:pStyle w:val="Beschriftung"/>
        <w:keepNext/>
      </w:pPr>
      <w:bookmarkStart w:id="467" w:name="_Ref179907861"/>
      <w:r>
        <w:t xml:space="preserve">Table </w:t>
      </w:r>
      <w:ins w:id="468" w:author="Daniel Rohde" w:date="2026-09-17T17:01:00Z">
        <w:r w:rsidR="006873F4">
          <w:fldChar w:fldCharType="begin"/>
        </w:r>
        <w:r w:rsidR="006873F4">
          <w:instrText xml:space="preserve"> STYLEREF 1 \s </w:instrText>
        </w:r>
      </w:ins>
      <w:r w:rsidR="006873F4">
        <w:fldChar w:fldCharType="separate"/>
      </w:r>
      <w:r w:rsidR="006873F4">
        <w:rPr>
          <w:noProof/>
        </w:rPr>
        <w:t>13</w:t>
      </w:r>
      <w:ins w:id="469" w:author="Daniel Rohde" w:date="2026-09-17T17:01:00Z">
        <w:r w:rsidR="006873F4">
          <w:fldChar w:fldCharType="end"/>
        </w:r>
        <w:r w:rsidR="006873F4">
          <w:noBreakHyphen/>
        </w:r>
        <w:r w:rsidR="006873F4">
          <w:fldChar w:fldCharType="begin"/>
        </w:r>
        <w:r w:rsidR="006873F4">
          <w:instrText xml:space="preserve"> SEQ Table \* ARABIC \s 1 </w:instrText>
        </w:r>
      </w:ins>
      <w:r w:rsidR="006873F4">
        <w:fldChar w:fldCharType="separate"/>
      </w:r>
      <w:ins w:id="470" w:author="Daniel Rohde" w:date="2026-09-17T17:01:00Z">
        <w:r w:rsidR="006873F4">
          <w:rPr>
            <w:noProof/>
          </w:rPr>
          <w:t>1</w:t>
        </w:r>
        <w:r w:rsidR="006873F4">
          <w:fldChar w:fldCharType="end"/>
        </w:r>
      </w:ins>
      <w:del w:id="471" w:author="Daniel Rohde" w:date="2026-09-17T17:01:00Z">
        <w:r w:rsidDel="006873F4">
          <w:fldChar w:fldCharType="begin"/>
        </w:r>
        <w:r w:rsidDel="006873F4">
          <w:delInstrText xml:space="preserve"> STYLEREF 1 \s </w:delInstrText>
        </w:r>
        <w:r w:rsidDel="006873F4">
          <w:fldChar w:fldCharType="separate"/>
        </w:r>
        <w:r w:rsidDel="006873F4">
          <w:rPr>
            <w:noProof/>
          </w:rPr>
          <w:delText>2</w:delText>
        </w:r>
        <w:r w:rsidDel="006873F4">
          <w:fldChar w:fldCharType="end"/>
        </w:r>
        <w:r w:rsidDel="006873F4">
          <w:delText>-</w:delText>
        </w:r>
        <w:r w:rsidDel="006873F4">
          <w:fldChar w:fldCharType="begin"/>
        </w:r>
        <w:r w:rsidDel="006873F4">
          <w:delInstrText xml:space="preserve"> SEQ Table \* ARABIC \s 1 </w:delInstrText>
        </w:r>
        <w:r w:rsidDel="006873F4">
          <w:fldChar w:fldCharType="separate"/>
        </w:r>
        <w:r w:rsidDel="006873F4">
          <w:rPr>
            <w:noProof/>
          </w:rPr>
          <w:delText>1</w:delText>
        </w:r>
        <w:r w:rsidDel="006873F4">
          <w:fldChar w:fldCharType="end"/>
        </w:r>
      </w:del>
      <w:bookmarkEnd w:id="467"/>
      <w:r>
        <w:t xml:space="preserve"> - Extensions to check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2205"/>
        <w:gridCol w:w="6811"/>
      </w:tblGrid>
      <w:tr w:rsidR="00617ECB" w:rsidRPr="0089778F" w14:paraId="017C545F" w14:textId="77777777" w:rsidTr="2F40840B">
        <w:trPr>
          <w:cantSplit/>
          <w:tblHeader/>
        </w:trPr>
        <w:tc>
          <w:tcPr>
            <w:tcW w:w="1223" w:type="pct"/>
            <w:shd w:val="clear" w:color="auto" w:fill="D9D9D9" w:themeFill="background1" w:themeFillShade="D9"/>
          </w:tcPr>
          <w:p w14:paraId="3348BD62" w14:textId="77777777" w:rsidR="00617ECB" w:rsidRPr="0089778F" w:rsidRDefault="00617ECB" w:rsidP="00AC4051">
            <w:pPr>
              <w:tabs>
                <w:tab w:val="left" w:pos="1701"/>
              </w:tabs>
              <w:spacing w:after="120" w:line="240" w:lineRule="auto"/>
              <w:rPr>
                <w:b/>
                <w:bCs/>
              </w:rPr>
            </w:pPr>
            <w:r w:rsidRPr="0089778F">
              <w:rPr>
                <w:b/>
                <w:bCs/>
              </w:rPr>
              <w:t>Column</w:t>
            </w:r>
            <w:r>
              <w:rPr>
                <w:b/>
                <w:bCs/>
              </w:rPr>
              <w:t xml:space="preserve"> Name</w:t>
            </w:r>
          </w:p>
        </w:tc>
        <w:tc>
          <w:tcPr>
            <w:tcW w:w="3777" w:type="pct"/>
            <w:shd w:val="clear" w:color="auto" w:fill="D9D9D9" w:themeFill="background1" w:themeFillShade="D9"/>
          </w:tcPr>
          <w:p w14:paraId="08961A51" w14:textId="77777777" w:rsidR="00617ECB" w:rsidRPr="0089778F" w:rsidRDefault="00617ECB" w:rsidP="00AC4051">
            <w:pPr>
              <w:tabs>
                <w:tab w:val="left" w:pos="1701"/>
              </w:tabs>
              <w:spacing w:after="120" w:line="240" w:lineRule="auto"/>
              <w:rPr>
                <w:b/>
                <w:bCs/>
              </w:rPr>
            </w:pPr>
            <w:r w:rsidRPr="0089778F">
              <w:rPr>
                <w:b/>
                <w:bCs/>
              </w:rPr>
              <w:t>Description</w:t>
            </w:r>
          </w:p>
        </w:tc>
      </w:tr>
      <w:tr w:rsidR="00617ECB" w:rsidRPr="0089778F" w14:paraId="085AB7E5" w14:textId="77777777" w:rsidTr="2F40840B">
        <w:trPr>
          <w:cantSplit/>
        </w:trPr>
        <w:tc>
          <w:tcPr>
            <w:tcW w:w="1223" w:type="pct"/>
          </w:tcPr>
          <w:p w14:paraId="19BD63CE" w14:textId="487739D6" w:rsidR="00617ECB" w:rsidRPr="0089778F" w:rsidRDefault="00863F64" w:rsidP="00AC4051">
            <w:pPr>
              <w:tabs>
                <w:tab w:val="left" w:pos="1701"/>
              </w:tabs>
              <w:spacing w:after="120" w:line="240" w:lineRule="auto"/>
            </w:pPr>
            <w:r>
              <w:t>Prerequisites</w:t>
            </w:r>
          </w:p>
        </w:tc>
        <w:tc>
          <w:tcPr>
            <w:tcW w:w="3777" w:type="pct"/>
          </w:tcPr>
          <w:p w14:paraId="1707FA11" w14:textId="2B49BB8D" w:rsidR="00863F64" w:rsidRDefault="00863F64" w:rsidP="00863F64">
            <w:pPr>
              <w:tabs>
                <w:tab w:val="left" w:pos="1701"/>
              </w:tabs>
              <w:spacing w:after="120" w:line="240" w:lineRule="auto"/>
            </w:pPr>
            <w:r>
              <w:t>Checks which must succeed (check condition evaluates to FALSE) before this check can be executed.</w:t>
            </w:r>
            <w:r w:rsidR="00B73413">
              <w:t xml:space="preserve"> </w:t>
            </w:r>
          </w:p>
          <w:p w14:paraId="59901AA3" w14:textId="28110B0F" w:rsidR="00617ECB" w:rsidRPr="0089778F" w:rsidRDefault="00863F64" w:rsidP="00863F64">
            <w:pPr>
              <w:tabs>
                <w:tab w:val="left" w:pos="1701"/>
              </w:tabs>
              <w:spacing w:after="120" w:line="240" w:lineRule="auto"/>
            </w:pPr>
            <w:r>
              <w:t>Trivial prerequisites are omitted from this column (such as requiring the presence of an attribute before using it in a condition).</w:t>
            </w:r>
          </w:p>
        </w:tc>
      </w:tr>
      <w:tr w:rsidR="00863F64" w:rsidRPr="0089778F" w14:paraId="5CDD9C97" w14:textId="77777777" w:rsidTr="2F40840B">
        <w:trPr>
          <w:cantSplit/>
        </w:trPr>
        <w:tc>
          <w:tcPr>
            <w:tcW w:w="1223" w:type="pct"/>
          </w:tcPr>
          <w:p w14:paraId="5A67ECA6" w14:textId="27BD876E" w:rsidR="00863F64" w:rsidRDefault="00863F64" w:rsidP="00AC4051">
            <w:pPr>
              <w:tabs>
                <w:tab w:val="left" w:pos="1701"/>
              </w:tabs>
              <w:spacing w:after="120" w:line="240" w:lineRule="auto"/>
            </w:pPr>
            <w:r>
              <w:lastRenderedPageBreak/>
              <w:t>Terminate if failure</w:t>
            </w:r>
          </w:p>
        </w:tc>
        <w:tc>
          <w:tcPr>
            <w:tcW w:w="3777" w:type="pct"/>
          </w:tcPr>
          <w:p w14:paraId="7CA6CF63" w14:textId="35CD723C" w:rsidR="00863F64" w:rsidRDefault="688B77C5" w:rsidP="00863F64">
            <w:pPr>
              <w:tabs>
                <w:tab w:val="left" w:pos="1701"/>
              </w:tabs>
              <w:spacing w:after="120" w:line="240" w:lineRule="auto"/>
            </w:pPr>
            <w:r>
              <w:t>Whether failure of the check (the check condition evaluates to TRUE) will force termination of check processing before all validation checks can be executed.</w:t>
            </w:r>
            <w:r w:rsidR="00D9751F">
              <w:t xml:space="preserve"> Valid values are TRUE</w:t>
            </w:r>
            <w:r w:rsidR="39349978">
              <w:t xml:space="preserve"> and</w:t>
            </w:r>
            <w:r w:rsidR="00D9751F">
              <w:t xml:space="preserve"> FALSE</w:t>
            </w:r>
            <w:r w:rsidR="39349978">
              <w:t>. The d</w:t>
            </w:r>
            <w:r w:rsidR="7509DBF7">
              <w:t>efault</w:t>
            </w:r>
            <w:r w:rsidR="39349978">
              <w:t xml:space="preserve"> is FALSE</w:t>
            </w:r>
            <w:r w:rsidR="00D9751F">
              <w:t>.</w:t>
            </w:r>
          </w:p>
          <w:p w14:paraId="06F6F410" w14:textId="25A43E6A" w:rsidR="00863F64" w:rsidRDefault="00B73413" w:rsidP="00863F64">
            <w:pPr>
              <w:tabs>
                <w:tab w:val="left" w:pos="1701"/>
              </w:tabs>
              <w:spacing w:after="120" w:line="240" w:lineRule="auto"/>
            </w:pPr>
            <w:r>
              <w:t>T</w:t>
            </w:r>
            <w:r w:rsidR="00863F64">
              <w:t xml:space="preserve">he </w:t>
            </w:r>
            <w:r>
              <w:t xml:space="preserve">HDF5 format is hierarchical and the </w:t>
            </w:r>
            <w:r w:rsidR="00160787">
              <w:t xml:space="preserve">validity or even the </w:t>
            </w:r>
            <w:r>
              <w:t xml:space="preserve">existence of </w:t>
            </w:r>
            <w:r w:rsidR="00160787">
              <w:t>certain</w:t>
            </w:r>
            <w:r>
              <w:t xml:space="preserve"> </w:t>
            </w:r>
            <w:r w:rsidR="00160787">
              <w:t>parts of the dataset</w:t>
            </w:r>
            <w:r>
              <w:t xml:space="preserve"> depend</w:t>
            </w:r>
            <w:r w:rsidR="00B737D6">
              <w:t>s</w:t>
            </w:r>
            <w:r>
              <w:t xml:space="preserve"> on structure or </w:t>
            </w:r>
            <w:r w:rsidR="00B737D6">
              <w:t>content</w:t>
            </w:r>
            <w:r>
              <w:t xml:space="preserve"> </w:t>
            </w:r>
            <w:r w:rsidR="00160787">
              <w:t>required to be provided</w:t>
            </w:r>
            <w:r>
              <w:t xml:space="preserve"> in the dataset</w:t>
            </w:r>
            <w:r w:rsidR="00160787">
              <w:t>.</w:t>
            </w:r>
            <w:r>
              <w:t xml:space="preserve"> </w:t>
            </w:r>
            <w:r w:rsidR="00160787">
              <w:t xml:space="preserve">Validation checks </w:t>
            </w:r>
            <w:r w:rsidR="00B737D6">
              <w:t xml:space="preserve">for such fundamental structure or content have this field set to TRUE so that subsequent checks which </w:t>
            </w:r>
            <w:r w:rsidR="00207BCC">
              <w:t>depend on</w:t>
            </w:r>
            <w:r w:rsidR="00B737D6">
              <w:t xml:space="preserve"> that structure or content are not unnecessarily </w:t>
            </w:r>
            <w:r w:rsidR="00207BCC">
              <w:t>attempted if the fundamental structure or content fails its own validation check.</w:t>
            </w:r>
          </w:p>
          <w:p w14:paraId="5FEE87D3" w14:textId="2EB4EE88" w:rsidR="00207BCC" w:rsidRDefault="00207BCC" w:rsidP="00863F64">
            <w:pPr>
              <w:tabs>
                <w:tab w:val="left" w:pos="1701"/>
              </w:tabs>
              <w:spacing w:after="120" w:line="240" w:lineRule="auto"/>
            </w:pPr>
            <w:r>
              <w:t xml:space="preserve">For example, checks on </w:t>
            </w:r>
            <w:r w:rsidR="00D83C29">
              <w:t>groups which</w:t>
            </w:r>
            <w:r>
              <w:t xml:space="preserve"> </w:t>
            </w:r>
            <w:r w:rsidR="00D83C29">
              <w:t>are</w:t>
            </w:r>
            <w:r>
              <w:t xml:space="preserve"> members of a</w:t>
            </w:r>
            <w:r w:rsidR="00D83C29">
              <w:t>nother</w:t>
            </w:r>
            <w:r>
              <w:t xml:space="preserve"> group are not attempted if the </w:t>
            </w:r>
            <w:r w:rsidR="00D83C29">
              <w:t>container</w:t>
            </w:r>
            <w:r>
              <w:t xml:space="preserve"> group is missing.</w:t>
            </w:r>
          </w:p>
        </w:tc>
      </w:tr>
    </w:tbl>
    <w:p w14:paraId="74EBBB86" w14:textId="77777777" w:rsidR="0010055A" w:rsidRDefault="0010055A" w:rsidP="003E0544">
      <w:pPr>
        <w:tabs>
          <w:tab w:val="left" w:pos="1701"/>
        </w:tabs>
        <w:spacing w:after="120" w:line="240" w:lineRule="auto"/>
        <w:rPr>
          <w:lang w:val="en-GB"/>
        </w:rPr>
      </w:pPr>
    </w:p>
    <w:p w14:paraId="2493CDAA" w14:textId="76F8AED1" w:rsidR="00A15C47" w:rsidRDefault="00A15C47" w:rsidP="003E0544">
      <w:pPr>
        <w:tabs>
          <w:tab w:val="left" w:pos="1701"/>
        </w:tabs>
        <w:spacing w:after="120" w:line="240" w:lineRule="auto"/>
        <w:rPr>
          <w:lang w:val="en-GB"/>
        </w:rPr>
      </w:pPr>
      <w:r>
        <w:rPr>
          <w:lang w:val="en-GB"/>
        </w:rPr>
        <w:t xml:space="preserve">Termination of check processing need not be </w:t>
      </w:r>
      <w:r w:rsidR="214F7C32">
        <w:rPr>
          <w:lang w:val="en-GB"/>
        </w:rPr>
        <w:t>immediate but</w:t>
      </w:r>
      <w:r>
        <w:rPr>
          <w:lang w:val="en-GB"/>
        </w:rPr>
        <w:t xml:space="preserve"> is recommended at the end of the validation phase during which the failure occurs. Validation phases are explained in clause </w:t>
      </w:r>
      <w:r>
        <w:rPr>
          <w:lang w:val="en-GB"/>
        </w:rPr>
        <w:fldChar w:fldCharType="begin"/>
      </w:r>
      <w:r>
        <w:rPr>
          <w:lang w:val="en-GB"/>
        </w:rPr>
        <w:instrText xml:space="preserve"> REF _Ref179908070 \r \h </w:instrText>
      </w:r>
      <w:r>
        <w:rPr>
          <w:lang w:val="en-GB"/>
        </w:rPr>
      </w:r>
      <w:r>
        <w:rPr>
          <w:lang w:val="en-GB"/>
        </w:rPr>
        <w:fldChar w:fldCharType="separate"/>
      </w:r>
      <w:r>
        <w:rPr>
          <w:lang w:val="en-GB"/>
        </w:rPr>
        <w:t>4</w:t>
      </w:r>
      <w:r>
        <w:rPr>
          <w:lang w:val="en-GB"/>
        </w:rPr>
        <w:fldChar w:fldCharType="end"/>
      </w:r>
      <w:r w:rsidR="00D9751F">
        <w:rPr>
          <w:lang w:val="en-GB"/>
        </w:rPr>
        <w:t>.</w:t>
      </w:r>
    </w:p>
    <w:p w14:paraId="3FA1E055" w14:textId="56EAF50E" w:rsidR="00A15C47" w:rsidDel="00AB57B3" w:rsidRDefault="00A15C47" w:rsidP="003E0544">
      <w:pPr>
        <w:tabs>
          <w:tab w:val="left" w:pos="1701"/>
        </w:tabs>
        <w:spacing w:after="120" w:line="240" w:lineRule="auto"/>
        <w:rPr>
          <w:del w:id="472" w:author="Daniel Rohde" w:date="2026-09-17T16:50:00Z"/>
          <w:lang w:val="en-GB"/>
        </w:rPr>
      </w:pPr>
      <w:bookmarkStart w:id="473" w:name="_Toc240557285"/>
      <w:bookmarkEnd w:id="473"/>
    </w:p>
    <w:p w14:paraId="0444892B" w14:textId="1716C14A" w:rsidR="00B14B0E" w:rsidRDefault="00B14B0E" w:rsidP="00611211">
      <w:pPr>
        <w:pStyle w:val="berschrift1"/>
        <w:rPr>
          <w:lang w:val="en-GB"/>
        </w:rPr>
      </w:pPr>
      <w:bookmarkStart w:id="474" w:name="_Ref172572327"/>
      <w:bookmarkStart w:id="475" w:name="_Toc398352528"/>
      <w:bookmarkStart w:id="476" w:name="_Toc240557286"/>
      <w:r w:rsidRPr="2D8F900D">
        <w:rPr>
          <w:lang w:val="en-GB"/>
        </w:rPr>
        <w:t>Check Syntax</w:t>
      </w:r>
      <w:bookmarkEnd w:id="474"/>
      <w:bookmarkEnd w:id="475"/>
      <w:bookmarkEnd w:id="476"/>
    </w:p>
    <w:p w14:paraId="31FF688C" w14:textId="7BCAEA3E" w:rsidR="00385249" w:rsidRDefault="00D76F20" w:rsidP="00B14B0E">
      <w:pPr>
        <w:rPr>
          <w:lang w:val="en-GB"/>
        </w:rPr>
      </w:pPr>
      <w:r>
        <w:rPr>
          <w:lang w:val="en-GB"/>
        </w:rPr>
        <w:t>The check syntax conforms to the syntax and operators for product-specific checks described in S-158 clause 4.2.</w:t>
      </w:r>
    </w:p>
    <w:p w14:paraId="04FDC99E" w14:textId="116E6CA7" w:rsidR="00861E96" w:rsidRDefault="00D76F20" w:rsidP="00611211">
      <w:pPr>
        <w:pStyle w:val="berschrift1"/>
        <w:rPr>
          <w:lang w:val="en-GB"/>
        </w:rPr>
      </w:pPr>
      <w:bookmarkStart w:id="477" w:name="_Ref179908070"/>
      <w:bookmarkStart w:id="478" w:name="_Toc975124678"/>
      <w:bookmarkStart w:id="479" w:name="_Toc240557287"/>
      <w:r w:rsidRPr="2D8F900D">
        <w:rPr>
          <w:lang w:val="en-GB"/>
        </w:rPr>
        <w:t>Organisation</w:t>
      </w:r>
      <w:bookmarkEnd w:id="477"/>
      <w:bookmarkEnd w:id="478"/>
      <w:bookmarkEnd w:id="479"/>
    </w:p>
    <w:p w14:paraId="76A667AF" w14:textId="137D4951" w:rsidR="002C7023" w:rsidRDefault="002C7023" w:rsidP="00D76F20">
      <w:pPr>
        <w:tabs>
          <w:tab w:val="left" w:pos="1701"/>
        </w:tabs>
        <w:spacing w:line="240" w:lineRule="auto"/>
        <w:rPr>
          <w:ins w:id="480" w:author="Daniel Rohde" w:date="2026-09-17T16:55:00Z"/>
          <w:lang w:val="en-GB"/>
        </w:rPr>
      </w:pPr>
      <w:r>
        <w:rPr>
          <w:lang w:val="en-GB"/>
        </w:rPr>
        <w:t>The list of validation checks for this edition of S-158:</w:t>
      </w:r>
      <w:r w:rsidR="00F4326B">
        <w:rPr>
          <w:lang w:val="en-GB"/>
        </w:rPr>
        <w:t>102</w:t>
      </w:r>
      <w:r>
        <w:rPr>
          <w:lang w:val="en-GB"/>
        </w:rPr>
        <w:t xml:space="preserve"> is available separately (see clause </w:t>
      </w:r>
      <w:ins w:id="481" w:author="Daniel Rohde" w:date="2026-09-17T16:53:00Z">
        <w:r w:rsidR="003B6758">
          <w:rPr>
            <w:lang w:val="en-GB"/>
          </w:rPr>
          <w:fldChar w:fldCharType="begin"/>
        </w:r>
        <w:r w:rsidR="003B6758">
          <w:rPr>
            <w:lang w:val="en-GB"/>
          </w:rPr>
          <w:instrText xml:space="preserve"> REF _Ref179553442 \r \h </w:instrText>
        </w:r>
        <w:r w:rsidR="003B6758">
          <w:rPr>
            <w:lang w:val="en-GB"/>
          </w:rPr>
        </w:r>
      </w:ins>
      <w:r w:rsidR="003B6758">
        <w:rPr>
          <w:lang w:val="en-GB"/>
        </w:rPr>
        <w:fldChar w:fldCharType="separate"/>
      </w:r>
      <w:ins w:id="482" w:author="Daniel Rohde" w:date="2026-09-17T16:53:00Z">
        <w:r w:rsidR="003B6758">
          <w:rPr>
            <w:lang w:val="en-GB"/>
          </w:rPr>
          <w:t>20</w:t>
        </w:r>
        <w:r w:rsidR="003B6758">
          <w:rPr>
            <w:lang w:val="en-GB"/>
          </w:rPr>
          <w:fldChar w:fldCharType="end"/>
        </w:r>
      </w:ins>
      <w:r w:rsidR="00E735DA">
        <w:rPr>
          <w:lang w:val="en-GB"/>
        </w:rPr>
        <w:fldChar w:fldCharType="begin"/>
      </w:r>
      <w:r w:rsidR="00E735DA">
        <w:rPr>
          <w:lang w:val="en-GB"/>
        </w:rPr>
        <w:instrText xml:space="preserve"> REF _Ref179553447 \r \h </w:instrText>
      </w:r>
      <w:r w:rsidR="00E735DA">
        <w:rPr>
          <w:lang w:val="en-GB"/>
        </w:rPr>
      </w:r>
      <w:r w:rsidR="00E735DA">
        <w:rPr>
          <w:lang w:val="en-GB"/>
        </w:rPr>
        <w:fldChar w:fldCharType="separate"/>
      </w:r>
      <w:r w:rsidR="00E735DA">
        <w:rPr>
          <w:lang w:val="en-GB"/>
        </w:rPr>
        <w:t>9</w:t>
      </w:r>
      <w:r w:rsidR="00E735DA">
        <w:rPr>
          <w:lang w:val="en-GB"/>
        </w:rPr>
        <w:fldChar w:fldCharType="end"/>
      </w:r>
      <w:r>
        <w:rPr>
          <w:lang w:val="en-GB"/>
        </w:rPr>
        <w:t>). The list of checks accompanies this specification and forms an integral part of it.</w:t>
      </w:r>
    </w:p>
    <w:p w14:paraId="46881C8B" w14:textId="7257100E" w:rsidR="006873F4" w:rsidRDefault="006873F4" w:rsidP="006873F4">
      <w:pPr>
        <w:pStyle w:val="berschrift2"/>
        <w:rPr>
          <w:ins w:id="483" w:author="Daniel Rohde" w:date="2026-09-17T16:56:00Z"/>
          <w:lang w:val="en-GB"/>
        </w:rPr>
      </w:pPr>
      <w:bookmarkStart w:id="484" w:name="_Ref240557258"/>
      <w:bookmarkStart w:id="485" w:name="_Toc240557288"/>
      <w:ins w:id="486" w:author="Daniel Rohde" w:date="2026-09-17T16:56:00Z">
        <w:r w:rsidRPr="006873F4">
          <w:rPr>
            <w:lang w:val="en-GB"/>
          </w:rPr>
          <w:t>Check numbers</w:t>
        </w:r>
        <w:bookmarkEnd w:id="484"/>
        <w:bookmarkEnd w:id="485"/>
      </w:ins>
    </w:p>
    <w:p w14:paraId="7EB17695" w14:textId="77777777" w:rsidR="006873F4" w:rsidRDefault="006873F4" w:rsidP="006873F4">
      <w:pPr>
        <w:spacing w:after="0"/>
        <w:rPr>
          <w:ins w:id="487" w:author="Daniel Rohde" w:date="2026-09-17T16:57:00Z"/>
          <w:lang w:val="en-GB"/>
        </w:rPr>
        <w:pPrChange w:id="488" w:author="Daniel Rohde" w:date="2026-09-17T16:57:00Z">
          <w:pPr/>
        </w:pPrChange>
      </w:pPr>
      <w:ins w:id="489" w:author="Daniel Rohde" w:date="2026-09-17T16:56:00Z">
        <w:r>
          <w:rPr>
            <w:lang w:val="en-GB"/>
          </w:rPr>
          <w:t>Checks are assigned unique check identifiers in the format</w:t>
        </w:r>
      </w:ins>
      <w:ins w:id="490" w:author="Daniel Rohde" w:date="2026-09-17T16:57:00Z">
        <w:r>
          <w:rPr>
            <w:lang w:val="en-GB"/>
          </w:rPr>
          <w:t>:</w:t>
        </w:r>
      </w:ins>
    </w:p>
    <w:p w14:paraId="5255534A" w14:textId="435A6E3D" w:rsidR="006873F4" w:rsidRDefault="006873F4" w:rsidP="006873F4">
      <w:pPr>
        <w:ind w:left="426"/>
        <w:rPr>
          <w:ins w:id="491" w:author="Daniel Rohde" w:date="2026-09-17T16:57:00Z"/>
          <w:lang w:val="en-GB"/>
        </w:rPr>
      </w:pPr>
      <w:ins w:id="492" w:author="Daniel Rohde" w:date="2026-09-17T16:56:00Z">
        <w:r>
          <w:rPr>
            <w:lang w:val="en-GB"/>
          </w:rPr>
          <w:t>10</w:t>
        </w:r>
        <w:r>
          <w:rPr>
            <w:lang w:val="en-GB"/>
          </w:rPr>
          <w:t>2</w:t>
        </w:r>
        <w:r>
          <w:rPr>
            <w:lang w:val="en-GB"/>
          </w:rPr>
          <w:t>_</w:t>
        </w:r>
        <w:r>
          <w:rPr>
            <w:lang w:val="en-GB"/>
          </w:rPr>
          <w:t>&lt;phase&gt;</w:t>
        </w:r>
        <w:r>
          <w:rPr>
            <w:lang w:val="en-GB"/>
          </w:rPr>
          <w:t>&lt;checkNumber&gt;&lt;optionalAlphaSuffix&gt;</w:t>
        </w:r>
      </w:ins>
    </w:p>
    <w:p w14:paraId="59BC5A91" w14:textId="277CDBCF" w:rsidR="006873F4" w:rsidRDefault="006873F4" w:rsidP="006873F4">
      <w:pPr>
        <w:pStyle w:val="Listenabsatz"/>
        <w:numPr>
          <w:ilvl w:val="0"/>
          <w:numId w:val="26"/>
        </w:numPr>
        <w:ind w:left="709" w:hanging="271"/>
        <w:rPr>
          <w:ins w:id="493" w:author="Daniel Rohde" w:date="2026-09-17T16:59:00Z"/>
          <w:lang w:val="en-GB"/>
        </w:rPr>
      </w:pPr>
      <w:ins w:id="494" w:author="Daniel Rohde" w:date="2026-09-17T16:58:00Z">
        <w:r w:rsidRPr="006873F4">
          <w:rPr>
            <w:lang w:val="en-GB"/>
          </w:rPr>
          <w:t>The prefix “10</w:t>
        </w:r>
        <w:r>
          <w:rPr>
            <w:lang w:val="en-GB"/>
          </w:rPr>
          <w:t>2</w:t>
        </w:r>
        <w:r w:rsidRPr="006873F4">
          <w:rPr>
            <w:lang w:val="en-GB"/>
          </w:rPr>
          <w:t>” is common to all the S-10</w:t>
        </w:r>
        <w:r>
          <w:rPr>
            <w:lang w:val="en-GB"/>
          </w:rPr>
          <w:t>2</w:t>
        </w:r>
        <w:r w:rsidRPr="006873F4">
          <w:rPr>
            <w:lang w:val="en-GB"/>
          </w:rPr>
          <w:t xml:space="preserve"> generic checks defined in this Specification.</w:t>
        </w:r>
      </w:ins>
    </w:p>
    <w:p w14:paraId="7560ED74" w14:textId="4B94A9F3" w:rsidR="006873F4" w:rsidRDefault="006873F4" w:rsidP="006873F4">
      <w:pPr>
        <w:pStyle w:val="Listenabsatz"/>
        <w:numPr>
          <w:ilvl w:val="0"/>
          <w:numId w:val="26"/>
        </w:numPr>
        <w:ind w:left="709" w:hanging="271"/>
        <w:rPr>
          <w:ins w:id="495" w:author="Daniel Rohde" w:date="2026-09-17T17:12:00Z"/>
          <w:lang w:val="en-GB"/>
        </w:rPr>
      </w:pPr>
      <w:ins w:id="496" w:author="Daniel Rohde" w:date="2026-09-17T17:03:00Z">
        <w:r>
          <w:rPr>
            <w:lang w:val="en-GB"/>
          </w:rPr>
          <w:t>&lt;phase&gt;</w:t>
        </w:r>
      </w:ins>
      <w:ins w:id="497" w:author="Daniel Rohde" w:date="2026-09-17T16:59:00Z">
        <w:r>
          <w:rPr>
            <w:lang w:val="en-GB"/>
          </w:rPr>
          <w:t xml:space="preserve"> is a number stating to which test phase the chec</w:t>
        </w:r>
      </w:ins>
      <w:ins w:id="498" w:author="Daniel Rohde" w:date="2026-09-17T17:00:00Z">
        <w:r>
          <w:rPr>
            <w:lang w:val="en-GB"/>
          </w:rPr>
          <w:t xml:space="preserve">k belongs (see </w:t>
        </w:r>
      </w:ins>
      <w:ins w:id="499" w:author="Daniel Rohde" w:date="2026-09-17T17:02:00Z">
        <w:r>
          <w:rPr>
            <w:lang w:val="en-GB"/>
          </w:rPr>
          <w:fldChar w:fldCharType="begin"/>
        </w:r>
        <w:r>
          <w:rPr>
            <w:lang w:val="en-GB"/>
          </w:rPr>
          <w:instrText xml:space="preserve"> REF _Ref240556959 \h </w:instrText>
        </w:r>
        <w:r>
          <w:rPr>
            <w:lang w:val="en-GB"/>
          </w:rPr>
        </w:r>
      </w:ins>
      <w:r>
        <w:rPr>
          <w:lang w:val="en-GB"/>
        </w:rPr>
        <w:fldChar w:fldCharType="separate"/>
      </w:r>
      <w:ins w:id="500" w:author="Daniel Rohde" w:date="2026-09-17T17:02:00Z">
        <w:r>
          <w:t xml:space="preserve">Table </w:t>
        </w:r>
        <w:r>
          <w:rPr>
            <w:noProof/>
          </w:rPr>
          <w:t>15</w:t>
        </w:r>
        <w:r>
          <w:noBreakHyphen/>
        </w:r>
        <w:r>
          <w:rPr>
            <w:noProof/>
          </w:rPr>
          <w:t>1</w:t>
        </w:r>
        <w:r>
          <w:rPr>
            <w:lang w:val="en-GB"/>
          </w:rPr>
          <w:fldChar w:fldCharType="end"/>
        </w:r>
      </w:ins>
      <w:ins w:id="501" w:author="Daniel Rohde" w:date="2026-09-17T17:00:00Z">
        <w:r>
          <w:rPr>
            <w:lang w:val="en-GB"/>
          </w:rPr>
          <w:t>).</w:t>
        </w:r>
      </w:ins>
    </w:p>
    <w:p w14:paraId="224398D4" w14:textId="717EEBE7" w:rsidR="00016943" w:rsidRDefault="00016943" w:rsidP="00016943">
      <w:pPr>
        <w:pStyle w:val="Listenabsatz"/>
        <w:numPr>
          <w:ilvl w:val="1"/>
          <w:numId w:val="26"/>
        </w:numPr>
        <w:ind w:left="993" w:hanging="219"/>
        <w:rPr>
          <w:ins w:id="502" w:author="Daniel Rohde" w:date="2026-09-17T17:02:00Z"/>
          <w:lang w:val="en-GB"/>
        </w:rPr>
        <w:pPrChange w:id="503" w:author="Daniel Rohde" w:date="2026-09-17T17:12:00Z">
          <w:pPr>
            <w:pStyle w:val="Listenabsatz"/>
            <w:numPr>
              <w:numId w:val="26"/>
            </w:numPr>
            <w:ind w:left="709" w:hanging="271"/>
          </w:pPr>
        </w:pPrChange>
      </w:pPr>
      <w:ins w:id="504" w:author="Daniel Rohde" w:date="2026-09-17T17:12:00Z">
        <w:r w:rsidRPr="00016943">
          <w:rPr>
            <w:lang w:val="en-GB"/>
          </w:rPr>
          <w:t>Inter-dataset, intra-product checks</w:t>
        </w:r>
        <w:r>
          <w:rPr>
            <w:lang w:val="en-GB"/>
          </w:rPr>
          <w:t xml:space="preserve"> are </w:t>
        </w:r>
      </w:ins>
      <w:ins w:id="505" w:author="Daniel Rohde" w:date="2026-09-17T17:13:00Z">
        <w:r>
          <w:rPr>
            <w:lang w:val="en-GB"/>
          </w:rPr>
          <w:t>indicated by phase “0”.</w:t>
        </w:r>
      </w:ins>
    </w:p>
    <w:p w14:paraId="277CE01E" w14:textId="7A0F4346" w:rsidR="006873F4" w:rsidRDefault="006873F4" w:rsidP="006873F4">
      <w:pPr>
        <w:pStyle w:val="Listenabsatz"/>
        <w:numPr>
          <w:ilvl w:val="0"/>
          <w:numId w:val="26"/>
        </w:numPr>
        <w:ind w:left="709" w:hanging="271"/>
        <w:rPr>
          <w:ins w:id="506" w:author="Daniel Rohde" w:date="2026-09-17T17:03:00Z"/>
          <w:lang w:val="en-GB"/>
        </w:rPr>
      </w:pPr>
      <w:ins w:id="507" w:author="Daniel Rohde" w:date="2026-09-17T17:02:00Z">
        <w:r w:rsidRPr="006873F4">
          <w:rPr>
            <w:lang w:val="en-GB"/>
          </w:rPr>
          <w:t xml:space="preserve">&lt;checkNumber&gt; is a </w:t>
        </w:r>
      </w:ins>
      <w:ins w:id="508" w:author="Daniel Rohde" w:date="2026-09-17T17:03:00Z">
        <w:r>
          <w:rPr>
            <w:lang w:val="en-GB"/>
          </w:rPr>
          <w:t>3</w:t>
        </w:r>
      </w:ins>
      <w:ins w:id="509" w:author="Daniel Rohde" w:date="2026-09-17T17:02:00Z">
        <w:r w:rsidRPr="006873F4">
          <w:rPr>
            <w:lang w:val="en-GB"/>
          </w:rPr>
          <w:t>-digit number assigned to each check. There is no significance attached to the value of this number.</w:t>
        </w:r>
      </w:ins>
    </w:p>
    <w:p w14:paraId="1CBA0971" w14:textId="5CB1410A" w:rsidR="006873F4" w:rsidRDefault="006873F4" w:rsidP="006873F4">
      <w:pPr>
        <w:pStyle w:val="Listenabsatz"/>
        <w:numPr>
          <w:ilvl w:val="0"/>
          <w:numId w:val="26"/>
        </w:numPr>
        <w:ind w:left="709" w:hanging="271"/>
        <w:rPr>
          <w:ins w:id="510" w:author="Daniel Rohde" w:date="2026-09-17T17:03:00Z"/>
          <w:lang w:val="en-GB"/>
        </w:rPr>
      </w:pPr>
      <w:ins w:id="511" w:author="Daniel Rohde" w:date="2026-09-17T17:03:00Z">
        <w:r w:rsidRPr="006873F4">
          <w:rPr>
            <w:lang w:val="en-GB"/>
          </w:rPr>
          <w:t>A modified check will generally retain the same &lt;checkNumber&gt; as their predecessor.</w:t>
        </w:r>
      </w:ins>
    </w:p>
    <w:p w14:paraId="1EB8865D" w14:textId="65CC6453" w:rsidR="006873F4" w:rsidRDefault="006873F4" w:rsidP="006873F4">
      <w:pPr>
        <w:pStyle w:val="Listenabsatz"/>
        <w:numPr>
          <w:ilvl w:val="0"/>
          <w:numId w:val="26"/>
        </w:numPr>
        <w:ind w:left="709" w:hanging="271"/>
        <w:rPr>
          <w:ins w:id="512" w:author="Daniel Rohde" w:date="2026-09-17T17:04:00Z"/>
          <w:lang w:val="en-GB"/>
        </w:rPr>
      </w:pPr>
      <w:ins w:id="513" w:author="Daniel Rohde" w:date="2026-09-17T17:03:00Z">
        <w:r w:rsidRPr="006873F4">
          <w:rPr>
            <w:lang w:val="en-GB"/>
          </w:rPr>
          <w:t>If a check is deleted, its number is not reused for later different checks, but may be re-introduced if the original check is revived either with or without modification.</w:t>
        </w:r>
      </w:ins>
    </w:p>
    <w:p w14:paraId="2D04EFA6" w14:textId="6C3A5794" w:rsidR="00016943" w:rsidRDefault="00016943" w:rsidP="006873F4">
      <w:pPr>
        <w:pStyle w:val="Listenabsatz"/>
        <w:numPr>
          <w:ilvl w:val="0"/>
          <w:numId w:val="26"/>
        </w:numPr>
        <w:ind w:left="709" w:hanging="271"/>
        <w:rPr>
          <w:ins w:id="514" w:author="Daniel Rohde" w:date="2026-09-17T17:04:00Z"/>
          <w:lang w:val="en-GB"/>
        </w:rPr>
      </w:pPr>
      <w:ins w:id="515" w:author="Daniel Rohde" w:date="2026-09-17T17:04:00Z">
        <w:r w:rsidRPr="00016943">
          <w:rPr>
            <w:lang w:val="en-GB"/>
          </w:rPr>
          <w:t>&lt;optionalAlphaSuffix&gt; is an optional single lower case alphabetic letter suffix in the range a-z. It is used only when a check is split into two or more checks.</w:t>
        </w:r>
      </w:ins>
    </w:p>
    <w:p w14:paraId="5F5FBC5B" w14:textId="466F4827" w:rsidR="00016943" w:rsidRPr="00016943" w:rsidRDefault="00016943" w:rsidP="00016943">
      <w:pPr>
        <w:rPr>
          <w:lang w:val="en-GB"/>
        </w:rPr>
        <w:pPrChange w:id="516" w:author="Daniel Rohde" w:date="2026-09-17T17:04:00Z">
          <w:pPr>
            <w:tabs>
              <w:tab w:val="left" w:pos="1701"/>
            </w:tabs>
            <w:spacing w:line="240" w:lineRule="auto"/>
          </w:pPr>
        </w:pPrChange>
      </w:pPr>
      <w:ins w:id="517" w:author="Daniel Rohde" w:date="2026-09-17T17:04:00Z">
        <w:r>
          <w:rPr>
            <w:lang w:val="en-GB"/>
          </w:rPr>
          <w:t>EXAMPLES: 10</w:t>
        </w:r>
        <w:r>
          <w:rPr>
            <w:lang w:val="en-GB"/>
          </w:rPr>
          <w:t>2</w:t>
        </w:r>
        <w:r>
          <w:rPr>
            <w:lang w:val="en-GB"/>
          </w:rPr>
          <w:t>_1002, 10</w:t>
        </w:r>
        <w:r>
          <w:rPr>
            <w:lang w:val="en-GB"/>
          </w:rPr>
          <w:t>2</w:t>
        </w:r>
        <w:r>
          <w:rPr>
            <w:lang w:val="en-GB"/>
          </w:rPr>
          <w:t>_2036a, 10</w:t>
        </w:r>
        <w:r>
          <w:rPr>
            <w:lang w:val="en-GB"/>
          </w:rPr>
          <w:t>2</w:t>
        </w:r>
        <w:r>
          <w:rPr>
            <w:lang w:val="en-GB"/>
          </w:rPr>
          <w:t>_2036b.</w:t>
        </w:r>
      </w:ins>
    </w:p>
    <w:p w14:paraId="71522199" w14:textId="3457BABA" w:rsidR="00D9751F" w:rsidDel="006873F4" w:rsidRDefault="00D9751F" w:rsidP="00D76F20">
      <w:pPr>
        <w:tabs>
          <w:tab w:val="left" w:pos="1701"/>
        </w:tabs>
        <w:spacing w:line="240" w:lineRule="auto"/>
        <w:rPr>
          <w:del w:id="518" w:author="Daniel Rohde" w:date="2026-09-17T17:02:00Z"/>
          <w:lang w:val="en-GB"/>
        </w:rPr>
      </w:pPr>
      <w:del w:id="519" w:author="Daniel Rohde" w:date="2026-09-17T17:02:00Z">
        <w:r w:rsidDel="006873F4">
          <w:rPr>
            <w:lang w:val="en-GB"/>
          </w:rPr>
          <w:delText xml:space="preserve">The numeric component of the check ID is a 4-digit number whose first digit indicates the phase to which the check belongs (see </w:delText>
        </w:r>
      </w:del>
      <w:ins w:id="520" w:author="Raphael Malyankar" w:date="2024-10-21T00:13:00Z">
        <w:del w:id="521" w:author="Daniel Rohde" w:date="2026-09-17T17:02:00Z">
          <w:r w:rsidRPr="18618C85" w:rsidDel="006873F4">
            <w:rPr>
              <w:lang w:val="en-GB"/>
            </w:rPr>
            <w:fldChar w:fldCharType="begin"/>
          </w:r>
          <w:r w:rsidRPr="18618C85" w:rsidDel="006873F4">
            <w:rPr>
              <w:lang w:val="en-GB"/>
            </w:rPr>
            <w:delInstrText xml:space="preserve"> REF _Ref180361958 \h </w:delInstrText>
          </w:r>
        </w:del>
      </w:ins>
      <w:del w:id="522" w:author="Daniel Rohde" w:date="2026-09-17T17:02:00Z">
        <w:r w:rsidRPr="18618C85" w:rsidDel="006873F4">
          <w:rPr>
            <w:lang w:val="en-GB"/>
          </w:rPr>
        </w:r>
        <w:r w:rsidRPr="18618C85" w:rsidDel="006873F4">
          <w:rPr>
            <w:lang w:val="en-GB"/>
          </w:rPr>
          <w:fldChar w:fldCharType="separate"/>
        </w:r>
        <w:r w:rsidR="00D915DD" w:rsidDel="006873F4">
          <w:delText xml:space="preserve">Table </w:delText>
        </w:r>
        <w:r w:rsidR="00D915DD" w:rsidDel="006873F4">
          <w:rPr>
            <w:noProof/>
          </w:rPr>
          <w:delText>4</w:delText>
        </w:r>
        <w:r w:rsidR="00D915DD" w:rsidDel="006873F4">
          <w:delText>-</w:delText>
        </w:r>
        <w:r w:rsidR="00D915DD" w:rsidDel="006873F4">
          <w:rPr>
            <w:noProof/>
          </w:rPr>
          <w:delText>1</w:delText>
        </w:r>
      </w:del>
      <w:ins w:id="523" w:author="Raphael Malyankar" w:date="2024-10-21T00:13:00Z">
        <w:del w:id="524" w:author="Daniel Rohde" w:date="2026-09-17T17:02:00Z">
          <w:r w:rsidRPr="18618C85" w:rsidDel="006873F4">
            <w:rPr>
              <w:lang w:val="en-GB"/>
            </w:rPr>
            <w:fldChar w:fldCharType="end"/>
          </w:r>
        </w:del>
      </w:ins>
      <w:del w:id="525" w:author="Daniel Rohde" w:date="2026-09-17T17:02:00Z">
        <w:r w:rsidR="00D915DD" w:rsidDel="006873F4">
          <w:rPr>
            <w:lang w:val="en-GB"/>
          </w:rPr>
          <w:delText xml:space="preserve"> </w:delText>
        </w:r>
        <w:r w:rsidDel="006873F4">
          <w:rPr>
            <w:lang w:val="en-GB"/>
          </w:rPr>
          <w:delText>below).</w:delText>
        </w:r>
      </w:del>
    </w:p>
    <w:p w14:paraId="057696E6" w14:textId="5410168E" w:rsidR="00D915DD" w:rsidRDefault="00D915DD" w:rsidP="00D915DD">
      <w:pPr>
        <w:pStyle w:val="Beschriftung"/>
        <w:keepNext/>
      </w:pPr>
      <w:bookmarkStart w:id="526" w:name="_Ref180361958"/>
      <w:bookmarkStart w:id="527" w:name="_Ref240556959"/>
      <w:r>
        <w:t xml:space="preserve">Table </w:t>
      </w:r>
      <w:ins w:id="528" w:author="Daniel Rohde" w:date="2026-09-17T17:01:00Z">
        <w:r w:rsidR="006873F4">
          <w:fldChar w:fldCharType="begin"/>
        </w:r>
        <w:r w:rsidR="006873F4">
          <w:instrText xml:space="preserve"> STYLEREF 1 \s </w:instrText>
        </w:r>
      </w:ins>
      <w:r w:rsidR="006873F4">
        <w:fldChar w:fldCharType="separate"/>
      </w:r>
      <w:r w:rsidR="006873F4">
        <w:rPr>
          <w:noProof/>
        </w:rPr>
        <w:t>15</w:t>
      </w:r>
      <w:ins w:id="529" w:author="Daniel Rohde" w:date="2026-09-17T17:01:00Z">
        <w:r w:rsidR="006873F4">
          <w:fldChar w:fldCharType="end"/>
        </w:r>
        <w:r w:rsidR="006873F4">
          <w:noBreakHyphen/>
        </w:r>
        <w:r w:rsidR="006873F4">
          <w:fldChar w:fldCharType="begin"/>
        </w:r>
        <w:r w:rsidR="006873F4">
          <w:instrText xml:space="preserve"> SEQ Table \* ARABIC \s 1 </w:instrText>
        </w:r>
      </w:ins>
      <w:r w:rsidR="006873F4">
        <w:fldChar w:fldCharType="separate"/>
      </w:r>
      <w:ins w:id="530" w:author="Daniel Rohde" w:date="2026-09-17T17:01:00Z">
        <w:r w:rsidR="006873F4">
          <w:rPr>
            <w:noProof/>
          </w:rPr>
          <w:t>1</w:t>
        </w:r>
        <w:r w:rsidR="006873F4">
          <w:fldChar w:fldCharType="end"/>
        </w:r>
      </w:ins>
      <w:bookmarkEnd w:id="527"/>
      <w:ins w:id="531" w:author="Raphael Malyankar" w:date="2024-10-21T00:11:00Z">
        <w:del w:id="532" w:author="Daniel Rohde" w:date="2026-09-17T17:01:00Z">
          <w:r w:rsidDel="006873F4">
            <w:fldChar w:fldCharType="begin"/>
          </w:r>
          <w:r w:rsidDel="006873F4">
            <w:delInstrText xml:space="preserve"> STYLEREF 1 \s </w:delInstrText>
          </w:r>
        </w:del>
      </w:ins>
      <w:del w:id="533" w:author="Daniel Rohde" w:date="2026-09-17T17:01:00Z">
        <w:r w:rsidDel="006873F4">
          <w:fldChar w:fldCharType="separate"/>
        </w:r>
        <w:r w:rsidRPr="18618C85" w:rsidDel="006873F4">
          <w:rPr>
            <w:noProof/>
          </w:rPr>
          <w:delText>4</w:delText>
        </w:r>
        <w:r w:rsidDel="006873F4">
          <w:fldChar w:fldCharType="end"/>
        </w:r>
        <w:r w:rsidDel="006873F4">
          <w:delText>-</w:delText>
        </w:r>
        <w:r w:rsidDel="006873F4">
          <w:fldChar w:fldCharType="begin"/>
        </w:r>
        <w:r w:rsidDel="006873F4">
          <w:delInstrText xml:space="preserve"> SEQ Table \* ARABIC \s 1 </w:delInstrText>
        </w:r>
        <w:r w:rsidDel="006873F4">
          <w:fldChar w:fldCharType="separate"/>
        </w:r>
        <w:r w:rsidRPr="18618C85" w:rsidDel="006873F4">
          <w:rPr>
            <w:noProof/>
          </w:rPr>
          <w:delText>1</w:delText>
        </w:r>
        <w:r w:rsidDel="006873F4">
          <w:fldChar w:fldCharType="end"/>
        </w:r>
      </w:del>
      <w:bookmarkEnd w:id="526"/>
      <w:r>
        <w:t xml:space="preserve"> - Division of product-specific checks into processing phases</w:t>
      </w:r>
    </w:p>
    <w:tbl>
      <w:tblPr>
        <w:tblStyle w:val="Tabellenraster"/>
        <w:tblW w:w="0" w:type="auto"/>
        <w:tblLook w:val="04A0" w:firstRow="1" w:lastRow="0" w:firstColumn="1" w:lastColumn="0" w:noHBand="0" w:noVBand="1"/>
      </w:tblPr>
      <w:tblGrid>
        <w:gridCol w:w="806"/>
        <w:gridCol w:w="2059"/>
        <w:gridCol w:w="1834"/>
        <w:gridCol w:w="4317"/>
      </w:tblGrid>
      <w:tr w:rsidR="001D22C1" w:rsidRPr="0026025C" w14:paraId="4BEA0083" w14:textId="77777777" w:rsidTr="2F40840B">
        <w:trPr>
          <w:cantSplit/>
          <w:tblHeader/>
        </w:trPr>
        <w:tc>
          <w:tcPr>
            <w:tcW w:w="806" w:type="dxa"/>
            <w:shd w:val="clear" w:color="auto" w:fill="D9D9D9" w:themeFill="background1" w:themeFillShade="D9"/>
          </w:tcPr>
          <w:p w14:paraId="2F43B375" w14:textId="77777777" w:rsidR="001D22C1" w:rsidRPr="00D80E53" w:rsidRDefault="001D22C1" w:rsidP="0026025C">
            <w:pPr>
              <w:spacing w:line="240" w:lineRule="auto"/>
              <w:rPr>
                <w:b/>
                <w:bCs/>
                <w:lang w:val="en-GB"/>
              </w:rPr>
            </w:pPr>
            <w:r w:rsidRPr="00D80E53">
              <w:rPr>
                <w:b/>
                <w:bCs/>
                <w:lang w:val="en-GB"/>
              </w:rPr>
              <w:t>Phase</w:t>
            </w:r>
          </w:p>
        </w:tc>
        <w:tc>
          <w:tcPr>
            <w:tcW w:w="2059" w:type="dxa"/>
            <w:shd w:val="clear" w:color="auto" w:fill="D9D9D9" w:themeFill="background1" w:themeFillShade="D9"/>
          </w:tcPr>
          <w:p w14:paraId="03768F86" w14:textId="03E63E7B" w:rsidR="001D22C1" w:rsidRPr="00D80E53" w:rsidRDefault="001D22C1" w:rsidP="0026025C">
            <w:pPr>
              <w:spacing w:line="240" w:lineRule="auto"/>
              <w:rPr>
                <w:b/>
                <w:bCs/>
                <w:lang w:val="en-GB"/>
              </w:rPr>
            </w:pPr>
            <w:r w:rsidRPr="00D80E53">
              <w:rPr>
                <w:b/>
                <w:bCs/>
                <w:lang w:val="en-GB"/>
              </w:rPr>
              <w:t>Check Numbers</w:t>
            </w:r>
          </w:p>
        </w:tc>
        <w:tc>
          <w:tcPr>
            <w:tcW w:w="1834" w:type="dxa"/>
            <w:shd w:val="clear" w:color="auto" w:fill="D9D9D9" w:themeFill="background1" w:themeFillShade="D9"/>
          </w:tcPr>
          <w:p w14:paraId="53484E11" w14:textId="2AA47DB0" w:rsidR="001D22C1" w:rsidRPr="00D80E53" w:rsidRDefault="001D22C1" w:rsidP="0026025C">
            <w:pPr>
              <w:spacing w:line="240" w:lineRule="auto"/>
              <w:rPr>
                <w:b/>
                <w:bCs/>
                <w:lang w:val="en-GB"/>
              </w:rPr>
            </w:pPr>
            <w:r w:rsidRPr="00D80E53">
              <w:rPr>
                <w:b/>
                <w:bCs/>
                <w:lang w:val="en-GB"/>
              </w:rPr>
              <w:t>Name</w:t>
            </w:r>
          </w:p>
        </w:tc>
        <w:tc>
          <w:tcPr>
            <w:tcW w:w="4317" w:type="dxa"/>
            <w:shd w:val="clear" w:color="auto" w:fill="D9D9D9" w:themeFill="background1" w:themeFillShade="D9"/>
          </w:tcPr>
          <w:p w14:paraId="17E7D5B8" w14:textId="77777777" w:rsidR="001D22C1" w:rsidRPr="00D80E53" w:rsidRDefault="001D22C1" w:rsidP="0026025C">
            <w:pPr>
              <w:spacing w:line="240" w:lineRule="auto"/>
              <w:rPr>
                <w:b/>
                <w:bCs/>
                <w:lang w:val="en-GB"/>
              </w:rPr>
            </w:pPr>
            <w:r w:rsidRPr="00D80E53">
              <w:rPr>
                <w:b/>
                <w:bCs/>
                <w:lang w:val="en-GB"/>
              </w:rPr>
              <w:t>Description</w:t>
            </w:r>
          </w:p>
        </w:tc>
      </w:tr>
      <w:tr w:rsidR="001D22C1" w:rsidRPr="0026025C" w14:paraId="67855A4A" w14:textId="77777777" w:rsidTr="2F40840B">
        <w:trPr>
          <w:cantSplit/>
        </w:trPr>
        <w:tc>
          <w:tcPr>
            <w:tcW w:w="806" w:type="dxa"/>
          </w:tcPr>
          <w:p w14:paraId="6B227D3A" w14:textId="77777777" w:rsidR="001D22C1" w:rsidRPr="0026025C" w:rsidRDefault="001D22C1" w:rsidP="0026025C">
            <w:pPr>
              <w:spacing w:line="240" w:lineRule="auto"/>
              <w:rPr>
                <w:lang w:val="en-GB"/>
              </w:rPr>
            </w:pPr>
            <w:r w:rsidRPr="0026025C">
              <w:rPr>
                <w:lang w:val="en-GB"/>
              </w:rPr>
              <w:t>1</w:t>
            </w:r>
          </w:p>
        </w:tc>
        <w:tc>
          <w:tcPr>
            <w:tcW w:w="2059" w:type="dxa"/>
          </w:tcPr>
          <w:p w14:paraId="44EFF838" w14:textId="697042CD" w:rsidR="001D22C1" w:rsidRPr="0026025C" w:rsidRDefault="1384FB85" w:rsidP="00FB18D4">
            <w:pPr>
              <w:spacing w:line="240" w:lineRule="auto"/>
              <w:jc w:val="left"/>
              <w:rPr>
                <w:lang w:val="en-GB"/>
              </w:rPr>
            </w:pPr>
            <w:r w:rsidRPr="2F40840B">
              <w:rPr>
                <w:lang w:val="en-GB"/>
              </w:rPr>
              <w:t>102_1xxx</w:t>
            </w:r>
          </w:p>
        </w:tc>
        <w:tc>
          <w:tcPr>
            <w:tcW w:w="1834" w:type="dxa"/>
          </w:tcPr>
          <w:p w14:paraId="252AF988" w14:textId="766CBF33" w:rsidR="001D22C1" w:rsidRPr="0026025C" w:rsidRDefault="001D22C1" w:rsidP="00D80E53">
            <w:pPr>
              <w:spacing w:line="240" w:lineRule="auto"/>
              <w:jc w:val="left"/>
              <w:rPr>
                <w:lang w:val="en-GB"/>
              </w:rPr>
            </w:pPr>
            <w:r w:rsidRPr="0026025C">
              <w:rPr>
                <w:lang w:val="en-GB"/>
              </w:rPr>
              <w:t>Validate Dataset Root and Feature Information</w:t>
            </w:r>
          </w:p>
        </w:tc>
        <w:tc>
          <w:tcPr>
            <w:tcW w:w="4317" w:type="dxa"/>
          </w:tcPr>
          <w:p w14:paraId="7CB399C3" w14:textId="77777777" w:rsidR="001D22C1" w:rsidRPr="0026025C" w:rsidRDefault="001D22C1" w:rsidP="0026025C">
            <w:pPr>
              <w:spacing w:line="240" w:lineRule="auto"/>
              <w:rPr>
                <w:lang w:val="en-GB"/>
              </w:rPr>
            </w:pPr>
            <w:r w:rsidRPr="0026025C">
              <w:rPr>
                <w:lang w:val="en-GB"/>
              </w:rPr>
              <w:t>Validation of root group of HDF5 file and feature type information.</w:t>
            </w:r>
          </w:p>
        </w:tc>
      </w:tr>
      <w:tr w:rsidR="001D22C1" w:rsidRPr="0026025C" w14:paraId="5C716CC0" w14:textId="77777777" w:rsidTr="2F40840B">
        <w:trPr>
          <w:cantSplit/>
        </w:trPr>
        <w:tc>
          <w:tcPr>
            <w:tcW w:w="806" w:type="dxa"/>
          </w:tcPr>
          <w:p w14:paraId="01E5A7BF" w14:textId="77777777" w:rsidR="001D22C1" w:rsidRPr="0026025C" w:rsidRDefault="001D22C1" w:rsidP="0026025C">
            <w:pPr>
              <w:spacing w:line="240" w:lineRule="auto"/>
              <w:rPr>
                <w:lang w:val="en-GB"/>
              </w:rPr>
            </w:pPr>
            <w:r w:rsidRPr="0026025C">
              <w:rPr>
                <w:lang w:val="en-GB"/>
              </w:rPr>
              <w:lastRenderedPageBreak/>
              <w:t>2</w:t>
            </w:r>
          </w:p>
        </w:tc>
        <w:tc>
          <w:tcPr>
            <w:tcW w:w="2059" w:type="dxa"/>
          </w:tcPr>
          <w:p w14:paraId="6C950E54" w14:textId="68EE9678" w:rsidR="001D22C1" w:rsidRPr="0026025C" w:rsidRDefault="25F97238" w:rsidP="00FB18D4">
            <w:pPr>
              <w:spacing w:line="240" w:lineRule="auto"/>
              <w:jc w:val="left"/>
              <w:rPr>
                <w:lang w:val="en-GB"/>
              </w:rPr>
            </w:pPr>
            <w:r w:rsidRPr="18618C85">
              <w:rPr>
                <w:lang w:val="en-GB"/>
              </w:rPr>
              <w:t>102_2xxx</w:t>
            </w:r>
          </w:p>
        </w:tc>
        <w:tc>
          <w:tcPr>
            <w:tcW w:w="1834" w:type="dxa"/>
          </w:tcPr>
          <w:p w14:paraId="6260FC36" w14:textId="45125D60" w:rsidR="001D22C1" w:rsidRPr="0026025C" w:rsidRDefault="001D22C1" w:rsidP="00D80E53">
            <w:pPr>
              <w:spacing w:line="240" w:lineRule="auto"/>
              <w:jc w:val="left"/>
              <w:rPr>
                <w:lang w:val="en-GB"/>
              </w:rPr>
            </w:pPr>
            <w:r w:rsidRPr="0026025C">
              <w:rPr>
                <w:lang w:val="en-GB"/>
              </w:rPr>
              <w:t>Validate Feature Container Groups</w:t>
            </w:r>
          </w:p>
        </w:tc>
        <w:tc>
          <w:tcPr>
            <w:tcW w:w="4317" w:type="dxa"/>
          </w:tcPr>
          <w:p w14:paraId="3DB89BCE" w14:textId="2F3BC879" w:rsidR="001D22C1" w:rsidRPr="0026025C" w:rsidRDefault="001D22C1" w:rsidP="0026025C">
            <w:pPr>
              <w:spacing w:line="240" w:lineRule="auto"/>
              <w:rPr>
                <w:lang w:val="en-GB"/>
              </w:rPr>
            </w:pPr>
            <w:r w:rsidRPr="0026025C">
              <w:rPr>
                <w:lang w:val="en-GB"/>
              </w:rPr>
              <w:t>Validation of metadata and structure for each feature type (“Feature Container”). In S-102 there are two feature containers (one for the bathymetry data and another for survey information), so this set of checks is executed only once for each</w:t>
            </w:r>
            <w:r w:rsidR="00390830">
              <w:rPr>
                <w:lang w:val="en-GB"/>
              </w:rPr>
              <w:t>.</w:t>
            </w:r>
          </w:p>
        </w:tc>
      </w:tr>
      <w:tr w:rsidR="001D22C1" w:rsidRPr="0026025C" w14:paraId="30996BA6" w14:textId="77777777" w:rsidTr="2F40840B">
        <w:trPr>
          <w:cantSplit/>
        </w:trPr>
        <w:tc>
          <w:tcPr>
            <w:tcW w:w="806" w:type="dxa"/>
          </w:tcPr>
          <w:p w14:paraId="0665F585" w14:textId="77777777" w:rsidR="001D22C1" w:rsidRPr="0026025C" w:rsidRDefault="001D22C1" w:rsidP="0026025C">
            <w:pPr>
              <w:spacing w:line="240" w:lineRule="auto"/>
              <w:rPr>
                <w:lang w:val="en-GB"/>
              </w:rPr>
            </w:pPr>
            <w:r w:rsidRPr="0026025C">
              <w:rPr>
                <w:lang w:val="en-GB"/>
              </w:rPr>
              <w:t>3</w:t>
            </w:r>
          </w:p>
        </w:tc>
        <w:tc>
          <w:tcPr>
            <w:tcW w:w="2059" w:type="dxa"/>
          </w:tcPr>
          <w:p w14:paraId="7C38B60E" w14:textId="2DE5178F" w:rsidR="001D22C1" w:rsidRPr="0026025C" w:rsidRDefault="25F97238" w:rsidP="00FB18D4">
            <w:pPr>
              <w:spacing w:line="240" w:lineRule="auto"/>
              <w:jc w:val="left"/>
              <w:rPr>
                <w:lang w:val="en-GB"/>
              </w:rPr>
            </w:pPr>
            <w:r w:rsidRPr="18618C85">
              <w:rPr>
                <w:lang w:val="en-GB"/>
              </w:rPr>
              <w:t>102_3xxx</w:t>
            </w:r>
          </w:p>
        </w:tc>
        <w:tc>
          <w:tcPr>
            <w:tcW w:w="1834" w:type="dxa"/>
          </w:tcPr>
          <w:p w14:paraId="108894C9" w14:textId="2D53A048" w:rsidR="001D22C1" w:rsidRPr="0026025C" w:rsidRDefault="001D22C1" w:rsidP="00D80E53">
            <w:pPr>
              <w:spacing w:line="240" w:lineRule="auto"/>
              <w:jc w:val="left"/>
              <w:rPr>
                <w:lang w:val="en-GB"/>
              </w:rPr>
            </w:pPr>
            <w:r w:rsidRPr="0026025C">
              <w:rPr>
                <w:lang w:val="en-GB"/>
              </w:rPr>
              <w:t>Validate Feature Instance Groups</w:t>
            </w:r>
          </w:p>
        </w:tc>
        <w:tc>
          <w:tcPr>
            <w:tcW w:w="4317" w:type="dxa"/>
          </w:tcPr>
          <w:p w14:paraId="62C08F9A" w14:textId="08F4CBDD" w:rsidR="001D22C1" w:rsidRPr="0026025C" w:rsidRDefault="001D22C1" w:rsidP="0026025C">
            <w:pPr>
              <w:spacing w:line="240" w:lineRule="auto"/>
              <w:rPr>
                <w:lang w:val="en-GB"/>
              </w:rPr>
            </w:pPr>
            <w:r w:rsidRPr="0026025C">
              <w:rPr>
                <w:lang w:val="en-GB"/>
              </w:rPr>
              <w:t>Validation of feature instances. This set of checks, along with Phase 4 checks, must be executed once for each feature instance group contained within a feature container.</w:t>
            </w:r>
          </w:p>
        </w:tc>
      </w:tr>
      <w:tr w:rsidR="00CF1477" w:rsidRPr="0026025C" w14:paraId="32DFEE3D" w14:textId="77777777" w:rsidTr="2F40840B">
        <w:trPr>
          <w:cantSplit/>
        </w:trPr>
        <w:tc>
          <w:tcPr>
            <w:tcW w:w="806" w:type="dxa"/>
          </w:tcPr>
          <w:p w14:paraId="7080C11C" w14:textId="72DAA8DA" w:rsidR="00CF1477" w:rsidRPr="0026025C" w:rsidRDefault="00CF1477" w:rsidP="00CF1477">
            <w:pPr>
              <w:spacing w:line="240" w:lineRule="auto"/>
              <w:rPr>
                <w:lang w:val="en-GB"/>
              </w:rPr>
            </w:pPr>
            <w:r w:rsidRPr="0026025C">
              <w:rPr>
                <w:lang w:val="en-GB"/>
              </w:rPr>
              <w:t>4</w:t>
            </w:r>
          </w:p>
        </w:tc>
        <w:tc>
          <w:tcPr>
            <w:tcW w:w="2059" w:type="dxa"/>
          </w:tcPr>
          <w:p w14:paraId="167D3633" w14:textId="219E5568" w:rsidR="00CF1477" w:rsidRDefault="004F5625" w:rsidP="00CF1477">
            <w:pPr>
              <w:spacing w:line="240" w:lineRule="auto"/>
              <w:jc w:val="left"/>
              <w:rPr>
                <w:lang w:val="en-GB"/>
              </w:rPr>
            </w:pPr>
            <w:r>
              <w:rPr>
                <w:lang w:val="en-GB"/>
              </w:rPr>
              <w:t>N/A</w:t>
            </w:r>
          </w:p>
        </w:tc>
        <w:tc>
          <w:tcPr>
            <w:tcW w:w="1834" w:type="dxa"/>
          </w:tcPr>
          <w:p w14:paraId="5C951313" w14:textId="6354C1D3" w:rsidR="00CF1477" w:rsidRPr="0026025C" w:rsidRDefault="00CF1477" w:rsidP="00CF1477">
            <w:pPr>
              <w:spacing w:line="240" w:lineRule="auto"/>
              <w:jc w:val="left"/>
              <w:rPr>
                <w:lang w:val="en-GB"/>
              </w:rPr>
            </w:pPr>
            <w:r>
              <w:rPr>
                <w:lang w:val="en-GB"/>
              </w:rPr>
              <w:t>Validate Positioning Groups</w:t>
            </w:r>
          </w:p>
        </w:tc>
        <w:tc>
          <w:tcPr>
            <w:tcW w:w="4317" w:type="dxa"/>
          </w:tcPr>
          <w:p w14:paraId="5E09A3DB" w14:textId="28EA0352" w:rsidR="00CF1477" w:rsidRPr="0026025C" w:rsidRDefault="004F5625" w:rsidP="00CF1477">
            <w:pPr>
              <w:spacing w:line="240" w:lineRule="auto"/>
              <w:rPr>
                <w:lang w:val="en-GB"/>
              </w:rPr>
            </w:pPr>
            <w:r>
              <w:rPr>
                <w:lang w:val="en-GB"/>
              </w:rPr>
              <w:t>There are no Phase 4 checks for S-102, which does not use positioning groups</w:t>
            </w:r>
            <w:r w:rsidR="00CF1477">
              <w:rPr>
                <w:lang w:val="en-GB"/>
              </w:rPr>
              <w:t>.</w:t>
            </w:r>
            <w:r>
              <w:rPr>
                <w:lang w:val="en-GB"/>
              </w:rPr>
              <w:t xml:space="preserve"> This phase is mentioned in this table only for compatibility with S-158:1xx for coverages which do use positioning groups.</w:t>
            </w:r>
          </w:p>
        </w:tc>
      </w:tr>
      <w:tr w:rsidR="00CF1477" w:rsidRPr="0026025C" w14:paraId="7F0B91E5" w14:textId="77777777" w:rsidTr="2F40840B">
        <w:trPr>
          <w:cantSplit/>
        </w:trPr>
        <w:tc>
          <w:tcPr>
            <w:tcW w:w="806" w:type="dxa"/>
          </w:tcPr>
          <w:p w14:paraId="08C3916E" w14:textId="498CA34A" w:rsidR="00CF1477" w:rsidRPr="0026025C" w:rsidRDefault="00CF1477" w:rsidP="00CF1477">
            <w:pPr>
              <w:spacing w:line="240" w:lineRule="auto"/>
              <w:rPr>
                <w:lang w:val="en-GB"/>
              </w:rPr>
            </w:pPr>
            <w:r w:rsidRPr="0026025C">
              <w:rPr>
                <w:lang w:val="en-GB"/>
              </w:rPr>
              <w:t>5</w:t>
            </w:r>
          </w:p>
        </w:tc>
        <w:tc>
          <w:tcPr>
            <w:tcW w:w="2059" w:type="dxa"/>
          </w:tcPr>
          <w:p w14:paraId="5E31C36C" w14:textId="57F47212" w:rsidR="00CF1477" w:rsidRPr="0026025C" w:rsidRDefault="00CF1477" w:rsidP="00CF1477">
            <w:pPr>
              <w:spacing w:line="240" w:lineRule="auto"/>
              <w:jc w:val="left"/>
              <w:rPr>
                <w:lang w:val="en-GB"/>
              </w:rPr>
            </w:pPr>
            <w:r w:rsidRPr="18618C85">
              <w:rPr>
                <w:lang w:val="en-GB"/>
              </w:rPr>
              <w:t>102_5xxx</w:t>
            </w:r>
          </w:p>
        </w:tc>
        <w:tc>
          <w:tcPr>
            <w:tcW w:w="1834" w:type="dxa"/>
          </w:tcPr>
          <w:p w14:paraId="51AEDF6F" w14:textId="26AD375D" w:rsidR="00CF1477" w:rsidRPr="0026025C" w:rsidRDefault="00CF1477" w:rsidP="00D80E53">
            <w:pPr>
              <w:spacing w:line="240" w:lineRule="auto"/>
              <w:jc w:val="left"/>
              <w:rPr>
                <w:lang w:val="en-GB"/>
              </w:rPr>
            </w:pPr>
            <w:r w:rsidRPr="0026025C">
              <w:rPr>
                <w:lang w:val="en-GB"/>
              </w:rPr>
              <w:t>Validate Values Datasets</w:t>
            </w:r>
          </w:p>
        </w:tc>
        <w:tc>
          <w:tcPr>
            <w:tcW w:w="4317" w:type="dxa"/>
          </w:tcPr>
          <w:p w14:paraId="3CBE8130" w14:textId="22C3FD4E" w:rsidR="00CF1477" w:rsidRPr="0026025C" w:rsidRDefault="00CF1477" w:rsidP="00CF1477">
            <w:pPr>
              <w:spacing w:line="240" w:lineRule="auto"/>
              <w:rPr>
                <w:lang w:val="en-GB"/>
              </w:rPr>
            </w:pPr>
            <w:r w:rsidRPr="0026025C">
              <w:rPr>
                <w:lang w:val="en-GB"/>
              </w:rPr>
              <w:t>Validation of bathymetry data values. This set of checks is applied to the values group in a feature instance group.</w:t>
            </w:r>
          </w:p>
        </w:tc>
      </w:tr>
      <w:tr w:rsidR="00CF1477" w:rsidRPr="0026025C" w14:paraId="4A0B68BD" w14:textId="77777777" w:rsidTr="2F40840B">
        <w:trPr>
          <w:cantSplit/>
        </w:trPr>
        <w:tc>
          <w:tcPr>
            <w:tcW w:w="806" w:type="dxa"/>
          </w:tcPr>
          <w:p w14:paraId="79E8FCE4" w14:textId="79782874" w:rsidR="00CF1477" w:rsidRPr="0026025C" w:rsidRDefault="00CF1477" w:rsidP="00CF1477">
            <w:pPr>
              <w:spacing w:line="240" w:lineRule="auto"/>
              <w:rPr>
                <w:lang w:val="en-GB"/>
              </w:rPr>
            </w:pPr>
            <w:r>
              <w:rPr>
                <w:lang w:val="en-GB"/>
              </w:rPr>
              <w:t>6</w:t>
            </w:r>
          </w:p>
        </w:tc>
        <w:tc>
          <w:tcPr>
            <w:tcW w:w="2059" w:type="dxa"/>
          </w:tcPr>
          <w:p w14:paraId="780B703F" w14:textId="144D09C8" w:rsidR="00CF1477" w:rsidRPr="0026025C" w:rsidRDefault="00CF1477" w:rsidP="00CF1477">
            <w:pPr>
              <w:spacing w:line="240" w:lineRule="auto"/>
              <w:jc w:val="left"/>
              <w:rPr>
                <w:lang w:val="en-GB"/>
              </w:rPr>
            </w:pPr>
            <w:r w:rsidRPr="18618C85">
              <w:rPr>
                <w:lang w:val="en-GB"/>
              </w:rPr>
              <w:t>102_9xxx</w:t>
            </w:r>
          </w:p>
        </w:tc>
        <w:tc>
          <w:tcPr>
            <w:tcW w:w="1834" w:type="dxa"/>
          </w:tcPr>
          <w:p w14:paraId="7A3ABD05" w14:textId="60478F9A" w:rsidR="00CF1477" w:rsidRPr="0026025C" w:rsidRDefault="00CF1477" w:rsidP="00D80E53">
            <w:pPr>
              <w:spacing w:line="240" w:lineRule="auto"/>
              <w:jc w:val="left"/>
              <w:rPr>
                <w:lang w:val="en-GB"/>
              </w:rPr>
            </w:pPr>
            <w:r>
              <w:rPr>
                <w:lang w:val="en-GB"/>
              </w:rPr>
              <w:t>Validate Exchange Catalogue</w:t>
            </w:r>
          </w:p>
        </w:tc>
        <w:tc>
          <w:tcPr>
            <w:tcW w:w="4317" w:type="dxa"/>
          </w:tcPr>
          <w:p w14:paraId="3A72754F" w14:textId="35B004AB" w:rsidR="00CF1477" w:rsidRPr="0026025C" w:rsidRDefault="00CF1477" w:rsidP="00CF1477">
            <w:pPr>
              <w:spacing w:line="240" w:lineRule="auto"/>
              <w:rPr>
                <w:lang w:val="en-GB"/>
              </w:rPr>
            </w:pPr>
            <w:r>
              <w:rPr>
                <w:lang w:val="en-GB"/>
              </w:rPr>
              <w:t>This set of checks relates to product-specific requirements for exchange catalogues</w:t>
            </w:r>
          </w:p>
        </w:tc>
      </w:tr>
    </w:tbl>
    <w:p w14:paraId="4A73BFA9" w14:textId="718449F9" w:rsidR="00CF1477" w:rsidRPr="00FB18D4" w:rsidDel="00016943" w:rsidRDefault="00CF1477" w:rsidP="00D9751F">
      <w:pPr>
        <w:tabs>
          <w:tab w:val="left" w:pos="1701"/>
        </w:tabs>
        <w:spacing w:line="240" w:lineRule="auto"/>
        <w:rPr>
          <w:del w:id="534" w:author="Daniel Rohde" w:date="2026-09-17T17:05:00Z"/>
          <w:lang w:val="en-GB"/>
        </w:rPr>
      </w:pPr>
    </w:p>
    <w:p w14:paraId="0BFAC6DF" w14:textId="5AC2B71C" w:rsidR="00F1226C" w:rsidRDefault="00D9751F" w:rsidP="00016943">
      <w:pPr>
        <w:tabs>
          <w:tab w:val="left" w:pos="1701"/>
        </w:tabs>
        <w:spacing w:before="240" w:line="240" w:lineRule="auto"/>
        <w:rPr>
          <w:lang w:val="en-GB"/>
        </w:rPr>
        <w:pPrChange w:id="535" w:author="Daniel Rohde" w:date="2026-09-17T17:05:00Z">
          <w:pPr>
            <w:tabs>
              <w:tab w:val="left" w:pos="1701"/>
            </w:tabs>
            <w:spacing w:line="240" w:lineRule="auto"/>
          </w:pPr>
        </w:pPrChange>
      </w:pPr>
      <w:r w:rsidRPr="00D9751F">
        <w:rPr>
          <w:lang w:val="en-GB"/>
        </w:rPr>
        <w:t xml:space="preserve">Dataset validation checks the structure and content of individual HDF5 data files. The checks for each HDF5 dataset file are divided into </w:t>
      </w:r>
      <w:r w:rsidR="00CF1477">
        <w:rPr>
          <w:lang w:val="en-GB"/>
        </w:rPr>
        <w:t>four</w:t>
      </w:r>
      <w:r w:rsidRPr="00D9751F">
        <w:rPr>
          <w:lang w:val="en-GB"/>
        </w:rPr>
        <w:t xml:space="preserve"> phases</w:t>
      </w:r>
      <w:ins w:id="536" w:author="Daniel Rohde" w:date="2026-09-17T17:05:00Z">
        <w:r w:rsidR="00016943">
          <w:rPr>
            <w:lang w:val="en-GB"/>
          </w:rPr>
          <w:t>.</w:t>
        </w:r>
      </w:ins>
    </w:p>
    <w:p w14:paraId="462AB0AA" w14:textId="77777777" w:rsidR="004A1094" w:rsidRPr="004A1094" w:rsidRDefault="004A1094" w:rsidP="00F2138B">
      <w:pPr>
        <w:pStyle w:val="berschrift1"/>
        <w:rPr>
          <w:lang w:val="en-GB"/>
        </w:rPr>
      </w:pPr>
      <w:bookmarkStart w:id="537" w:name="_Toc179220192"/>
      <w:bookmarkStart w:id="538" w:name="_Toc1304891201"/>
      <w:bookmarkStart w:id="539" w:name="_Toc240557289"/>
      <w:r w:rsidRPr="2D8F900D">
        <w:rPr>
          <w:lang w:val="en-GB"/>
        </w:rPr>
        <w:t>Other Applicable Checks</w:t>
      </w:r>
      <w:bookmarkEnd w:id="537"/>
      <w:bookmarkEnd w:id="538"/>
      <w:bookmarkEnd w:id="539"/>
    </w:p>
    <w:p w14:paraId="6EC851AE" w14:textId="77777777" w:rsidR="004A1094" w:rsidRPr="004A1094" w:rsidRDefault="004A1094" w:rsidP="00F2138B">
      <w:pPr>
        <w:pStyle w:val="berschrift2"/>
        <w:rPr>
          <w:lang w:val="en-GB"/>
        </w:rPr>
      </w:pPr>
      <w:bookmarkStart w:id="540" w:name="_Toc179220193"/>
      <w:bookmarkStart w:id="541" w:name="_Toc154414347"/>
      <w:bookmarkStart w:id="542" w:name="_Toc240557290"/>
      <w:r w:rsidRPr="2D8F900D">
        <w:rPr>
          <w:lang w:val="en-GB"/>
        </w:rPr>
        <w:t>Generic S-100 checks</w:t>
      </w:r>
      <w:bookmarkEnd w:id="540"/>
      <w:bookmarkEnd w:id="541"/>
      <w:bookmarkEnd w:id="542"/>
    </w:p>
    <w:p w14:paraId="15F27DF2" w14:textId="369FB0CD" w:rsidR="004A1094" w:rsidRPr="004A1094" w:rsidRDefault="00757F2D" w:rsidP="004A1094">
      <w:pPr>
        <w:tabs>
          <w:tab w:val="left" w:pos="1701"/>
        </w:tabs>
        <w:spacing w:line="240" w:lineRule="auto"/>
        <w:rPr>
          <w:lang w:val="en-GB"/>
        </w:rPr>
      </w:pPr>
      <w:r w:rsidRPr="2F40840B">
        <w:rPr>
          <w:lang w:val="en-GB"/>
        </w:rPr>
        <w:t>S-</w:t>
      </w:r>
      <w:r w:rsidR="00F4326B" w:rsidRPr="2F40840B">
        <w:rPr>
          <w:lang w:val="en-GB"/>
        </w:rPr>
        <w:t>102</w:t>
      </w:r>
      <w:r w:rsidR="004A1094" w:rsidRPr="2F40840B">
        <w:rPr>
          <w:lang w:val="en-GB"/>
        </w:rPr>
        <w:t xml:space="preserve"> datasets and exchange sets must also be validated using the following subset of the generic S-100 validation checks defined in S-158:100:</w:t>
      </w:r>
    </w:p>
    <w:tbl>
      <w:tblPr>
        <w:tblStyle w:val="Tabellenraster"/>
        <w:tblW w:w="5000" w:type="pct"/>
        <w:tblCellMar>
          <w:left w:w="58" w:type="dxa"/>
          <w:right w:w="58" w:type="dxa"/>
        </w:tblCellMar>
        <w:tblLook w:val="04A0" w:firstRow="1" w:lastRow="0" w:firstColumn="1" w:lastColumn="0" w:noHBand="0" w:noVBand="1"/>
      </w:tblPr>
      <w:tblGrid>
        <w:gridCol w:w="1904"/>
        <w:gridCol w:w="1780"/>
        <w:gridCol w:w="2160"/>
        <w:gridCol w:w="3172"/>
      </w:tblGrid>
      <w:tr w:rsidR="00C53F21" w:rsidRPr="004A1094" w14:paraId="2F49BDF7" w14:textId="77777777" w:rsidTr="2F40840B">
        <w:trPr>
          <w:tblHeader/>
        </w:trPr>
        <w:tc>
          <w:tcPr>
            <w:tcW w:w="1056" w:type="pct"/>
            <w:shd w:val="clear" w:color="auto" w:fill="D9D9D9" w:themeFill="background1" w:themeFillShade="D9"/>
          </w:tcPr>
          <w:p w14:paraId="12D6589A" w14:textId="77777777" w:rsidR="004A1094" w:rsidRPr="004A1094" w:rsidRDefault="004A1094" w:rsidP="00A61EE2">
            <w:pPr>
              <w:tabs>
                <w:tab w:val="left" w:pos="1701"/>
              </w:tabs>
              <w:spacing w:after="60" w:line="240" w:lineRule="auto"/>
              <w:jc w:val="left"/>
              <w:rPr>
                <w:b/>
                <w:bCs/>
                <w:lang w:val="en-GB"/>
              </w:rPr>
            </w:pPr>
            <w:r w:rsidRPr="004A1094">
              <w:rPr>
                <w:b/>
                <w:bCs/>
                <w:lang w:val="en-GB"/>
              </w:rPr>
              <w:t>Document reference in S</w:t>
            </w:r>
            <w:r w:rsidRPr="004A1094">
              <w:rPr>
                <w:b/>
                <w:bCs/>
                <w:lang w:val="en-GB"/>
              </w:rPr>
              <w:noBreakHyphen/>
              <w:t>158:100 list</w:t>
            </w:r>
          </w:p>
        </w:tc>
        <w:tc>
          <w:tcPr>
            <w:tcW w:w="987" w:type="pct"/>
            <w:shd w:val="clear" w:color="auto" w:fill="D9D9D9" w:themeFill="background1" w:themeFillShade="D9"/>
          </w:tcPr>
          <w:p w14:paraId="4411BB73" w14:textId="77777777" w:rsidR="004A1094" w:rsidRPr="004A1094" w:rsidRDefault="004A1094" w:rsidP="00DA5883">
            <w:pPr>
              <w:tabs>
                <w:tab w:val="left" w:pos="1701"/>
              </w:tabs>
              <w:spacing w:after="60" w:line="240" w:lineRule="auto"/>
              <w:rPr>
                <w:b/>
                <w:bCs/>
                <w:lang w:val="en-GB"/>
              </w:rPr>
            </w:pPr>
            <w:r w:rsidRPr="2F40840B">
              <w:rPr>
                <w:b/>
                <w:bCs/>
                <w:lang w:val="en-GB"/>
              </w:rPr>
              <w:t>Checks</w:t>
            </w:r>
          </w:p>
        </w:tc>
        <w:tc>
          <w:tcPr>
            <w:tcW w:w="1198" w:type="pct"/>
            <w:shd w:val="clear" w:color="auto" w:fill="D9D9D9" w:themeFill="background1" w:themeFillShade="D9"/>
          </w:tcPr>
          <w:p w14:paraId="77510AC2" w14:textId="77777777" w:rsidR="004A1094" w:rsidRPr="004A1094" w:rsidRDefault="004A1094" w:rsidP="00DA5883">
            <w:pPr>
              <w:tabs>
                <w:tab w:val="left" w:pos="1701"/>
              </w:tabs>
              <w:spacing w:after="60" w:line="240" w:lineRule="auto"/>
              <w:rPr>
                <w:b/>
                <w:bCs/>
                <w:lang w:val="en-GB"/>
              </w:rPr>
            </w:pPr>
            <w:r w:rsidRPr="004A1094">
              <w:rPr>
                <w:b/>
                <w:bCs/>
                <w:lang w:val="en-GB"/>
              </w:rPr>
              <w:t>Apply to</w:t>
            </w:r>
          </w:p>
        </w:tc>
        <w:tc>
          <w:tcPr>
            <w:tcW w:w="1759" w:type="pct"/>
            <w:shd w:val="clear" w:color="auto" w:fill="D9D9D9" w:themeFill="background1" w:themeFillShade="D9"/>
          </w:tcPr>
          <w:p w14:paraId="7B16A876" w14:textId="77777777" w:rsidR="004A1094" w:rsidRPr="004A1094" w:rsidRDefault="004A1094" w:rsidP="00DA5883">
            <w:pPr>
              <w:tabs>
                <w:tab w:val="left" w:pos="1701"/>
              </w:tabs>
              <w:spacing w:after="60" w:line="240" w:lineRule="auto"/>
              <w:rPr>
                <w:b/>
                <w:bCs/>
                <w:lang w:val="en-GB"/>
              </w:rPr>
            </w:pPr>
            <w:r w:rsidRPr="004A1094">
              <w:rPr>
                <w:b/>
                <w:bCs/>
                <w:lang w:val="en-GB"/>
              </w:rPr>
              <w:t>Remarks</w:t>
            </w:r>
          </w:p>
        </w:tc>
      </w:tr>
      <w:tr w:rsidR="00C53F21" w:rsidRPr="004A1094" w14:paraId="52AB6B4D" w14:textId="77777777" w:rsidTr="2F40840B">
        <w:tc>
          <w:tcPr>
            <w:tcW w:w="1056" w:type="pct"/>
          </w:tcPr>
          <w:p w14:paraId="3B097363" w14:textId="77777777" w:rsidR="004A1094" w:rsidRPr="004A1094" w:rsidRDefault="004A1094" w:rsidP="00DA5883">
            <w:pPr>
              <w:tabs>
                <w:tab w:val="left" w:pos="1701"/>
              </w:tabs>
              <w:spacing w:after="60" w:line="240" w:lineRule="auto"/>
              <w:rPr>
                <w:lang w:val="en-GB"/>
              </w:rPr>
            </w:pPr>
            <w:r w:rsidRPr="004A1094">
              <w:rPr>
                <w:lang w:val="en-GB"/>
              </w:rPr>
              <w:t>Part 1</w:t>
            </w:r>
          </w:p>
        </w:tc>
        <w:tc>
          <w:tcPr>
            <w:tcW w:w="987" w:type="pct"/>
          </w:tcPr>
          <w:p w14:paraId="749C81D1" w14:textId="77777777" w:rsidR="004A1094" w:rsidRPr="004A1094" w:rsidRDefault="004A1094" w:rsidP="00DA5883">
            <w:pPr>
              <w:tabs>
                <w:tab w:val="left" w:pos="1701"/>
              </w:tabs>
              <w:spacing w:after="60" w:line="240" w:lineRule="auto"/>
              <w:rPr>
                <w:lang w:val="en-GB"/>
              </w:rPr>
            </w:pPr>
            <w:r w:rsidRPr="004A1094">
              <w:rPr>
                <w:lang w:val="en-GB"/>
              </w:rPr>
              <w:t>All</w:t>
            </w:r>
          </w:p>
        </w:tc>
        <w:tc>
          <w:tcPr>
            <w:tcW w:w="1198" w:type="pct"/>
          </w:tcPr>
          <w:p w14:paraId="332D1B7F"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6484B89E"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00BA006B" w14:textId="77777777" w:rsidTr="2F40840B">
        <w:tc>
          <w:tcPr>
            <w:tcW w:w="1056" w:type="pct"/>
          </w:tcPr>
          <w:p w14:paraId="15404403" w14:textId="77777777" w:rsidR="004A1094" w:rsidRPr="004A1094" w:rsidRDefault="004A1094" w:rsidP="00DA5883">
            <w:pPr>
              <w:tabs>
                <w:tab w:val="left" w:pos="1701"/>
              </w:tabs>
              <w:spacing w:after="60" w:line="240" w:lineRule="auto"/>
              <w:rPr>
                <w:lang w:val="en-GB"/>
              </w:rPr>
            </w:pPr>
            <w:r w:rsidRPr="004A1094">
              <w:rPr>
                <w:lang w:val="en-GB"/>
              </w:rPr>
              <w:t>Part 2 / 2a</w:t>
            </w:r>
          </w:p>
        </w:tc>
        <w:tc>
          <w:tcPr>
            <w:tcW w:w="987" w:type="pct"/>
          </w:tcPr>
          <w:p w14:paraId="5D7DF52A" w14:textId="77777777" w:rsidR="004A1094" w:rsidRPr="004A1094" w:rsidRDefault="004A1094" w:rsidP="00DA5883">
            <w:pPr>
              <w:tabs>
                <w:tab w:val="left" w:pos="1701"/>
              </w:tabs>
              <w:spacing w:after="60" w:line="240" w:lineRule="auto"/>
              <w:rPr>
                <w:lang w:val="en-GB"/>
              </w:rPr>
            </w:pPr>
            <w:r w:rsidRPr="004A1094">
              <w:rPr>
                <w:lang w:val="en-GB"/>
              </w:rPr>
              <w:t>All</w:t>
            </w:r>
          </w:p>
        </w:tc>
        <w:tc>
          <w:tcPr>
            <w:tcW w:w="1198" w:type="pct"/>
          </w:tcPr>
          <w:p w14:paraId="44333070"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7AD60CE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1BD3C661" w14:textId="77777777" w:rsidTr="2F40840B">
        <w:tc>
          <w:tcPr>
            <w:tcW w:w="1056" w:type="pct"/>
          </w:tcPr>
          <w:p w14:paraId="7AAEBE24" w14:textId="77777777" w:rsidR="004A1094" w:rsidRPr="004A1094" w:rsidRDefault="004A1094" w:rsidP="00DA5883">
            <w:pPr>
              <w:tabs>
                <w:tab w:val="left" w:pos="1701"/>
              </w:tabs>
              <w:spacing w:after="60" w:line="240" w:lineRule="auto"/>
              <w:rPr>
                <w:lang w:val="en-GB"/>
              </w:rPr>
            </w:pPr>
            <w:r w:rsidRPr="2F40840B">
              <w:rPr>
                <w:lang w:val="en-GB"/>
              </w:rPr>
              <w:t>Part 4a</w:t>
            </w:r>
          </w:p>
        </w:tc>
        <w:tc>
          <w:tcPr>
            <w:tcW w:w="987" w:type="pct"/>
          </w:tcPr>
          <w:p w14:paraId="1CC170E7" w14:textId="77777777" w:rsidR="004A1094" w:rsidRPr="004A1094" w:rsidRDefault="004A1094" w:rsidP="00DA5883">
            <w:pPr>
              <w:tabs>
                <w:tab w:val="left" w:pos="1701"/>
              </w:tabs>
              <w:spacing w:after="60" w:line="240" w:lineRule="auto"/>
              <w:rPr>
                <w:lang w:val="en-GB"/>
              </w:rPr>
            </w:pPr>
            <w:r w:rsidRPr="004A1094">
              <w:rPr>
                <w:lang w:val="en-GB"/>
              </w:rPr>
              <w:t>All</w:t>
            </w:r>
          </w:p>
        </w:tc>
        <w:tc>
          <w:tcPr>
            <w:tcW w:w="1198" w:type="pct"/>
          </w:tcPr>
          <w:p w14:paraId="44151CAB" w14:textId="77777777" w:rsidR="004A1094" w:rsidRPr="004A1094" w:rsidRDefault="004A1094" w:rsidP="00DA5883">
            <w:pPr>
              <w:tabs>
                <w:tab w:val="left" w:pos="1701"/>
              </w:tabs>
              <w:spacing w:after="60" w:line="240" w:lineRule="auto"/>
              <w:rPr>
                <w:lang w:val="en-GB"/>
              </w:rPr>
            </w:pPr>
            <w:r w:rsidRPr="2F40840B">
              <w:rPr>
                <w:lang w:val="en-GB"/>
              </w:rPr>
              <w:t>Exchange catalogue</w:t>
            </w:r>
          </w:p>
        </w:tc>
        <w:tc>
          <w:tcPr>
            <w:tcW w:w="1759" w:type="pct"/>
          </w:tcPr>
          <w:p w14:paraId="78F9A249" w14:textId="77777777" w:rsidR="004A1094" w:rsidRPr="004A1094" w:rsidRDefault="004A1094" w:rsidP="00DA5883">
            <w:pPr>
              <w:tabs>
                <w:tab w:val="left" w:pos="1701"/>
              </w:tabs>
              <w:spacing w:after="60" w:line="240" w:lineRule="auto"/>
              <w:rPr>
                <w:lang w:val="en-GB"/>
              </w:rPr>
            </w:pPr>
          </w:p>
        </w:tc>
      </w:tr>
      <w:tr w:rsidR="00C53F21" w:rsidRPr="004A1094" w14:paraId="0B850CF2" w14:textId="77777777" w:rsidTr="2F40840B">
        <w:tc>
          <w:tcPr>
            <w:tcW w:w="1056" w:type="pct"/>
          </w:tcPr>
          <w:p w14:paraId="266E3475" w14:textId="77777777" w:rsidR="004A1094" w:rsidRPr="004A1094" w:rsidRDefault="004A1094" w:rsidP="00DA5883">
            <w:pPr>
              <w:tabs>
                <w:tab w:val="left" w:pos="1701"/>
              </w:tabs>
              <w:spacing w:after="60" w:line="240" w:lineRule="auto"/>
              <w:rPr>
                <w:lang w:val="en-GB"/>
              </w:rPr>
            </w:pPr>
            <w:r w:rsidRPr="004A1094">
              <w:rPr>
                <w:lang w:val="en-GB"/>
              </w:rPr>
              <w:t>Part 4b</w:t>
            </w:r>
          </w:p>
        </w:tc>
        <w:tc>
          <w:tcPr>
            <w:tcW w:w="987" w:type="pct"/>
          </w:tcPr>
          <w:p w14:paraId="6CDF2F56" w14:textId="77777777" w:rsidR="004A1094" w:rsidRPr="004A1094" w:rsidRDefault="004A1094" w:rsidP="00DA5883">
            <w:pPr>
              <w:tabs>
                <w:tab w:val="left" w:pos="1701"/>
              </w:tabs>
              <w:spacing w:after="60" w:line="240" w:lineRule="auto"/>
              <w:rPr>
                <w:lang w:val="en-GB"/>
              </w:rPr>
            </w:pPr>
            <w:r w:rsidRPr="004A1094">
              <w:rPr>
                <w:lang w:val="en-GB"/>
              </w:rPr>
              <w:t>All</w:t>
            </w:r>
          </w:p>
        </w:tc>
        <w:tc>
          <w:tcPr>
            <w:tcW w:w="1198" w:type="pct"/>
          </w:tcPr>
          <w:p w14:paraId="4927F758"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1D48C39D"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2A184DDD" w14:textId="77777777" w:rsidTr="2F40840B">
        <w:tc>
          <w:tcPr>
            <w:tcW w:w="1056" w:type="pct"/>
            <w:vMerge w:val="restart"/>
          </w:tcPr>
          <w:p w14:paraId="0A4E4827" w14:textId="77777777" w:rsidR="004A1094" w:rsidRPr="004A1094" w:rsidRDefault="004A1094" w:rsidP="00DA5883">
            <w:pPr>
              <w:tabs>
                <w:tab w:val="left" w:pos="1701"/>
              </w:tabs>
              <w:spacing w:after="60" w:line="240" w:lineRule="auto"/>
              <w:rPr>
                <w:lang w:val="en-GB"/>
              </w:rPr>
            </w:pPr>
            <w:r w:rsidRPr="004A1094">
              <w:rPr>
                <w:lang w:val="en-GB"/>
              </w:rPr>
              <w:t>Part 5 / 5a</w:t>
            </w:r>
          </w:p>
        </w:tc>
        <w:tc>
          <w:tcPr>
            <w:tcW w:w="987" w:type="pct"/>
          </w:tcPr>
          <w:p w14:paraId="7832C865" w14:textId="00B309FD" w:rsidR="004A1094" w:rsidRPr="004A1094" w:rsidRDefault="07FC0D33" w:rsidP="00DA5883">
            <w:pPr>
              <w:tabs>
                <w:tab w:val="left" w:pos="1701"/>
              </w:tabs>
              <w:spacing w:after="60" w:line="240" w:lineRule="auto"/>
              <w:rPr>
                <w:lang w:val="en-GB"/>
              </w:rPr>
            </w:pPr>
            <w:r w:rsidRPr="5F0F9801">
              <w:rPr>
                <w:lang w:val="en-GB"/>
              </w:rPr>
              <w:t>100_5010</w:t>
            </w:r>
          </w:p>
        </w:tc>
        <w:tc>
          <w:tcPr>
            <w:tcW w:w="1198" w:type="pct"/>
          </w:tcPr>
          <w:p w14:paraId="4F3ECECA" w14:textId="77777777" w:rsidR="004A1094" w:rsidRPr="004A1094" w:rsidRDefault="004A1094" w:rsidP="00DA5883">
            <w:pPr>
              <w:tabs>
                <w:tab w:val="left" w:pos="1701"/>
              </w:tabs>
              <w:spacing w:after="60" w:line="240" w:lineRule="auto"/>
              <w:rPr>
                <w:lang w:val="en-GB"/>
              </w:rPr>
            </w:pPr>
            <w:r w:rsidRPr="004A1094">
              <w:rPr>
                <w:lang w:val="en-GB"/>
              </w:rPr>
              <w:t>Product Specification</w:t>
            </w:r>
          </w:p>
        </w:tc>
        <w:tc>
          <w:tcPr>
            <w:tcW w:w="1759" w:type="pct"/>
          </w:tcPr>
          <w:p w14:paraId="378FFE37" w14:textId="77777777" w:rsidR="004A1094" w:rsidRPr="004A1094" w:rsidRDefault="004A1094" w:rsidP="00DA5883">
            <w:pPr>
              <w:tabs>
                <w:tab w:val="left" w:pos="1701"/>
              </w:tabs>
              <w:spacing w:after="60" w:line="240" w:lineRule="auto"/>
              <w:rPr>
                <w:lang w:val="en-GB"/>
              </w:rPr>
            </w:pPr>
            <w:r w:rsidRPr="004A1094">
              <w:rPr>
                <w:lang w:val="en-GB"/>
              </w:rPr>
              <w:t>No direct implementation on datasets or exchange sets</w:t>
            </w:r>
          </w:p>
        </w:tc>
      </w:tr>
      <w:tr w:rsidR="00C53F21" w:rsidRPr="004A1094" w14:paraId="4A7BAFA3" w14:textId="77777777" w:rsidTr="2F40840B">
        <w:tc>
          <w:tcPr>
            <w:tcW w:w="1056" w:type="pct"/>
            <w:vMerge/>
          </w:tcPr>
          <w:p w14:paraId="016FCE83" w14:textId="77777777" w:rsidR="004A1094" w:rsidRPr="004A1094" w:rsidRDefault="004A1094" w:rsidP="00DA5883">
            <w:pPr>
              <w:tabs>
                <w:tab w:val="left" w:pos="1701"/>
              </w:tabs>
              <w:spacing w:after="60" w:line="240" w:lineRule="auto"/>
              <w:rPr>
                <w:lang w:val="en-GB"/>
              </w:rPr>
            </w:pPr>
          </w:p>
        </w:tc>
        <w:tc>
          <w:tcPr>
            <w:tcW w:w="987" w:type="pct"/>
          </w:tcPr>
          <w:p w14:paraId="25090F88" w14:textId="0479FA72" w:rsidR="0FE984DC" w:rsidRDefault="0FE984DC" w:rsidP="5F0F9801">
            <w:pPr>
              <w:tabs>
                <w:tab w:val="left" w:pos="1701"/>
              </w:tabs>
              <w:spacing w:after="60" w:line="240" w:lineRule="auto"/>
              <w:rPr>
                <w:lang w:val="en-GB"/>
              </w:rPr>
            </w:pPr>
            <w:r w:rsidRPr="5F0F9801">
              <w:rPr>
                <w:lang w:val="en-GB"/>
              </w:rPr>
              <w:t>100_0001</w:t>
            </w:r>
          </w:p>
          <w:p w14:paraId="3D5EAA97" w14:textId="5637F347" w:rsidR="000D1250" w:rsidRPr="000D1250" w:rsidRDefault="15714AA8" w:rsidP="000D1250">
            <w:pPr>
              <w:tabs>
                <w:tab w:val="left" w:pos="1701"/>
              </w:tabs>
              <w:spacing w:after="60" w:line="240" w:lineRule="auto"/>
              <w:rPr>
                <w:lang w:val="en-GB"/>
              </w:rPr>
            </w:pPr>
            <w:r w:rsidRPr="5F0F9801">
              <w:rPr>
                <w:lang w:val="en-GB"/>
              </w:rPr>
              <w:t>100_0002</w:t>
            </w:r>
          </w:p>
          <w:p w14:paraId="6D8A9912" w14:textId="4DD1E5BF" w:rsidR="000D1250" w:rsidRPr="004A1094" w:rsidRDefault="15714AA8" w:rsidP="5F0F9801">
            <w:pPr>
              <w:tabs>
                <w:tab w:val="left" w:pos="1701"/>
              </w:tabs>
              <w:spacing w:after="60" w:line="240" w:lineRule="auto"/>
              <w:rPr>
                <w:lang w:val="en-GB"/>
              </w:rPr>
            </w:pPr>
            <w:r w:rsidRPr="5F0F9801">
              <w:rPr>
                <w:lang w:val="en-GB"/>
              </w:rPr>
              <w:t>100_0003</w:t>
            </w:r>
          </w:p>
          <w:p w14:paraId="162F2990" w14:textId="40CBD8F0" w:rsidR="004A1094" w:rsidRPr="004A1094" w:rsidRDefault="15714AA8" w:rsidP="00DA5883">
            <w:pPr>
              <w:tabs>
                <w:tab w:val="left" w:pos="1701"/>
              </w:tabs>
              <w:spacing w:after="60" w:line="240" w:lineRule="auto"/>
              <w:rPr>
                <w:lang w:val="en-GB"/>
              </w:rPr>
            </w:pPr>
            <w:r w:rsidRPr="5F0F9801">
              <w:rPr>
                <w:lang w:val="en-GB"/>
              </w:rPr>
              <w:t>100_0004</w:t>
            </w:r>
          </w:p>
          <w:p w14:paraId="0299CAF5" w14:textId="38F38DDC" w:rsidR="004A1094" w:rsidRDefault="15714AA8" w:rsidP="00DA5883">
            <w:pPr>
              <w:tabs>
                <w:tab w:val="left" w:pos="1701"/>
              </w:tabs>
              <w:spacing w:after="60" w:line="240" w:lineRule="auto"/>
              <w:rPr>
                <w:lang w:val="en-GB"/>
              </w:rPr>
            </w:pPr>
            <w:r w:rsidRPr="5F0F9801">
              <w:rPr>
                <w:lang w:val="en-GB"/>
              </w:rPr>
              <w:t>100_0005</w:t>
            </w:r>
          </w:p>
          <w:p w14:paraId="2A5A3A21" w14:textId="122F0593" w:rsidR="000D1250" w:rsidRPr="004A1094" w:rsidRDefault="15714AA8" w:rsidP="5F0F9801">
            <w:pPr>
              <w:tabs>
                <w:tab w:val="left" w:pos="1701"/>
              </w:tabs>
              <w:spacing w:after="60" w:line="240" w:lineRule="auto"/>
              <w:rPr>
                <w:lang w:val="en-GB"/>
              </w:rPr>
            </w:pPr>
            <w:r w:rsidRPr="5F0F9801">
              <w:rPr>
                <w:lang w:val="en-GB"/>
              </w:rPr>
              <w:lastRenderedPageBreak/>
              <w:t>100_0006</w:t>
            </w:r>
          </w:p>
        </w:tc>
        <w:tc>
          <w:tcPr>
            <w:tcW w:w="1198" w:type="pct"/>
          </w:tcPr>
          <w:p w14:paraId="6274BC08" w14:textId="77777777" w:rsidR="004A1094" w:rsidRPr="004A1094" w:rsidRDefault="004A1094" w:rsidP="00DA5883">
            <w:pPr>
              <w:tabs>
                <w:tab w:val="left" w:pos="1701"/>
              </w:tabs>
              <w:spacing w:after="60" w:line="240" w:lineRule="auto"/>
              <w:rPr>
                <w:lang w:val="en-GB"/>
              </w:rPr>
            </w:pPr>
            <w:r w:rsidRPr="004A1094">
              <w:rPr>
                <w:lang w:val="en-GB"/>
              </w:rPr>
              <w:lastRenderedPageBreak/>
              <w:t>Datasets</w:t>
            </w:r>
          </w:p>
        </w:tc>
        <w:tc>
          <w:tcPr>
            <w:tcW w:w="1759" w:type="pct"/>
          </w:tcPr>
          <w:p w14:paraId="335E7A04" w14:textId="6313E637" w:rsidR="004A1094" w:rsidRPr="004A1094" w:rsidRDefault="004A1094" w:rsidP="00D344A7">
            <w:pPr>
              <w:tabs>
                <w:tab w:val="left" w:pos="1701"/>
              </w:tabs>
              <w:spacing w:after="60" w:line="240" w:lineRule="auto"/>
              <w:rPr>
                <w:lang w:val="en-GB"/>
              </w:rPr>
            </w:pPr>
          </w:p>
        </w:tc>
      </w:tr>
      <w:tr w:rsidR="00C53F21" w:rsidRPr="004A1094" w14:paraId="13C74AC9" w14:textId="77777777" w:rsidTr="2F40840B">
        <w:tc>
          <w:tcPr>
            <w:tcW w:w="1056" w:type="pct"/>
          </w:tcPr>
          <w:p w14:paraId="060DE54C" w14:textId="77777777" w:rsidR="004A1094" w:rsidRPr="004A1094" w:rsidRDefault="004A1094" w:rsidP="00DA5883">
            <w:pPr>
              <w:tabs>
                <w:tab w:val="left" w:pos="1701"/>
              </w:tabs>
              <w:spacing w:after="60" w:line="240" w:lineRule="auto"/>
              <w:rPr>
                <w:lang w:val="en-GB"/>
              </w:rPr>
            </w:pPr>
            <w:r w:rsidRPr="004A1094">
              <w:rPr>
                <w:lang w:val="en-GB"/>
              </w:rPr>
              <w:t>Part 6</w:t>
            </w:r>
          </w:p>
        </w:tc>
        <w:tc>
          <w:tcPr>
            <w:tcW w:w="987" w:type="pct"/>
          </w:tcPr>
          <w:p w14:paraId="170E6C4B" w14:textId="3DCC3336" w:rsidR="004A1094" w:rsidRPr="004A1094" w:rsidRDefault="004A1094" w:rsidP="00DA5883">
            <w:pPr>
              <w:tabs>
                <w:tab w:val="left" w:pos="1701"/>
              </w:tabs>
              <w:spacing w:after="60" w:line="240" w:lineRule="auto"/>
              <w:rPr>
                <w:lang w:val="en-GB"/>
              </w:rPr>
            </w:pPr>
          </w:p>
        </w:tc>
        <w:tc>
          <w:tcPr>
            <w:tcW w:w="1198" w:type="pct"/>
          </w:tcPr>
          <w:p w14:paraId="1F5D277B" w14:textId="77777777" w:rsidR="004A1094" w:rsidRPr="004A1094" w:rsidRDefault="004A1094" w:rsidP="00DA5883">
            <w:pPr>
              <w:tabs>
                <w:tab w:val="left" w:pos="1701"/>
              </w:tabs>
              <w:spacing w:after="60" w:line="240" w:lineRule="auto"/>
              <w:rPr>
                <w:lang w:val="en-GB"/>
              </w:rPr>
            </w:pPr>
            <w:r w:rsidRPr="004A1094">
              <w:rPr>
                <w:lang w:val="en-GB"/>
              </w:rPr>
              <w:t>Datasets</w:t>
            </w:r>
          </w:p>
        </w:tc>
        <w:tc>
          <w:tcPr>
            <w:tcW w:w="1759" w:type="pct"/>
          </w:tcPr>
          <w:p w14:paraId="53C04FEE" w14:textId="77777777" w:rsidR="004A1094" w:rsidRPr="004A1094" w:rsidRDefault="004A1094" w:rsidP="00DA5883">
            <w:pPr>
              <w:tabs>
                <w:tab w:val="left" w:pos="1701"/>
              </w:tabs>
              <w:spacing w:after="60" w:line="240" w:lineRule="auto"/>
              <w:rPr>
                <w:lang w:val="en-GB"/>
              </w:rPr>
            </w:pPr>
          </w:p>
        </w:tc>
      </w:tr>
      <w:tr w:rsidR="00C53F21" w:rsidRPr="004A1094" w14:paraId="0F4A2714" w14:textId="77777777" w:rsidTr="2F40840B">
        <w:tc>
          <w:tcPr>
            <w:tcW w:w="1056" w:type="pct"/>
          </w:tcPr>
          <w:p w14:paraId="5F8CB505" w14:textId="77777777" w:rsidR="004A1094" w:rsidRPr="004A1094" w:rsidRDefault="004A1094" w:rsidP="00DA5883">
            <w:pPr>
              <w:tabs>
                <w:tab w:val="left" w:pos="1701"/>
              </w:tabs>
              <w:spacing w:after="60" w:line="240" w:lineRule="auto"/>
              <w:rPr>
                <w:lang w:val="en-GB"/>
              </w:rPr>
            </w:pPr>
            <w:r w:rsidRPr="004A1094">
              <w:rPr>
                <w:lang w:val="en-GB"/>
              </w:rPr>
              <w:t>Part 7</w:t>
            </w:r>
          </w:p>
        </w:tc>
        <w:tc>
          <w:tcPr>
            <w:tcW w:w="987" w:type="pct"/>
          </w:tcPr>
          <w:p w14:paraId="34095CE8" w14:textId="2C8145DE" w:rsidR="004A1094" w:rsidRPr="004A1094" w:rsidRDefault="43D1AE08" w:rsidP="00D80E53">
            <w:pPr>
              <w:tabs>
                <w:tab w:val="left" w:pos="1701"/>
              </w:tabs>
              <w:spacing w:after="60" w:line="240" w:lineRule="auto"/>
              <w:jc w:val="left"/>
              <w:rPr>
                <w:lang w:val="en-GB"/>
              </w:rPr>
            </w:pPr>
            <w:r w:rsidRPr="5F0F9801">
              <w:rPr>
                <w:lang w:val="en-GB"/>
              </w:rPr>
              <w:t xml:space="preserve">Only checks </w:t>
            </w:r>
            <w:r w:rsidR="00289996" w:rsidRPr="5F0F9801">
              <w:rPr>
                <w:lang w:val="en-GB"/>
              </w:rPr>
              <w:t>for</w:t>
            </w:r>
            <w:r w:rsidRPr="5F0F9801">
              <w:rPr>
                <w:lang w:val="en-GB"/>
              </w:rPr>
              <w:t xml:space="preserve"> polygons</w:t>
            </w:r>
          </w:p>
        </w:tc>
        <w:tc>
          <w:tcPr>
            <w:tcW w:w="1198" w:type="pct"/>
          </w:tcPr>
          <w:p w14:paraId="663DECD2" w14:textId="3738BB64" w:rsidR="004A1094" w:rsidRPr="004A1094" w:rsidRDefault="00FA092F" w:rsidP="00D80E53">
            <w:pPr>
              <w:tabs>
                <w:tab w:val="left" w:pos="1701"/>
              </w:tabs>
              <w:spacing w:after="60" w:line="240" w:lineRule="auto"/>
              <w:jc w:val="left"/>
              <w:rPr>
                <w:lang w:val="en-GB"/>
              </w:rPr>
            </w:pPr>
            <w:r>
              <w:rPr>
                <w:lang w:val="en-GB"/>
              </w:rPr>
              <w:t>Domain extent polygons</w:t>
            </w:r>
          </w:p>
        </w:tc>
        <w:tc>
          <w:tcPr>
            <w:tcW w:w="1759" w:type="pct"/>
          </w:tcPr>
          <w:p w14:paraId="2498A6F7" w14:textId="340044CB" w:rsidR="004A1094" w:rsidRPr="004A1094" w:rsidRDefault="004A1094" w:rsidP="00FA092F">
            <w:pPr>
              <w:tabs>
                <w:tab w:val="left" w:pos="1701"/>
              </w:tabs>
              <w:spacing w:after="60" w:line="240" w:lineRule="auto"/>
              <w:rPr>
                <w:lang w:val="en-GB"/>
              </w:rPr>
            </w:pPr>
            <w:r w:rsidRPr="004A1094">
              <w:rPr>
                <w:lang w:val="en-GB"/>
              </w:rPr>
              <w:t>S-</w:t>
            </w:r>
            <w:r w:rsidR="00FA092F">
              <w:rPr>
                <w:lang w:val="en-GB"/>
              </w:rPr>
              <w:t>102 uses vector geometry only for domain extent polygons. Note also that domain extent polygons as used in S-102 do not have interior boundaries.</w:t>
            </w:r>
          </w:p>
        </w:tc>
      </w:tr>
      <w:tr w:rsidR="00C53F21" w:rsidRPr="004A1094" w14:paraId="3449D4C9" w14:textId="77777777" w:rsidTr="2F40840B">
        <w:tc>
          <w:tcPr>
            <w:tcW w:w="1056" w:type="pct"/>
          </w:tcPr>
          <w:p w14:paraId="2AC9D979" w14:textId="77777777" w:rsidR="004A1094" w:rsidRPr="004A1094" w:rsidRDefault="004A1094" w:rsidP="00DA5883">
            <w:pPr>
              <w:tabs>
                <w:tab w:val="left" w:pos="1701"/>
              </w:tabs>
              <w:spacing w:after="60" w:line="240" w:lineRule="auto"/>
              <w:rPr>
                <w:lang w:val="en-GB"/>
              </w:rPr>
            </w:pPr>
            <w:r w:rsidRPr="004A1094">
              <w:rPr>
                <w:lang w:val="en-GB"/>
              </w:rPr>
              <w:t>Part 8</w:t>
            </w:r>
          </w:p>
        </w:tc>
        <w:tc>
          <w:tcPr>
            <w:tcW w:w="987" w:type="pct"/>
          </w:tcPr>
          <w:p w14:paraId="1CA8BB12" w14:textId="095C0102" w:rsidR="004A1094" w:rsidRPr="004A1094" w:rsidRDefault="00FA092F" w:rsidP="00D80E53">
            <w:pPr>
              <w:tabs>
                <w:tab w:val="left" w:pos="1701"/>
              </w:tabs>
              <w:spacing w:after="60" w:line="240" w:lineRule="auto"/>
              <w:jc w:val="left"/>
              <w:rPr>
                <w:lang w:val="en-GB"/>
              </w:rPr>
            </w:pPr>
            <w:r>
              <w:rPr>
                <w:lang w:val="en-GB"/>
              </w:rPr>
              <w:t>Only checks applicable to regular grid</w:t>
            </w:r>
            <w:r w:rsidR="0089534A">
              <w:rPr>
                <w:lang w:val="en-GB"/>
              </w:rPr>
              <w:t xml:space="preserve"> coverages</w:t>
            </w:r>
          </w:p>
        </w:tc>
        <w:tc>
          <w:tcPr>
            <w:tcW w:w="1198" w:type="pct"/>
          </w:tcPr>
          <w:p w14:paraId="101D594A" w14:textId="299F545D" w:rsidR="004A1094" w:rsidRPr="004A1094" w:rsidRDefault="00FA092F" w:rsidP="00DA5883">
            <w:pPr>
              <w:tabs>
                <w:tab w:val="left" w:pos="1701"/>
              </w:tabs>
              <w:spacing w:after="60" w:line="240" w:lineRule="auto"/>
              <w:rPr>
                <w:lang w:val="en-GB"/>
              </w:rPr>
            </w:pPr>
            <w:r>
              <w:rPr>
                <w:lang w:val="en-GB"/>
              </w:rPr>
              <w:t>Dataset</w:t>
            </w:r>
          </w:p>
        </w:tc>
        <w:tc>
          <w:tcPr>
            <w:tcW w:w="1759" w:type="pct"/>
          </w:tcPr>
          <w:p w14:paraId="50F724C1" w14:textId="651B4F9A" w:rsidR="004A1094" w:rsidRPr="004A1094" w:rsidRDefault="004A1094" w:rsidP="00DA5883">
            <w:pPr>
              <w:tabs>
                <w:tab w:val="left" w:pos="1701"/>
              </w:tabs>
              <w:spacing w:after="60" w:line="240" w:lineRule="auto"/>
              <w:rPr>
                <w:lang w:val="en-GB"/>
              </w:rPr>
            </w:pPr>
          </w:p>
        </w:tc>
      </w:tr>
      <w:tr w:rsidR="00C53F21" w:rsidRPr="004A1094" w14:paraId="1611E35B" w14:textId="77777777" w:rsidTr="2F40840B">
        <w:tc>
          <w:tcPr>
            <w:tcW w:w="1056" w:type="pct"/>
          </w:tcPr>
          <w:p w14:paraId="0F74E03D" w14:textId="77777777" w:rsidR="004A1094" w:rsidRPr="004A1094" w:rsidRDefault="004A1094" w:rsidP="00DA5883">
            <w:pPr>
              <w:tabs>
                <w:tab w:val="left" w:pos="1701"/>
              </w:tabs>
              <w:spacing w:after="60" w:line="240" w:lineRule="auto"/>
              <w:rPr>
                <w:lang w:val="en-GB"/>
              </w:rPr>
            </w:pPr>
            <w:r w:rsidRPr="5F0F9801">
              <w:rPr>
                <w:lang w:val="en-GB"/>
              </w:rPr>
              <w:t>Part 9 / 9a / 13</w:t>
            </w:r>
          </w:p>
        </w:tc>
        <w:tc>
          <w:tcPr>
            <w:tcW w:w="987" w:type="pct"/>
          </w:tcPr>
          <w:p w14:paraId="11CB4700" w14:textId="70F309D4" w:rsidR="004A1094" w:rsidRPr="004A1094" w:rsidRDefault="004A1094" w:rsidP="00DA5883">
            <w:pPr>
              <w:tabs>
                <w:tab w:val="left" w:pos="1701"/>
              </w:tabs>
              <w:spacing w:after="60" w:line="240" w:lineRule="auto"/>
              <w:rPr>
                <w:lang w:val="en-GB"/>
              </w:rPr>
            </w:pPr>
          </w:p>
        </w:tc>
        <w:tc>
          <w:tcPr>
            <w:tcW w:w="1198" w:type="pct"/>
          </w:tcPr>
          <w:p w14:paraId="3E6F7F60" w14:textId="77777777" w:rsidR="004A1094" w:rsidRPr="004A1094" w:rsidRDefault="004A1094" w:rsidP="00DA5883">
            <w:pPr>
              <w:tabs>
                <w:tab w:val="left" w:pos="1701"/>
              </w:tabs>
              <w:spacing w:after="60" w:line="240" w:lineRule="auto"/>
              <w:rPr>
                <w:lang w:val="en-GB"/>
              </w:rPr>
            </w:pPr>
            <w:r w:rsidRPr="004A1094">
              <w:rPr>
                <w:lang w:val="en-GB"/>
              </w:rPr>
              <w:t>Product Specitication</w:t>
            </w:r>
          </w:p>
        </w:tc>
        <w:tc>
          <w:tcPr>
            <w:tcW w:w="1759" w:type="pct"/>
          </w:tcPr>
          <w:p w14:paraId="56765E70" w14:textId="77777777" w:rsidR="004A1094" w:rsidRPr="004A1094" w:rsidRDefault="004A1094" w:rsidP="00DA5883">
            <w:pPr>
              <w:tabs>
                <w:tab w:val="left" w:pos="1701"/>
              </w:tabs>
              <w:spacing w:after="60" w:line="240" w:lineRule="auto"/>
              <w:rPr>
                <w:lang w:val="en-GB"/>
              </w:rPr>
            </w:pPr>
            <w:r w:rsidRPr="5F0F9801">
              <w:rPr>
                <w:lang w:val="en-GB"/>
              </w:rPr>
              <w:t>Validation checks for Portrayal Catalogue</w:t>
            </w:r>
          </w:p>
        </w:tc>
      </w:tr>
      <w:tr w:rsidR="00C53F21" w:rsidRPr="004A1094" w14:paraId="2CD94E7E" w14:textId="77777777" w:rsidTr="2F40840B">
        <w:tc>
          <w:tcPr>
            <w:tcW w:w="1056" w:type="pct"/>
          </w:tcPr>
          <w:p w14:paraId="474BC66B" w14:textId="77777777" w:rsidR="004A1094" w:rsidRPr="004A1094" w:rsidRDefault="004A1094" w:rsidP="00DA5883">
            <w:pPr>
              <w:tabs>
                <w:tab w:val="left" w:pos="1701"/>
              </w:tabs>
              <w:spacing w:after="60" w:line="240" w:lineRule="auto"/>
              <w:rPr>
                <w:lang w:val="en-GB"/>
              </w:rPr>
            </w:pPr>
            <w:r w:rsidRPr="5F0F9801">
              <w:rPr>
                <w:lang w:val="en-GB"/>
              </w:rPr>
              <w:t>Part 10a</w:t>
            </w:r>
          </w:p>
        </w:tc>
        <w:tc>
          <w:tcPr>
            <w:tcW w:w="987" w:type="pct"/>
          </w:tcPr>
          <w:p w14:paraId="4107BEBA" w14:textId="401F8EBB" w:rsidR="004A1094" w:rsidRPr="004A1094" w:rsidRDefault="00C53F21" w:rsidP="00DA5883">
            <w:pPr>
              <w:tabs>
                <w:tab w:val="left" w:pos="1701"/>
              </w:tabs>
              <w:spacing w:after="60" w:line="240" w:lineRule="auto"/>
              <w:rPr>
                <w:lang w:val="en-GB"/>
              </w:rPr>
            </w:pPr>
            <w:r>
              <w:rPr>
                <w:lang w:val="en-GB"/>
              </w:rPr>
              <w:t>None</w:t>
            </w:r>
          </w:p>
        </w:tc>
        <w:tc>
          <w:tcPr>
            <w:tcW w:w="1198" w:type="pct"/>
          </w:tcPr>
          <w:p w14:paraId="612CC6D3" w14:textId="15B382E3" w:rsidR="004A1094" w:rsidRPr="004A1094" w:rsidRDefault="00C53F21" w:rsidP="00DA5883">
            <w:pPr>
              <w:tabs>
                <w:tab w:val="left" w:pos="1701"/>
              </w:tabs>
              <w:spacing w:after="60" w:line="240" w:lineRule="auto"/>
              <w:rPr>
                <w:lang w:val="en-GB"/>
              </w:rPr>
            </w:pPr>
            <w:r>
              <w:rPr>
                <w:lang w:val="en-GB"/>
              </w:rPr>
              <w:t>N/A</w:t>
            </w:r>
          </w:p>
        </w:tc>
        <w:tc>
          <w:tcPr>
            <w:tcW w:w="1759" w:type="pct"/>
          </w:tcPr>
          <w:p w14:paraId="0DD48404" w14:textId="63C9B5B0" w:rsidR="004A1094" w:rsidRPr="004A1094" w:rsidRDefault="00757F2D" w:rsidP="00DA5883">
            <w:pPr>
              <w:tabs>
                <w:tab w:val="left" w:pos="1701"/>
              </w:tabs>
              <w:spacing w:after="60" w:line="240" w:lineRule="auto"/>
              <w:rPr>
                <w:lang w:val="en-GB"/>
              </w:rPr>
            </w:pPr>
            <w:r w:rsidRPr="5F0F9801">
              <w:rPr>
                <w:lang w:val="en-GB"/>
              </w:rPr>
              <w:t>S-</w:t>
            </w:r>
            <w:r w:rsidR="00F4326B" w:rsidRPr="5F0F9801">
              <w:rPr>
                <w:lang w:val="en-GB"/>
              </w:rPr>
              <w:t>102</w:t>
            </w:r>
            <w:r w:rsidR="00C53F21" w:rsidRPr="5F0F9801">
              <w:rPr>
                <w:lang w:val="en-GB"/>
              </w:rPr>
              <w:t xml:space="preserve"> does not use the ISO 8211 format</w:t>
            </w:r>
          </w:p>
        </w:tc>
      </w:tr>
      <w:tr w:rsidR="00C53F21" w:rsidRPr="004A1094" w14:paraId="2E3D32F2" w14:textId="77777777" w:rsidTr="2F40840B">
        <w:tc>
          <w:tcPr>
            <w:tcW w:w="1056" w:type="pct"/>
          </w:tcPr>
          <w:p w14:paraId="27A504BA" w14:textId="1B75FBE3" w:rsidR="004A1094" w:rsidRPr="004A1094" w:rsidRDefault="004A1094" w:rsidP="00DA5883">
            <w:pPr>
              <w:tabs>
                <w:tab w:val="left" w:pos="1701"/>
              </w:tabs>
              <w:spacing w:after="60" w:line="240" w:lineRule="auto"/>
              <w:rPr>
                <w:lang w:val="en-GB"/>
              </w:rPr>
            </w:pPr>
            <w:r w:rsidRPr="5F0F9801">
              <w:rPr>
                <w:lang w:val="en-GB"/>
              </w:rPr>
              <w:t>Part 10b</w:t>
            </w:r>
          </w:p>
        </w:tc>
        <w:tc>
          <w:tcPr>
            <w:tcW w:w="987" w:type="pct"/>
          </w:tcPr>
          <w:p w14:paraId="00B31BF5" w14:textId="4C4C0C9C" w:rsidR="004A1094" w:rsidRPr="004A1094" w:rsidRDefault="00FA092F" w:rsidP="00DA5883">
            <w:pPr>
              <w:tabs>
                <w:tab w:val="left" w:pos="1701"/>
              </w:tabs>
              <w:spacing w:after="60" w:line="240" w:lineRule="auto"/>
              <w:rPr>
                <w:lang w:val="en-GB"/>
              </w:rPr>
            </w:pPr>
            <w:r>
              <w:rPr>
                <w:lang w:val="en-GB"/>
              </w:rPr>
              <w:t>None</w:t>
            </w:r>
          </w:p>
        </w:tc>
        <w:tc>
          <w:tcPr>
            <w:tcW w:w="1198" w:type="pct"/>
          </w:tcPr>
          <w:p w14:paraId="724424F2" w14:textId="1C8C9730" w:rsidR="004A1094" w:rsidRPr="004A1094" w:rsidRDefault="00FA092F" w:rsidP="00DA5883">
            <w:pPr>
              <w:tabs>
                <w:tab w:val="left" w:pos="1701"/>
              </w:tabs>
              <w:spacing w:after="60" w:line="240" w:lineRule="auto"/>
              <w:rPr>
                <w:lang w:val="en-GB"/>
              </w:rPr>
            </w:pPr>
            <w:r>
              <w:rPr>
                <w:lang w:val="en-GB"/>
              </w:rPr>
              <w:t>N/A</w:t>
            </w:r>
          </w:p>
        </w:tc>
        <w:tc>
          <w:tcPr>
            <w:tcW w:w="1759" w:type="pct"/>
          </w:tcPr>
          <w:p w14:paraId="3B4A58CB" w14:textId="5890D019" w:rsidR="004A1094" w:rsidRPr="004A1094" w:rsidRDefault="00289996" w:rsidP="00DA5883">
            <w:pPr>
              <w:tabs>
                <w:tab w:val="left" w:pos="1701"/>
              </w:tabs>
              <w:spacing w:after="60" w:line="240" w:lineRule="auto"/>
              <w:rPr>
                <w:lang w:val="en-GB"/>
              </w:rPr>
            </w:pPr>
            <w:r w:rsidRPr="5F0F9801">
              <w:rPr>
                <w:lang w:val="en-GB"/>
              </w:rPr>
              <w:t>S-102 does not use</w:t>
            </w:r>
            <w:r w:rsidR="00C53F21" w:rsidRPr="5F0F9801">
              <w:rPr>
                <w:lang w:val="en-GB"/>
              </w:rPr>
              <w:t xml:space="preserve"> the S-100 GML format</w:t>
            </w:r>
          </w:p>
        </w:tc>
      </w:tr>
      <w:tr w:rsidR="00C53F21" w:rsidRPr="004A1094" w14:paraId="3F51D10D" w14:textId="77777777" w:rsidTr="2F40840B">
        <w:tc>
          <w:tcPr>
            <w:tcW w:w="1056" w:type="pct"/>
          </w:tcPr>
          <w:p w14:paraId="5EFD103F" w14:textId="57BA033B" w:rsidR="00C53F21" w:rsidRPr="004A1094" w:rsidRDefault="00C53F21" w:rsidP="00C53F21">
            <w:pPr>
              <w:tabs>
                <w:tab w:val="left" w:pos="1701"/>
              </w:tabs>
              <w:spacing w:after="60" w:line="240" w:lineRule="auto"/>
              <w:rPr>
                <w:lang w:val="en-GB"/>
              </w:rPr>
            </w:pPr>
            <w:r w:rsidRPr="004A1094">
              <w:rPr>
                <w:lang w:val="en-GB"/>
              </w:rPr>
              <w:t>Part 10</w:t>
            </w:r>
            <w:r>
              <w:rPr>
                <w:lang w:val="en-GB"/>
              </w:rPr>
              <w:t>c</w:t>
            </w:r>
          </w:p>
        </w:tc>
        <w:tc>
          <w:tcPr>
            <w:tcW w:w="987" w:type="pct"/>
          </w:tcPr>
          <w:p w14:paraId="2D653327" w14:textId="487B3551" w:rsidR="00C53F21" w:rsidRPr="004A1094" w:rsidRDefault="0089534A" w:rsidP="5F0F9801">
            <w:pPr>
              <w:tabs>
                <w:tab w:val="left" w:pos="1701"/>
              </w:tabs>
              <w:spacing w:after="60" w:line="240" w:lineRule="auto"/>
              <w:jc w:val="left"/>
              <w:rPr>
                <w:lang w:val="en-GB"/>
              </w:rPr>
            </w:pPr>
            <w:r w:rsidRPr="5F0F9801">
              <w:rPr>
                <w:lang w:val="en-GB"/>
              </w:rPr>
              <w:t xml:space="preserve">Only checks applicable to </w:t>
            </w:r>
            <w:r w:rsidR="19853616" w:rsidRPr="5F0F9801">
              <w:rPr>
                <w:lang w:val="en-GB"/>
              </w:rPr>
              <w:t>“</w:t>
            </w:r>
            <w:r w:rsidR="19853616" w:rsidRPr="5F0F9801">
              <w:rPr>
                <w:rFonts w:eastAsia="Arial" w:cs="Arial"/>
                <w:lang w:val="en-GB"/>
              </w:rPr>
              <w:t>Regular Grid”</w:t>
            </w:r>
            <w:r w:rsidR="19853616" w:rsidRPr="5F0F9801">
              <w:rPr>
                <w:lang w:val="en-GB"/>
              </w:rPr>
              <w:t xml:space="preserve"> and “Feature oriented Regular Grid”</w:t>
            </w:r>
            <w:r w:rsidRPr="5F0F9801">
              <w:rPr>
                <w:lang w:val="en-GB"/>
              </w:rPr>
              <w:t xml:space="preserve"> coverages</w:t>
            </w:r>
          </w:p>
        </w:tc>
        <w:tc>
          <w:tcPr>
            <w:tcW w:w="1198" w:type="pct"/>
          </w:tcPr>
          <w:p w14:paraId="1E683916" w14:textId="0A2A55FD" w:rsidR="00C53F21" w:rsidRPr="004A1094" w:rsidRDefault="0089534A" w:rsidP="00C53F21">
            <w:pPr>
              <w:tabs>
                <w:tab w:val="left" w:pos="1701"/>
              </w:tabs>
              <w:spacing w:after="60" w:line="240" w:lineRule="auto"/>
              <w:rPr>
                <w:lang w:val="en-GB"/>
              </w:rPr>
            </w:pPr>
            <w:r>
              <w:rPr>
                <w:lang w:val="en-GB"/>
              </w:rPr>
              <w:t>Dataset</w:t>
            </w:r>
          </w:p>
        </w:tc>
        <w:tc>
          <w:tcPr>
            <w:tcW w:w="1759" w:type="pct"/>
          </w:tcPr>
          <w:p w14:paraId="1F62B345" w14:textId="066B2629" w:rsidR="00C53F21" w:rsidRPr="004A1094" w:rsidRDefault="0089534A" w:rsidP="5F0F9801">
            <w:pPr>
              <w:tabs>
                <w:tab w:val="left" w:pos="1701"/>
              </w:tabs>
              <w:spacing w:after="60" w:line="240" w:lineRule="auto"/>
              <w:rPr>
                <w:lang w:val="en-GB"/>
              </w:rPr>
            </w:pPr>
            <w:r w:rsidRPr="5F0F9801">
              <w:rPr>
                <w:lang w:val="en-GB"/>
              </w:rPr>
              <w:t xml:space="preserve">S-102 uses only the </w:t>
            </w:r>
            <w:r w:rsidR="0C46230D" w:rsidRPr="5F0F9801">
              <w:rPr>
                <w:lang w:val="en-GB"/>
              </w:rPr>
              <w:t>“</w:t>
            </w:r>
            <w:r w:rsidR="0C46230D" w:rsidRPr="5F0F9801">
              <w:rPr>
                <w:rFonts w:eastAsia="Arial" w:cs="Arial"/>
                <w:lang w:val="en-GB"/>
              </w:rPr>
              <w:t>Regular Grid”</w:t>
            </w:r>
            <w:r w:rsidR="0C46230D" w:rsidRPr="5F0F9801">
              <w:rPr>
                <w:lang w:val="en-GB"/>
              </w:rPr>
              <w:t xml:space="preserve"> and “Feature oriented Regular Grid”</w:t>
            </w:r>
            <w:r w:rsidRPr="5F0F9801">
              <w:rPr>
                <w:lang w:val="en-GB"/>
              </w:rPr>
              <w:t xml:space="preserve"> coverage type</w:t>
            </w:r>
          </w:p>
        </w:tc>
      </w:tr>
      <w:tr w:rsidR="00C53F21" w:rsidRPr="004A1094" w14:paraId="5CC96E0C" w14:textId="77777777" w:rsidTr="2F40840B">
        <w:tc>
          <w:tcPr>
            <w:tcW w:w="1056" w:type="pct"/>
          </w:tcPr>
          <w:p w14:paraId="7CD84786" w14:textId="77777777" w:rsidR="004A1094" w:rsidRPr="004A1094" w:rsidRDefault="004A1094" w:rsidP="00DA5883">
            <w:pPr>
              <w:tabs>
                <w:tab w:val="left" w:pos="1701"/>
              </w:tabs>
              <w:spacing w:after="60" w:line="240" w:lineRule="auto"/>
              <w:rPr>
                <w:lang w:val="en-GB"/>
              </w:rPr>
            </w:pPr>
            <w:r w:rsidRPr="5F0F9801">
              <w:rPr>
                <w:lang w:val="en-GB"/>
              </w:rPr>
              <w:t>Part 11</w:t>
            </w:r>
          </w:p>
        </w:tc>
        <w:tc>
          <w:tcPr>
            <w:tcW w:w="987" w:type="pct"/>
          </w:tcPr>
          <w:p w14:paraId="103CE92D" w14:textId="38C7FED4" w:rsidR="004A1094" w:rsidRPr="004A1094" w:rsidRDefault="189244C6" w:rsidP="5F0F9801">
            <w:pPr>
              <w:tabs>
                <w:tab w:val="left" w:pos="1701"/>
              </w:tabs>
              <w:spacing w:after="60" w:line="240" w:lineRule="auto"/>
            </w:pPr>
            <w:r w:rsidRPr="5F0F9801">
              <w:rPr>
                <w:lang w:val="en-GB"/>
              </w:rPr>
              <w:t>100_0255</w:t>
            </w:r>
          </w:p>
        </w:tc>
        <w:tc>
          <w:tcPr>
            <w:tcW w:w="1198" w:type="pct"/>
          </w:tcPr>
          <w:p w14:paraId="0BCA22D1" w14:textId="77777777" w:rsidR="004A1094" w:rsidRPr="004A1094" w:rsidRDefault="004A1094" w:rsidP="00DA5883">
            <w:pPr>
              <w:tabs>
                <w:tab w:val="left" w:pos="1701"/>
              </w:tabs>
              <w:spacing w:after="60" w:line="240" w:lineRule="auto"/>
              <w:rPr>
                <w:lang w:val="en-GB"/>
              </w:rPr>
            </w:pPr>
            <w:r w:rsidRPr="004A1094">
              <w:rPr>
                <w:lang w:val="en-GB"/>
              </w:rPr>
              <w:t>Dataset</w:t>
            </w:r>
          </w:p>
        </w:tc>
        <w:tc>
          <w:tcPr>
            <w:tcW w:w="1759" w:type="pct"/>
          </w:tcPr>
          <w:p w14:paraId="64A659A1" w14:textId="77777777" w:rsidR="004A1094" w:rsidRPr="004A1094" w:rsidRDefault="004A1094" w:rsidP="00DA5883">
            <w:pPr>
              <w:tabs>
                <w:tab w:val="left" w:pos="1701"/>
              </w:tabs>
              <w:spacing w:after="60" w:line="240" w:lineRule="auto"/>
              <w:rPr>
                <w:lang w:val="en-GB"/>
              </w:rPr>
            </w:pPr>
            <w:r w:rsidRPr="5F0F9801">
              <w:rPr>
                <w:lang w:val="en-GB"/>
              </w:rPr>
              <w:t>There is only one Part 11 generic check, for dataset size</w:t>
            </w:r>
          </w:p>
        </w:tc>
      </w:tr>
      <w:tr w:rsidR="005140B0" w:rsidRPr="004A1094" w14:paraId="4CDB3D69" w14:textId="77777777" w:rsidTr="2F40840B">
        <w:tc>
          <w:tcPr>
            <w:tcW w:w="1056" w:type="pct"/>
          </w:tcPr>
          <w:p w14:paraId="368FA62A" w14:textId="77777777" w:rsidR="005140B0" w:rsidRPr="004A1094" w:rsidRDefault="005140B0" w:rsidP="005140B0">
            <w:pPr>
              <w:tabs>
                <w:tab w:val="left" w:pos="1701"/>
              </w:tabs>
              <w:spacing w:after="60" w:line="240" w:lineRule="auto"/>
              <w:rPr>
                <w:lang w:val="en-GB"/>
              </w:rPr>
            </w:pPr>
            <w:r w:rsidRPr="004A1094">
              <w:rPr>
                <w:lang w:val="en-GB"/>
              </w:rPr>
              <w:t>Part 15</w:t>
            </w:r>
          </w:p>
        </w:tc>
        <w:tc>
          <w:tcPr>
            <w:tcW w:w="987" w:type="pct"/>
          </w:tcPr>
          <w:p w14:paraId="0ABBABE1" w14:textId="0985103F" w:rsidR="005140B0" w:rsidRPr="004A1094" w:rsidRDefault="1BF7D76C" w:rsidP="5F0F9801">
            <w:pPr>
              <w:tabs>
                <w:tab w:val="left" w:pos="1701"/>
              </w:tabs>
              <w:spacing w:after="60" w:line="240" w:lineRule="auto"/>
              <w:rPr>
                <w:lang w:val="en-GB"/>
              </w:rPr>
            </w:pPr>
            <w:r w:rsidRPr="5F0F9801">
              <w:rPr>
                <w:lang w:val="en-GB"/>
              </w:rPr>
              <w:t>100_0256</w:t>
            </w:r>
          </w:p>
          <w:p w14:paraId="114E7BB0" w14:textId="1F06CDB8" w:rsidR="005140B0" w:rsidRPr="004A1094" w:rsidRDefault="1BF7D76C" w:rsidP="5F0F9801">
            <w:pPr>
              <w:tabs>
                <w:tab w:val="left" w:pos="1701"/>
              </w:tabs>
              <w:spacing w:after="60" w:line="240" w:lineRule="auto"/>
            </w:pPr>
            <w:r w:rsidRPr="5F0F9801">
              <w:rPr>
                <w:lang w:val="en-GB"/>
              </w:rPr>
              <w:t>100_0257</w:t>
            </w:r>
          </w:p>
          <w:p w14:paraId="2FCC9D12" w14:textId="33CD0D05" w:rsidR="005140B0" w:rsidRPr="004A1094" w:rsidRDefault="1BF7D76C" w:rsidP="5F0F9801">
            <w:pPr>
              <w:tabs>
                <w:tab w:val="left" w:pos="1701"/>
              </w:tabs>
              <w:spacing w:after="60" w:line="240" w:lineRule="auto"/>
            </w:pPr>
            <w:r w:rsidRPr="5F0F9801">
              <w:rPr>
                <w:lang w:val="en-GB"/>
              </w:rPr>
              <w:t>100_0258</w:t>
            </w:r>
          </w:p>
          <w:p w14:paraId="15DAEBC2" w14:textId="0B86EDE3" w:rsidR="005140B0" w:rsidRPr="004A1094" w:rsidRDefault="1BF7D76C" w:rsidP="5F0F9801">
            <w:pPr>
              <w:tabs>
                <w:tab w:val="left" w:pos="1701"/>
              </w:tabs>
              <w:spacing w:after="60" w:line="240" w:lineRule="auto"/>
            </w:pPr>
            <w:r w:rsidRPr="5F0F9801">
              <w:rPr>
                <w:lang w:val="en-GB"/>
              </w:rPr>
              <w:t>100_0259</w:t>
            </w:r>
          </w:p>
          <w:p w14:paraId="1035A391" w14:textId="348F9CC2" w:rsidR="005140B0" w:rsidRPr="004A1094" w:rsidRDefault="1BF7D76C" w:rsidP="5F0F9801">
            <w:pPr>
              <w:tabs>
                <w:tab w:val="left" w:pos="1701"/>
              </w:tabs>
              <w:spacing w:after="60" w:line="240" w:lineRule="auto"/>
            </w:pPr>
            <w:r w:rsidRPr="5F0F9801">
              <w:rPr>
                <w:lang w:val="en-GB"/>
              </w:rPr>
              <w:t>100_0260</w:t>
            </w:r>
          </w:p>
          <w:p w14:paraId="2F3DBA5D" w14:textId="5D6091CA" w:rsidR="005140B0" w:rsidRPr="004A1094" w:rsidRDefault="1BF7D76C" w:rsidP="5F0F9801">
            <w:pPr>
              <w:tabs>
                <w:tab w:val="left" w:pos="1701"/>
              </w:tabs>
              <w:spacing w:after="60" w:line="240" w:lineRule="auto"/>
            </w:pPr>
            <w:r w:rsidRPr="5F0F9801">
              <w:rPr>
                <w:lang w:val="en-GB"/>
              </w:rPr>
              <w:t>100_0261</w:t>
            </w:r>
          </w:p>
          <w:p w14:paraId="59D4638E" w14:textId="56C0F147" w:rsidR="005140B0" w:rsidRPr="004A1094" w:rsidRDefault="1BF7D76C" w:rsidP="5F0F9801">
            <w:pPr>
              <w:tabs>
                <w:tab w:val="left" w:pos="1701"/>
              </w:tabs>
              <w:spacing w:after="60" w:line="240" w:lineRule="auto"/>
            </w:pPr>
            <w:r w:rsidRPr="5F0F9801">
              <w:rPr>
                <w:lang w:val="en-GB"/>
              </w:rPr>
              <w:t>100_0262</w:t>
            </w:r>
          </w:p>
          <w:p w14:paraId="02BFD323" w14:textId="5ECD01E9" w:rsidR="005140B0" w:rsidRPr="004A1094" w:rsidRDefault="1BF7D76C" w:rsidP="5F0F9801">
            <w:pPr>
              <w:tabs>
                <w:tab w:val="left" w:pos="1701"/>
              </w:tabs>
              <w:spacing w:after="60" w:line="240" w:lineRule="auto"/>
            </w:pPr>
            <w:r w:rsidRPr="5F0F9801">
              <w:rPr>
                <w:lang w:val="en-GB"/>
              </w:rPr>
              <w:t>100_0263</w:t>
            </w:r>
          </w:p>
          <w:p w14:paraId="22DDEA81" w14:textId="6AF23426" w:rsidR="005140B0" w:rsidRPr="004A1094" w:rsidRDefault="1BF7D76C" w:rsidP="5F0F9801">
            <w:pPr>
              <w:tabs>
                <w:tab w:val="left" w:pos="1701"/>
              </w:tabs>
              <w:spacing w:after="60" w:line="240" w:lineRule="auto"/>
            </w:pPr>
            <w:r w:rsidRPr="5F0F9801">
              <w:rPr>
                <w:lang w:val="en-GB"/>
              </w:rPr>
              <w:t>100_0264</w:t>
            </w:r>
          </w:p>
          <w:p w14:paraId="555E906E" w14:textId="765F30C2" w:rsidR="005140B0" w:rsidRPr="004A1094" w:rsidRDefault="1BF7D76C" w:rsidP="5F0F9801">
            <w:pPr>
              <w:tabs>
                <w:tab w:val="left" w:pos="1701"/>
              </w:tabs>
              <w:spacing w:after="60" w:line="240" w:lineRule="auto"/>
            </w:pPr>
            <w:r w:rsidRPr="5F0F9801">
              <w:rPr>
                <w:lang w:val="en-GB"/>
              </w:rPr>
              <w:t>100_0265</w:t>
            </w:r>
          </w:p>
          <w:p w14:paraId="57EC18ED" w14:textId="66D1D071" w:rsidR="005140B0" w:rsidRPr="004A1094" w:rsidRDefault="1BF7D76C" w:rsidP="5F0F9801">
            <w:pPr>
              <w:tabs>
                <w:tab w:val="left" w:pos="1701"/>
              </w:tabs>
              <w:spacing w:after="60" w:line="240" w:lineRule="auto"/>
            </w:pPr>
            <w:r w:rsidRPr="5F0F9801">
              <w:rPr>
                <w:lang w:val="en-GB"/>
              </w:rPr>
              <w:t>100_0266</w:t>
            </w:r>
          </w:p>
          <w:p w14:paraId="3FE67100" w14:textId="455AF109" w:rsidR="005140B0" w:rsidRPr="004A1094" w:rsidRDefault="1BF7D76C" w:rsidP="5F0F9801">
            <w:pPr>
              <w:tabs>
                <w:tab w:val="left" w:pos="1701"/>
              </w:tabs>
              <w:spacing w:after="60" w:line="240" w:lineRule="auto"/>
            </w:pPr>
            <w:r w:rsidRPr="5F0F9801">
              <w:rPr>
                <w:lang w:val="en-GB"/>
              </w:rPr>
              <w:t>100_0267</w:t>
            </w:r>
          </w:p>
        </w:tc>
        <w:tc>
          <w:tcPr>
            <w:tcW w:w="1198" w:type="pct"/>
          </w:tcPr>
          <w:p w14:paraId="7868172A" w14:textId="77777777" w:rsidR="005140B0" w:rsidRDefault="005140B0" w:rsidP="005140B0">
            <w:pPr>
              <w:tabs>
                <w:tab w:val="left" w:pos="1701"/>
              </w:tabs>
              <w:spacing w:after="60" w:line="240" w:lineRule="auto"/>
              <w:rPr>
                <w:lang w:val="en-GB"/>
              </w:rPr>
            </w:pPr>
            <w:r>
              <w:rPr>
                <w:lang w:val="en-GB"/>
              </w:rPr>
              <w:t>Exchange catalogue</w:t>
            </w:r>
          </w:p>
          <w:p w14:paraId="0689DB61" w14:textId="4C4D90F5" w:rsidR="005140B0" w:rsidRPr="004A1094" w:rsidRDefault="005140B0" w:rsidP="005140B0">
            <w:pPr>
              <w:tabs>
                <w:tab w:val="left" w:pos="1701"/>
              </w:tabs>
              <w:spacing w:after="60" w:line="240" w:lineRule="auto"/>
              <w:rPr>
                <w:lang w:val="en-GB"/>
              </w:rPr>
            </w:pPr>
            <w:r>
              <w:rPr>
                <w:lang w:val="en-GB"/>
              </w:rPr>
              <w:t>Exchange set</w:t>
            </w:r>
          </w:p>
        </w:tc>
        <w:tc>
          <w:tcPr>
            <w:tcW w:w="1759" w:type="pct"/>
          </w:tcPr>
          <w:p w14:paraId="71B1CB90" w14:textId="77777777" w:rsidR="005140B0" w:rsidRPr="004A1094" w:rsidRDefault="005140B0" w:rsidP="005140B0">
            <w:pPr>
              <w:tabs>
                <w:tab w:val="left" w:pos="1701"/>
              </w:tabs>
              <w:spacing w:after="60" w:line="240" w:lineRule="auto"/>
              <w:rPr>
                <w:lang w:val="en-GB"/>
              </w:rPr>
            </w:pPr>
          </w:p>
        </w:tc>
      </w:tr>
      <w:tr w:rsidR="00C53F21" w:rsidRPr="004A1094" w14:paraId="0E0A6C77" w14:textId="77777777" w:rsidTr="2F40840B">
        <w:tc>
          <w:tcPr>
            <w:tcW w:w="1056" w:type="pct"/>
          </w:tcPr>
          <w:p w14:paraId="11CFC6C7" w14:textId="77777777" w:rsidR="004A1094" w:rsidRPr="004A1094" w:rsidRDefault="004A1094" w:rsidP="00DA5883">
            <w:pPr>
              <w:tabs>
                <w:tab w:val="left" w:pos="1701"/>
              </w:tabs>
              <w:spacing w:after="60" w:line="240" w:lineRule="auto"/>
              <w:rPr>
                <w:lang w:val="en-GB"/>
              </w:rPr>
            </w:pPr>
            <w:r w:rsidRPr="004A1094">
              <w:rPr>
                <w:lang w:val="en-GB"/>
              </w:rPr>
              <w:t>Part 17</w:t>
            </w:r>
          </w:p>
        </w:tc>
        <w:tc>
          <w:tcPr>
            <w:tcW w:w="987" w:type="pct"/>
          </w:tcPr>
          <w:p w14:paraId="6B098DC4" w14:textId="77A4D8DF" w:rsidR="004A1094" w:rsidRPr="004A1094" w:rsidRDefault="00A55127" w:rsidP="00DA5883">
            <w:pPr>
              <w:tabs>
                <w:tab w:val="left" w:pos="1701"/>
              </w:tabs>
              <w:spacing w:after="60" w:line="240" w:lineRule="auto"/>
              <w:rPr>
                <w:lang w:val="en-GB"/>
              </w:rPr>
            </w:pPr>
            <w:r>
              <w:rPr>
                <w:lang w:val="en-GB"/>
              </w:rPr>
              <w:t>All</w:t>
            </w:r>
          </w:p>
        </w:tc>
        <w:tc>
          <w:tcPr>
            <w:tcW w:w="1198" w:type="pct"/>
          </w:tcPr>
          <w:p w14:paraId="6890915C" w14:textId="77777777" w:rsidR="004A1094" w:rsidRPr="004A1094" w:rsidRDefault="004A1094" w:rsidP="00DA5883">
            <w:pPr>
              <w:tabs>
                <w:tab w:val="left" w:pos="1701"/>
              </w:tabs>
              <w:spacing w:after="60" w:line="240" w:lineRule="auto"/>
              <w:rPr>
                <w:lang w:val="en-GB"/>
              </w:rPr>
            </w:pPr>
            <w:r w:rsidRPr="004A1094">
              <w:rPr>
                <w:lang w:val="en-GB"/>
              </w:rPr>
              <w:t>Exchange catalogue</w:t>
            </w:r>
          </w:p>
          <w:p w14:paraId="0D256BB0" w14:textId="77777777" w:rsidR="004A1094" w:rsidRPr="004A1094" w:rsidRDefault="004A1094" w:rsidP="00DA5883">
            <w:pPr>
              <w:tabs>
                <w:tab w:val="left" w:pos="1701"/>
              </w:tabs>
              <w:spacing w:after="60" w:line="240" w:lineRule="auto"/>
              <w:rPr>
                <w:lang w:val="en-GB"/>
              </w:rPr>
            </w:pPr>
            <w:r w:rsidRPr="004A1094">
              <w:rPr>
                <w:lang w:val="en-GB"/>
              </w:rPr>
              <w:t>Exchange set</w:t>
            </w:r>
          </w:p>
        </w:tc>
        <w:tc>
          <w:tcPr>
            <w:tcW w:w="1759" w:type="pct"/>
          </w:tcPr>
          <w:p w14:paraId="6FA0FCAD" w14:textId="47477950" w:rsidR="004A1094" w:rsidRPr="004A1094" w:rsidRDefault="004A1094" w:rsidP="00DA5883">
            <w:pPr>
              <w:tabs>
                <w:tab w:val="left" w:pos="1701"/>
              </w:tabs>
              <w:spacing w:after="60" w:line="240" w:lineRule="auto"/>
              <w:rPr>
                <w:lang w:val="en-GB"/>
              </w:rPr>
            </w:pPr>
          </w:p>
        </w:tc>
      </w:tr>
    </w:tbl>
    <w:p w14:paraId="1072638C" w14:textId="77777777" w:rsidR="004A1094" w:rsidRPr="004A1094" w:rsidRDefault="004A1094" w:rsidP="004A1094">
      <w:pPr>
        <w:tabs>
          <w:tab w:val="left" w:pos="1701"/>
        </w:tabs>
        <w:spacing w:line="240" w:lineRule="auto"/>
        <w:rPr>
          <w:lang w:val="en-GB"/>
        </w:rPr>
      </w:pPr>
    </w:p>
    <w:p w14:paraId="24B7AB9D" w14:textId="77777777" w:rsidR="004A1094" w:rsidRPr="004A1094" w:rsidRDefault="004A1094" w:rsidP="00ED6F4D">
      <w:pPr>
        <w:pStyle w:val="berschrift2"/>
        <w:rPr>
          <w:lang w:val="en-GB"/>
        </w:rPr>
      </w:pPr>
      <w:bookmarkStart w:id="543" w:name="_Toc179220194"/>
      <w:bookmarkStart w:id="544" w:name="_Toc938266203"/>
      <w:bookmarkStart w:id="545" w:name="_Toc240557291"/>
      <w:r w:rsidRPr="2D8F900D">
        <w:rPr>
          <w:lang w:val="en-GB"/>
        </w:rPr>
        <w:t>Interoperability checks</w:t>
      </w:r>
      <w:bookmarkEnd w:id="543"/>
      <w:bookmarkEnd w:id="544"/>
      <w:bookmarkEnd w:id="545"/>
    </w:p>
    <w:p w14:paraId="353F74F0" w14:textId="0D4308FF" w:rsidR="004A1094" w:rsidRPr="004A1094" w:rsidRDefault="00757F2D" w:rsidP="004A1094">
      <w:pPr>
        <w:tabs>
          <w:tab w:val="left" w:pos="1701"/>
        </w:tabs>
        <w:spacing w:line="240" w:lineRule="auto"/>
        <w:rPr>
          <w:lang w:val="en-GB"/>
        </w:rPr>
      </w:pPr>
      <w:r w:rsidRPr="18618C85">
        <w:rPr>
          <w:lang w:val="en-GB"/>
        </w:rPr>
        <w:t>S-</w:t>
      </w:r>
      <w:r w:rsidR="00F4326B" w:rsidRPr="18618C85">
        <w:rPr>
          <w:lang w:val="en-GB"/>
        </w:rPr>
        <w:t>102</w:t>
      </w:r>
      <w:r w:rsidR="004A1094" w:rsidRPr="18618C85">
        <w:rPr>
          <w:lang w:val="en-GB"/>
        </w:rPr>
        <w:t xml:space="preserve"> datasets and exchange sets intended for use on ECDIS must also pass the applicable int</w:t>
      </w:r>
      <w:r w:rsidR="009A5B33" w:rsidRPr="18618C85">
        <w:rPr>
          <w:lang w:val="en-GB"/>
        </w:rPr>
        <w:t>e</w:t>
      </w:r>
      <w:r w:rsidR="004A1094" w:rsidRPr="18618C85">
        <w:rPr>
          <w:lang w:val="en-GB"/>
        </w:rPr>
        <w:t>roperability checks from those listed in S-158:98.</w:t>
      </w:r>
    </w:p>
    <w:p w14:paraId="7C43EF09" w14:textId="77777777" w:rsidR="004A1094" w:rsidRPr="00D76F20" w:rsidRDefault="004A1094" w:rsidP="00D76F20">
      <w:pPr>
        <w:tabs>
          <w:tab w:val="left" w:pos="1701"/>
        </w:tabs>
        <w:spacing w:line="240" w:lineRule="auto"/>
        <w:rPr>
          <w:lang w:val="en-GB"/>
        </w:rPr>
      </w:pPr>
    </w:p>
    <w:p w14:paraId="192042B5" w14:textId="40B51F02" w:rsidR="00861E96" w:rsidRDefault="00861E96" w:rsidP="00611211">
      <w:pPr>
        <w:pStyle w:val="berschrift1"/>
        <w:rPr>
          <w:lang w:val="en-GB"/>
        </w:rPr>
      </w:pPr>
      <w:bookmarkStart w:id="546" w:name="_Toc377001999"/>
      <w:bookmarkStart w:id="547" w:name="_Toc240557292"/>
      <w:r w:rsidRPr="2F40840B">
        <w:rPr>
          <w:lang w:val="en-GB"/>
        </w:rPr>
        <w:lastRenderedPageBreak/>
        <w:t xml:space="preserve">Check </w:t>
      </w:r>
      <w:r w:rsidR="000C0A8B" w:rsidRPr="2F40840B">
        <w:rPr>
          <w:lang w:val="en-GB"/>
        </w:rPr>
        <w:t xml:space="preserve">Application </w:t>
      </w:r>
      <w:r w:rsidRPr="2F40840B">
        <w:rPr>
          <w:lang w:val="en-GB"/>
        </w:rPr>
        <w:t>Sequence</w:t>
      </w:r>
      <w:bookmarkEnd w:id="546"/>
      <w:bookmarkEnd w:id="547"/>
    </w:p>
    <w:p w14:paraId="7AF743AD" w14:textId="7BFF280D" w:rsidR="00D76F20" w:rsidRPr="00D76F20" w:rsidRDefault="00D76F20" w:rsidP="00D76F20">
      <w:pPr>
        <w:rPr>
          <w:lang w:val="en-GB"/>
        </w:rPr>
      </w:pPr>
      <w:r>
        <w:rPr>
          <w:lang w:val="en-GB"/>
        </w:rPr>
        <w:t xml:space="preserve">The check application sequence </w:t>
      </w:r>
      <w:r w:rsidR="0066513D">
        <w:rPr>
          <w:lang w:val="en-GB"/>
        </w:rPr>
        <w:t>expands and modifies the application sequence described in S-158.</w:t>
      </w:r>
    </w:p>
    <w:p w14:paraId="03C9E3F0" w14:textId="0B2E9AB2" w:rsidR="001B5F6E" w:rsidRDefault="001B5F6E" w:rsidP="001B5F6E">
      <w:pPr>
        <w:pStyle w:val="Beschriftung"/>
        <w:keepNext/>
      </w:pPr>
      <w:r>
        <w:t xml:space="preserve">Table </w:t>
      </w:r>
      <w:ins w:id="548" w:author="Daniel Rohde" w:date="2026-09-17T17:01:00Z">
        <w:r w:rsidR="006873F4">
          <w:fldChar w:fldCharType="begin"/>
        </w:r>
        <w:r w:rsidR="006873F4">
          <w:instrText xml:space="preserve"> STYLEREF 1 \s </w:instrText>
        </w:r>
      </w:ins>
      <w:r w:rsidR="006873F4">
        <w:fldChar w:fldCharType="separate"/>
      </w:r>
      <w:r w:rsidR="006873F4">
        <w:rPr>
          <w:noProof/>
        </w:rPr>
        <w:t>17</w:t>
      </w:r>
      <w:ins w:id="549" w:author="Daniel Rohde" w:date="2026-09-17T17:01:00Z">
        <w:r w:rsidR="006873F4">
          <w:fldChar w:fldCharType="end"/>
        </w:r>
        <w:r w:rsidR="006873F4">
          <w:noBreakHyphen/>
        </w:r>
        <w:r w:rsidR="006873F4">
          <w:fldChar w:fldCharType="begin"/>
        </w:r>
        <w:r w:rsidR="006873F4">
          <w:instrText xml:space="preserve"> SEQ Table \* ARABIC \s 1 </w:instrText>
        </w:r>
      </w:ins>
      <w:r w:rsidR="006873F4">
        <w:fldChar w:fldCharType="separate"/>
      </w:r>
      <w:ins w:id="550" w:author="Daniel Rohde" w:date="2026-09-17T17:01:00Z">
        <w:r w:rsidR="006873F4">
          <w:rPr>
            <w:noProof/>
          </w:rPr>
          <w:t>1</w:t>
        </w:r>
        <w:r w:rsidR="006873F4">
          <w:fldChar w:fldCharType="end"/>
        </w:r>
      </w:ins>
      <w:del w:id="551" w:author="Daniel Rohde" w:date="2026-09-17T17:01:00Z">
        <w:r w:rsidR="00A15C47" w:rsidDel="006873F4">
          <w:fldChar w:fldCharType="begin"/>
        </w:r>
        <w:r w:rsidR="00A15C47" w:rsidDel="006873F4">
          <w:delInstrText xml:space="preserve"> STYLEREF 1 \s </w:delInstrText>
        </w:r>
        <w:r w:rsidR="00A15C47" w:rsidDel="006873F4">
          <w:fldChar w:fldCharType="separate"/>
        </w:r>
        <w:r w:rsidR="00A15C47" w:rsidDel="006873F4">
          <w:rPr>
            <w:noProof/>
          </w:rPr>
          <w:delText>6</w:delText>
        </w:r>
        <w:r w:rsidR="00A15C47" w:rsidDel="006873F4">
          <w:fldChar w:fldCharType="end"/>
        </w:r>
        <w:r w:rsidR="00A000B3" w:rsidDel="006873F4">
          <w:delText>-</w:delText>
        </w:r>
        <w:r w:rsidR="00A15C47" w:rsidDel="006873F4">
          <w:fldChar w:fldCharType="begin"/>
        </w:r>
        <w:r w:rsidR="00A15C47" w:rsidDel="006873F4">
          <w:delInstrText xml:space="preserve"> SEQ Table \* ARABIC \s 1 </w:delInstrText>
        </w:r>
        <w:r w:rsidR="00A15C47" w:rsidDel="006873F4">
          <w:fldChar w:fldCharType="separate"/>
        </w:r>
        <w:r w:rsidR="00A15C47" w:rsidDel="006873F4">
          <w:rPr>
            <w:noProof/>
          </w:rPr>
          <w:delText>1</w:delText>
        </w:r>
        <w:r w:rsidR="00A15C47" w:rsidDel="006873F4">
          <w:fldChar w:fldCharType="end"/>
        </w:r>
      </w:del>
      <w:r>
        <w:t xml:space="preserve"> - </w:t>
      </w:r>
      <w:r w:rsidR="00750522">
        <w:t>Suggested</w:t>
      </w:r>
      <w:r>
        <w:t xml:space="preserve"> application order of validation checks</w:t>
      </w:r>
    </w:p>
    <w:tbl>
      <w:tblPr>
        <w:tblStyle w:val="Tabellenraster"/>
        <w:tblW w:w="0" w:type="auto"/>
        <w:tblLook w:val="04A0" w:firstRow="1" w:lastRow="0" w:firstColumn="1" w:lastColumn="0" w:noHBand="0" w:noVBand="1"/>
      </w:tblPr>
      <w:tblGrid>
        <w:gridCol w:w="761"/>
        <w:gridCol w:w="3123"/>
        <w:gridCol w:w="1891"/>
        <w:gridCol w:w="3241"/>
      </w:tblGrid>
      <w:tr w:rsidR="00870790" w:rsidRPr="001B5F6E" w14:paraId="4DC82CC9" w14:textId="4A5E1D16" w:rsidTr="2F40840B">
        <w:trPr>
          <w:cantSplit/>
          <w:tblHeader/>
        </w:trPr>
        <w:tc>
          <w:tcPr>
            <w:tcW w:w="0" w:type="auto"/>
            <w:shd w:val="clear" w:color="auto" w:fill="D9D9D9" w:themeFill="background1" w:themeFillShade="D9"/>
          </w:tcPr>
          <w:p w14:paraId="0EF7FBAE" w14:textId="77777777" w:rsidR="00336B36" w:rsidRPr="00E401E3" w:rsidRDefault="00336B36" w:rsidP="001B5F6E">
            <w:pPr>
              <w:spacing w:after="120" w:line="240" w:lineRule="auto"/>
              <w:rPr>
                <w:b/>
                <w:bCs/>
                <w:lang w:val="en-GB"/>
              </w:rPr>
            </w:pPr>
            <w:r w:rsidRPr="00E401E3">
              <w:rPr>
                <w:b/>
                <w:bCs/>
                <w:lang w:val="en-GB"/>
              </w:rPr>
              <w:t>Order</w:t>
            </w:r>
          </w:p>
        </w:tc>
        <w:tc>
          <w:tcPr>
            <w:tcW w:w="0" w:type="auto"/>
            <w:shd w:val="clear" w:color="auto" w:fill="D9D9D9" w:themeFill="background1" w:themeFillShade="D9"/>
          </w:tcPr>
          <w:p w14:paraId="5A7EEC05" w14:textId="77777777" w:rsidR="00336B36" w:rsidRPr="00E401E3" w:rsidRDefault="00336B36" w:rsidP="001B5F6E">
            <w:pPr>
              <w:spacing w:after="120" w:line="240" w:lineRule="auto"/>
              <w:rPr>
                <w:b/>
                <w:bCs/>
                <w:lang w:val="en-GB"/>
              </w:rPr>
            </w:pPr>
            <w:r w:rsidRPr="00E401E3">
              <w:rPr>
                <w:b/>
                <w:bCs/>
                <w:lang w:val="en-GB"/>
              </w:rPr>
              <w:t>Check Collection</w:t>
            </w:r>
          </w:p>
        </w:tc>
        <w:tc>
          <w:tcPr>
            <w:tcW w:w="0" w:type="auto"/>
            <w:shd w:val="clear" w:color="auto" w:fill="D9D9D9" w:themeFill="background1" w:themeFillShade="D9"/>
          </w:tcPr>
          <w:p w14:paraId="5231634B" w14:textId="59081E92" w:rsidR="00336B36" w:rsidRPr="00E401E3" w:rsidRDefault="00336B36" w:rsidP="001B5F6E">
            <w:pPr>
              <w:spacing w:after="120" w:line="240" w:lineRule="auto"/>
              <w:rPr>
                <w:b/>
                <w:bCs/>
                <w:lang w:val="en-GB"/>
              </w:rPr>
            </w:pPr>
            <w:r w:rsidRPr="00E401E3">
              <w:rPr>
                <w:b/>
                <w:bCs/>
                <w:lang w:val="en-GB"/>
              </w:rPr>
              <w:t>Defined in</w:t>
            </w:r>
          </w:p>
        </w:tc>
        <w:tc>
          <w:tcPr>
            <w:tcW w:w="0" w:type="auto"/>
            <w:shd w:val="clear" w:color="auto" w:fill="D9D9D9" w:themeFill="background1" w:themeFillShade="D9"/>
          </w:tcPr>
          <w:p w14:paraId="4BBB082A" w14:textId="2789B09D" w:rsidR="00336B36" w:rsidRPr="00E401E3" w:rsidRDefault="00336B36" w:rsidP="001B5F6E">
            <w:pPr>
              <w:spacing w:after="120" w:line="240" w:lineRule="auto"/>
              <w:rPr>
                <w:b/>
                <w:bCs/>
                <w:lang w:val="en-GB"/>
              </w:rPr>
            </w:pPr>
            <w:r w:rsidRPr="00E401E3">
              <w:rPr>
                <w:b/>
                <w:bCs/>
                <w:lang w:val="en-GB"/>
              </w:rPr>
              <w:t>Apply to</w:t>
            </w:r>
          </w:p>
        </w:tc>
      </w:tr>
      <w:tr w:rsidR="00870790" w:rsidRPr="001B5F6E" w14:paraId="6D8C463B" w14:textId="591504B2" w:rsidTr="2F40840B">
        <w:trPr>
          <w:cantSplit/>
        </w:trPr>
        <w:tc>
          <w:tcPr>
            <w:tcW w:w="0" w:type="auto"/>
          </w:tcPr>
          <w:p w14:paraId="136AF204" w14:textId="77777777" w:rsidR="00336B36" w:rsidRPr="001B5F6E" w:rsidRDefault="00336B36" w:rsidP="00D24C0B">
            <w:pPr>
              <w:spacing w:after="120" w:line="240" w:lineRule="auto"/>
              <w:rPr>
                <w:lang w:val="en-GB"/>
              </w:rPr>
            </w:pPr>
            <w:r w:rsidRPr="001B5F6E">
              <w:rPr>
                <w:lang w:val="en-GB"/>
              </w:rPr>
              <w:t>1</w:t>
            </w:r>
          </w:p>
        </w:tc>
        <w:tc>
          <w:tcPr>
            <w:tcW w:w="0" w:type="auto"/>
          </w:tcPr>
          <w:p w14:paraId="08D33283" w14:textId="77777777" w:rsidR="00336B36" w:rsidRPr="001B5F6E" w:rsidRDefault="00336B36" w:rsidP="00336B36">
            <w:pPr>
              <w:spacing w:after="120" w:line="240" w:lineRule="auto"/>
              <w:jc w:val="left"/>
              <w:rPr>
                <w:lang w:val="en-GB"/>
              </w:rPr>
            </w:pPr>
            <w:r w:rsidRPr="001B5F6E">
              <w:rPr>
                <w:lang w:val="en-GB"/>
              </w:rPr>
              <w:t>S-100 generic checks for datasets</w:t>
            </w:r>
          </w:p>
        </w:tc>
        <w:tc>
          <w:tcPr>
            <w:tcW w:w="0" w:type="auto"/>
          </w:tcPr>
          <w:p w14:paraId="294581C4" w14:textId="77777777" w:rsidR="00336B36" w:rsidRPr="001B5F6E" w:rsidRDefault="00336B36" w:rsidP="00D24C0B">
            <w:pPr>
              <w:spacing w:after="120" w:line="240" w:lineRule="auto"/>
              <w:rPr>
                <w:lang w:val="en-GB"/>
              </w:rPr>
            </w:pPr>
            <w:r w:rsidRPr="001B5F6E">
              <w:rPr>
                <w:lang w:val="en-GB"/>
              </w:rPr>
              <w:t>S-158:100</w:t>
            </w:r>
          </w:p>
        </w:tc>
        <w:tc>
          <w:tcPr>
            <w:tcW w:w="0" w:type="auto"/>
          </w:tcPr>
          <w:p w14:paraId="6A8FFC31" w14:textId="54CED64A"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870790" w:rsidRPr="001B5F6E" w14:paraId="1210E465" w14:textId="4832D444" w:rsidTr="2F40840B">
        <w:trPr>
          <w:cantSplit/>
        </w:trPr>
        <w:tc>
          <w:tcPr>
            <w:tcW w:w="0" w:type="auto"/>
            <w:shd w:val="clear" w:color="auto" w:fill="F2F2F2" w:themeFill="background1" w:themeFillShade="F2"/>
          </w:tcPr>
          <w:p w14:paraId="396F2BDC" w14:textId="77777777" w:rsidR="00336B36" w:rsidRPr="001B5F6E" w:rsidRDefault="00336B36" w:rsidP="00D24C0B">
            <w:pPr>
              <w:spacing w:after="120" w:line="240" w:lineRule="auto"/>
              <w:rPr>
                <w:lang w:val="en-GB"/>
              </w:rPr>
            </w:pPr>
            <w:r w:rsidRPr="001B5F6E">
              <w:rPr>
                <w:lang w:val="en-GB"/>
              </w:rPr>
              <w:t>2</w:t>
            </w:r>
          </w:p>
        </w:tc>
        <w:tc>
          <w:tcPr>
            <w:tcW w:w="0" w:type="auto"/>
            <w:shd w:val="clear" w:color="auto" w:fill="F2F2F2" w:themeFill="background1" w:themeFillShade="F2"/>
          </w:tcPr>
          <w:p w14:paraId="78F27C72" w14:textId="77777777" w:rsidR="00336B36" w:rsidRPr="001B5F6E" w:rsidRDefault="00336B36" w:rsidP="00336B36">
            <w:pPr>
              <w:spacing w:after="120" w:line="240" w:lineRule="auto"/>
              <w:jc w:val="left"/>
              <w:rPr>
                <w:lang w:val="en-GB"/>
              </w:rPr>
            </w:pPr>
            <w:r w:rsidRPr="001B5F6E">
              <w:rPr>
                <w:lang w:val="en-GB"/>
              </w:rPr>
              <w:t>Product-specific checks for datasets</w:t>
            </w:r>
          </w:p>
        </w:tc>
        <w:tc>
          <w:tcPr>
            <w:tcW w:w="0" w:type="auto"/>
            <w:shd w:val="clear" w:color="auto" w:fill="F2F2F2" w:themeFill="background1" w:themeFillShade="F2"/>
          </w:tcPr>
          <w:p w14:paraId="099D2657" w14:textId="064CEAB4" w:rsidR="00336B36" w:rsidRPr="001B5F6E" w:rsidRDefault="00336B36" w:rsidP="00D24C0B">
            <w:pPr>
              <w:spacing w:after="120" w:line="240" w:lineRule="auto"/>
              <w:rPr>
                <w:lang w:val="en-GB"/>
              </w:rPr>
            </w:pPr>
            <w:r w:rsidRPr="001B5F6E">
              <w:rPr>
                <w:lang w:val="en-GB"/>
              </w:rPr>
              <w:t>S-158:</w:t>
            </w:r>
            <w:r w:rsidR="00F4326B">
              <w:rPr>
                <w:lang w:val="en-GB"/>
              </w:rPr>
              <w:t>102</w:t>
            </w:r>
          </w:p>
        </w:tc>
        <w:tc>
          <w:tcPr>
            <w:tcW w:w="0" w:type="auto"/>
            <w:shd w:val="clear" w:color="auto" w:fill="F2F2F2" w:themeFill="background1" w:themeFillShade="F2"/>
          </w:tcPr>
          <w:p w14:paraId="6CD49412" w14:textId="28D47476" w:rsidR="00336B36" w:rsidRPr="001B5F6E" w:rsidRDefault="00336B36" w:rsidP="00336B36">
            <w:pPr>
              <w:spacing w:after="120" w:line="240" w:lineRule="auto"/>
              <w:jc w:val="left"/>
              <w:rPr>
                <w:lang w:val="en-GB"/>
              </w:rPr>
            </w:pPr>
            <w:r w:rsidRPr="001B5F6E">
              <w:rPr>
                <w:lang w:val="en-GB"/>
              </w:rPr>
              <w:t>Dataset</w:t>
            </w:r>
            <w:r w:rsidR="003F2031">
              <w:rPr>
                <w:lang w:val="en-GB"/>
              </w:rPr>
              <w:t>, in isolation</w:t>
            </w:r>
          </w:p>
        </w:tc>
      </w:tr>
      <w:tr w:rsidR="00870790" w:rsidRPr="001B5F6E" w14:paraId="1A70F729" w14:textId="77777777" w:rsidTr="2F40840B">
        <w:trPr>
          <w:cantSplit/>
        </w:trPr>
        <w:tc>
          <w:tcPr>
            <w:tcW w:w="0" w:type="auto"/>
          </w:tcPr>
          <w:p w14:paraId="6401E8F6" w14:textId="4B59EBE7" w:rsidR="0066513D" w:rsidRPr="001B5F6E" w:rsidRDefault="0066513D" w:rsidP="0066513D">
            <w:pPr>
              <w:spacing w:after="120" w:line="240" w:lineRule="auto"/>
              <w:rPr>
                <w:lang w:val="en-GB"/>
              </w:rPr>
            </w:pPr>
            <w:r>
              <w:rPr>
                <w:lang w:val="en-GB"/>
              </w:rPr>
              <w:t>2.1</w:t>
            </w:r>
          </w:p>
        </w:tc>
        <w:tc>
          <w:tcPr>
            <w:tcW w:w="0" w:type="auto"/>
          </w:tcPr>
          <w:p w14:paraId="385307E6" w14:textId="4D59DA1F" w:rsidR="0066513D" w:rsidRPr="001B5F6E" w:rsidRDefault="0E2FD849" w:rsidP="0066513D">
            <w:pPr>
              <w:spacing w:after="120" w:line="240" w:lineRule="auto"/>
              <w:jc w:val="left"/>
              <w:rPr>
                <w:lang w:val="en-GB"/>
              </w:rPr>
            </w:pPr>
            <w:r w:rsidRPr="18618C85">
              <w:rPr>
                <w:lang w:val="en-GB"/>
              </w:rPr>
              <w:t>Root group checks</w:t>
            </w:r>
          </w:p>
        </w:tc>
        <w:tc>
          <w:tcPr>
            <w:tcW w:w="0" w:type="auto"/>
          </w:tcPr>
          <w:p w14:paraId="6462D6EC" w14:textId="6101F2D8" w:rsidR="0066513D" w:rsidRPr="001B5F6E" w:rsidRDefault="0066513D" w:rsidP="0066513D">
            <w:pPr>
              <w:spacing w:after="120" w:line="240" w:lineRule="auto"/>
              <w:rPr>
                <w:lang w:val="en-GB"/>
              </w:rPr>
            </w:pPr>
            <w:r w:rsidRPr="18618C85">
              <w:rPr>
                <w:lang w:val="en-GB"/>
              </w:rPr>
              <w:t>S-158:</w:t>
            </w:r>
            <w:r w:rsidR="00F4326B" w:rsidRPr="18618C85">
              <w:rPr>
                <w:lang w:val="en-GB"/>
              </w:rPr>
              <w:t>102</w:t>
            </w:r>
            <w:r w:rsidRPr="18618C85">
              <w:rPr>
                <w:lang w:val="en-GB"/>
              </w:rPr>
              <w:t xml:space="preserve"> checks numbered </w:t>
            </w:r>
            <w:r w:rsidR="0E2FD849" w:rsidRPr="18618C85">
              <w:rPr>
                <w:lang w:val="en-GB"/>
              </w:rPr>
              <w:t>102_1xxx</w:t>
            </w:r>
          </w:p>
        </w:tc>
        <w:tc>
          <w:tcPr>
            <w:tcW w:w="0" w:type="auto"/>
          </w:tcPr>
          <w:p w14:paraId="3EDC09CE" w14:textId="0C7DE9F3" w:rsidR="0066513D" w:rsidRPr="001B5F6E" w:rsidRDefault="0066513D" w:rsidP="0066513D">
            <w:pPr>
              <w:spacing w:after="120" w:line="240" w:lineRule="auto"/>
              <w:jc w:val="left"/>
              <w:rPr>
                <w:lang w:val="en-GB"/>
              </w:rPr>
            </w:pPr>
            <w:r w:rsidRPr="0044649B">
              <w:t>Dataset, in isolation</w:t>
            </w:r>
          </w:p>
        </w:tc>
      </w:tr>
      <w:tr w:rsidR="00870790" w:rsidRPr="001B5F6E" w14:paraId="218EED40" w14:textId="77777777" w:rsidTr="2F40840B">
        <w:trPr>
          <w:cantSplit/>
        </w:trPr>
        <w:tc>
          <w:tcPr>
            <w:tcW w:w="0" w:type="auto"/>
          </w:tcPr>
          <w:p w14:paraId="6CA3F115" w14:textId="1780A662" w:rsidR="0066513D" w:rsidRPr="001B5F6E" w:rsidRDefault="0066513D" w:rsidP="0066513D">
            <w:pPr>
              <w:spacing w:after="120" w:line="240" w:lineRule="auto"/>
              <w:rPr>
                <w:lang w:val="en-GB"/>
              </w:rPr>
            </w:pPr>
            <w:r>
              <w:rPr>
                <w:lang w:val="en-GB"/>
              </w:rPr>
              <w:t>2.2</w:t>
            </w:r>
          </w:p>
        </w:tc>
        <w:tc>
          <w:tcPr>
            <w:tcW w:w="0" w:type="auto"/>
          </w:tcPr>
          <w:p w14:paraId="6864B11B" w14:textId="49991961" w:rsidR="0066513D" w:rsidRPr="001B5F6E" w:rsidRDefault="0E2FD849" w:rsidP="0066513D">
            <w:pPr>
              <w:spacing w:after="120" w:line="240" w:lineRule="auto"/>
              <w:jc w:val="left"/>
              <w:rPr>
                <w:lang w:val="en-GB"/>
              </w:rPr>
            </w:pPr>
            <w:r w:rsidRPr="18618C85">
              <w:rPr>
                <w:lang w:val="en-GB"/>
              </w:rPr>
              <w:t>Feature Container group checks</w:t>
            </w:r>
          </w:p>
        </w:tc>
        <w:tc>
          <w:tcPr>
            <w:tcW w:w="0" w:type="auto"/>
          </w:tcPr>
          <w:p w14:paraId="79EB4A06" w14:textId="306FB8F5" w:rsidR="0066513D" w:rsidRPr="001B5F6E" w:rsidRDefault="0066513D" w:rsidP="0066513D">
            <w:pPr>
              <w:spacing w:after="120" w:line="240" w:lineRule="auto"/>
              <w:rPr>
                <w:lang w:val="en-GB"/>
              </w:rPr>
            </w:pPr>
            <w:r w:rsidRPr="18618C85">
              <w:rPr>
                <w:lang w:val="en-GB"/>
              </w:rPr>
              <w:t>S-158:</w:t>
            </w:r>
            <w:r w:rsidR="00F4326B" w:rsidRPr="18618C85">
              <w:rPr>
                <w:lang w:val="en-GB"/>
              </w:rPr>
              <w:t>102</w:t>
            </w:r>
            <w:r w:rsidRPr="18618C85">
              <w:rPr>
                <w:lang w:val="en-GB"/>
              </w:rPr>
              <w:t xml:space="preserve"> checks numbered </w:t>
            </w:r>
            <w:r w:rsidR="0E2FD849" w:rsidRPr="18618C85">
              <w:rPr>
                <w:lang w:val="en-GB"/>
              </w:rPr>
              <w:t>102_2xxx</w:t>
            </w:r>
          </w:p>
        </w:tc>
        <w:tc>
          <w:tcPr>
            <w:tcW w:w="0" w:type="auto"/>
          </w:tcPr>
          <w:p w14:paraId="5283B3A0" w14:textId="5584CC31" w:rsidR="0066513D" w:rsidRPr="001B5F6E" w:rsidRDefault="0066513D" w:rsidP="0066513D">
            <w:pPr>
              <w:spacing w:after="120" w:line="240" w:lineRule="auto"/>
              <w:jc w:val="left"/>
              <w:rPr>
                <w:lang w:val="en-GB"/>
              </w:rPr>
            </w:pPr>
            <w:r w:rsidRPr="0044649B">
              <w:t>Dataset, in isolation</w:t>
            </w:r>
          </w:p>
        </w:tc>
      </w:tr>
      <w:tr w:rsidR="00870790" w:rsidRPr="001B5F6E" w14:paraId="1192631F" w14:textId="77777777" w:rsidTr="2F40840B">
        <w:trPr>
          <w:cantSplit/>
        </w:trPr>
        <w:tc>
          <w:tcPr>
            <w:tcW w:w="0" w:type="auto"/>
          </w:tcPr>
          <w:p w14:paraId="750D40F3" w14:textId="7B8E4E58" w:rsidR="0066513D" w:rsidRDefault="0066513D" w:rsidP="0066513D">
            <w:pPr>
              <w:spacing w:after="120" w:line="240" w:lineRule="auto"/>
              <w:rPr>
                <w:lang w:val="en-GB"/>
              </w:rPr>
            </w:pPr>
            <w:r>
              <w:rPr>
                <w:lang w:val="en-GB"/>
              </w:rPr>
              <w:t>2.3</w:t>
            </w:r>
          </w:p>
        </w:tc>
        <w:tc>
          <w:tcPr>
            <w:tcW w:w="0" w:type="auto"/>
          </w:tcPr>
          <w:p w14:paraId="1881A2C4" w14:textId="7EA1E870" w:rsidR="0066513D" w:rsidRPr="001B5F6E" w:rsidRDefault="0E2FD849" w:rsidP="0066513D">
            <w:pPr>
              <w:spacing w:after="120" w:line="240" w:lineRule="auto"/>
              <w:jc w:val="left"/>
              <w:rPr>
                <w:lang w:val="en-GB"/>
              </w:rPr>
            </w:pPr>
            <w:r w:rsidRPr="18618C85">
              <w:rPr>
                <w:lang w:val="en-GB"/>
              </w:rPr>
              <w:t>Feature Instance group checks</w:t>
            </w:r>
          </w:p>
        </w:tc>
        <w:tc>
          <w:tcPr>
            <w:tcW w:w="0" w:type="auto"/>
          </w:tcPr>
          <w:p w14:paraId="404DEFAD" w14:textId="54C743E5" w:rsidR="0066513D" w:rsidRPr="001B5F6E" w:rsidRDefault="0066513D" w:rsidP="0066513D">
            <w:pPr>
              <w:spacing w:after="120" w:line="240" w:lineRule="auto"/>
              <w:rPr>
                <w:lang w:val="en-GB"/>
              </w:rPr>
            </w:pPr>
            <w:r w:rsidRPr="18618C85">
              <w:rPr>
                <w:lang w:val="en-GB"/>
              </w:rPr>
              <w:t>S-158:</w:t>
            </w:r>
            <w:r w:rsidR="00F4326B" w:rsidRPr="18618C85">
              <w:rPr>
                <w:lang w:val="en-GB"/>
              </w:rPr>
              <w:t>102</w:t>
            </w:r>
            <w:r w:rsidRPr="18618C85">
              <w:rPr>
                <w:lang w:val="en-GB"/>
              </w:rPr>
              <w:t xml:space="preserve"> checks numbered </w:t>
            </w:r>
            <w:r w:rsidR="0E2FD849" w:rsidRPr="18618C85">
              <w:rPr>
                <w:lang w:val="en-GB"/>
              </w:rPr>
              <w:t>102_3xxx</w:t>
            </w:r>
          </w:p>
        </w:tc>
        <w:tc>
          <w:tcPr>
            <w:tcW w:w="0" w:type="auto"/>
          </w:tcPr>
          <w:p w14:paraId="08F09BB7" w14:textId="629A677D" w:rsidR="0066513D" w:rsidRPr="001B5F6E" w:rsidRDefault="0066513D" w:rsidP="0066513D">
            <w:pPr>
              <w:spacing w:after="120" w:line="240" w:lineRule="auto"/>
              <w:jc w:val="left"/>
              <w:rPr>
                <w:lang w:val="en-GB"/>
              </w:rPr>
            </w:pPr>
            <w:r w:rsidRPr="0044649B">
              <w:t>Dataset, in isolation</w:t>
            </w:r>
          </w:p>
        </w:tc>
      </w:tr>
      <w:tr w:rsidR="00870790" w:rsidRPr="001B5F6E" w14:paraId="3830398B" w14:textId="77777777" w:rsidTr="2F40840B">
        <w:trPr>
          <w:cantSplit/>
          <w:trHeight w:val="300"/>
        </w:trPr>
        <w:tc>
          <w:tcPr>
            <w:tcW w:w="0" w:type="auto"/>
          </w:tcPr>
          <w:p w14:paraId="4ECAFADD" w14:textId="7395A971" w:rsidR="00870790" w:rsidRDefault="0E2FD849" w:rsidP="0066513D">
            <w:pPr>
              <w:spacing w:after="120" w:line="240" w:lineRule="auto"/>
              <w:rPr>
                <w:lang w:val="en-GB"/>
              </w:rPr>
            </w:pPr>
            <w:r w:rsidRPr="18618C85">
              <w:rPr>
                <w:lang w:val="en-GB"/>
              </w:rPr>
              <w:t>2.4</w:t>
            </w:r>
          </w:p>
        </w:tc>
        <w:tc>
          <w:tcPr>
            <w:tcW w:w="0" w:type="auto"/>
          </w:tcPr>
          <w:p w14:paraId="5C06C27B" w14:textId="344A1097" w:rsidR="00870790" w:rsidDel="00870790" w:rsidRDefault="0E2FD849" w:rsidP="0066513D">
            <w:pPr>
              <w:spacing w:after="120" w:line="240" w:lineRule="auto"/>
              <w:jc w:val="left"/>
              <w:rPr>
                <w:lang w:val="en-GB"/>
              </w:rPr>
            </w:pPr>
            <w:r w:rsidRPr="18618C85">
              <w:rPr>
                <w:lang w:val="en-GB"/>
              </w:rPr>
              <w:t>Values group checks</w:t>
            </w:r>
          </w:p>
        </w:tc>
        <w:tc>
          <w:tcPr>
            <w:tcW w:w="0" w:type="auto"/>
          </w:tcPr>
          <w:p w14:paraId="0A5FCC7E" w14:textId="1C8B75E1" w:rsidR="00870790" w:rsidRDefault="0E2FD849" w:rsidP="0066513D">
            <w:pPr>
              <w:spacing w:after="120" w:line="240" w:lineRule="auto"/>
              <w:rPr>
                <w:lang w:val="en-GB"/>
              </w:rPr>
            </w:pPr>
            <w:r w:rsidRPr="18618C85">
              <w:rPr>
                <w:lang w:val="en-GB"/>
              </w:rPr>
              <w:t>S-158:102 checks numbered 102_5xxx</w:t>
            </w:r>
          </w:p>
        </w:tc>
        <w:tc>
          <w:tcPr>
            <w:tcW w:w="0" w:type="auto"/>
          </w:tcPr>
          <w:p w14:paraId="1834AF27" w14:textId="26FACD15" w:rsidR="00870790" w:rsidRPr="0044649B" w:rsidRDefault="0E2FD849" w:rsidP="0066513D">
            <w:pPr>
              <w:spacing w:after="120" w:line="240" w:lineRule="auto"/>
              <w:jc w:val="left"/>
            </w:pPr>
            <w:r>
              <w:t>Dataset, in isolation</w:t>
            </w:r>
          </w:p>
        </w:tc>
      </w:tr>
      <w:tr w:rsidR="00870790" w:rsidRPr="001B5F6E" w14:paraId="2C48BC2D" w14:textId="42F53ED0" w:rsidTr="2F40840B">
        <w:trPr>
          <w:cantSplit/>
        </w:trPr>
        <w:tc>
          <w:tcPr>
            <w:tcW w:w="0" w:type="auto"/>
          </w:tcPr>
          <w:p w14:paraId="6DC0698F" w14:textId="7D67DEDD" w:rsidR="00336B36" w:rsidRPr="001B5F6E" w:rsidRDefault="00336B36" w:rsidP="00D24C0B">
            <w:pPr>
              <w:spacing w:after="120" w:line="240" w:lineRule="auto"/>
              <w:rPr>
                <w:lang w:val="en-GB"/>
              </w:rPr>
            </w:pPr>
            <w:r>
              <w:rPr>
                <w:lang w:val="en-GB"/>
              </w:rPr>
              <w:t>3</w:t>
            </w:r>
          </w:p>
        </w:tc>
        <w:tc>
          <w:tcPr>
            <w:tcW w:w="0" w:type="auto"/>
          </w:tcPr>
          <w:p w14:paraId="099E8931" w14:textId="06E3842C" w:rsidR="00336B36" w:rsidRPr="001B5F6E" w:rsidRDefault="00336B36" w:rsidP="00336B36">
            <w:pPr>
              <w:spacing w:after="120" w:line="240" w:lineRule="auto"/>
              <w:jc w:val="left"/>
              <w:rPr>
                <w:lang w:val="en-GB"/>
              </w:rPr>
            </w:pPr>
            <w:r>
              <w:rPr>
                <w:lang w:val="en-GB"/>
              </w:rPr>
              <w:t>Interoperability checks</w:t>
            </w:r>
            <w:r w:rsidR="009838AF">
              <w:rPr>
                <w:lang w:val="en-GB"/>
              </w:rPr>
              <w:t xml:space="preserve"> for single </w:t>
            </w:r>
            <w:r w:rsidR="00757F2D">
              <w:rPr>
                <w:lang w:val="en-GB"/>
              </w:rPr>
              <w:t>S-</w:t>
            </w:r>
            <w:r w:rsidR="00F4326B">
              <w:rPr>
                <w:lang w:val="en-GB"/>
              </w:rPr>
              <w:t>102</w:t>
            </w:r>
            <w:r w:rsidR="009838AF">
              <w:rPr>
                <w:lang w:val="en-GB"/>
              </w:rPr>
              <w:t xml:space="preserve"> dataset</w:t>
            </w:r>
          </w:p>
        </w:tc>
        <w:tc>
          <w:tcPr>
            <w:tcW w:w="0" w:type="auto"/>
          </w:tcPr>
          <w:p w14:paraId="2201C231" w14:textId="01309ED9" w:rsidR="00336B36" w:rsidRPr="001B5F6E" w:rsidRDefault="00336B36" w:rsidP="00D24C0B">
            <w:pPr>
              <w:spacing w:after="120" w:line="240" w:lineRule="auto"/>
              <w:rPr>
                <w:lang w:val="en-GB"/>
              </w:rPr>
            </w:pPr>
            <w:r>
              <w:rPr>
                <w:lang w:val="en-GB"/>
              </w:rPr>
              <w:t>S-158:98</w:t>
            </w:r>
          </w:p>
        </w:tc>
        <w:tc>
          <w:tcPr>
            <w:tcW w:w="0" w:type="auto"/>
          </w:tcPr>
          <w:p w14:paraId="38839DC7" w14:textId="5DF3225E" w:rsidR="001E0E51" w:rsidRPr="001E0E51" w:rsidRDefault="00336B36" w:rsidP="001E0E51">
            <w:pPr>
              <w:spacing w:line="240" w:lineRule="auto"/>
              <w:jc w:val="left"/>
              <w:rPr>
                <w:lang w:val="en-GB"/>
              </w:rPr>
            </w:pPr>
            <w:r w:rsidRPr="001E0E51">
              <w:rPr>
                <w:lang w:val="en-GB"/>
              </w:rPr>
              <w:t>Da</w:t>
            </w:r>
            <w:r w:rsidR="001E0E51">
              <w:rPr>
                <w:lang w:val="en-GB"/>
              </w:rPr>
              <w:t>taset, in isolation</w:t>
            </w:r>
          </w:p>
        </w:tc>
      </w:tr>
      <w:tr w:rsidR="00870790" w:rsidRPr="001B5F6E" w14:paraId="6FBA82FD" w14:textId="77777777" w:rsidTr="2F40840B">
        <w:trPr>
          <w:cantSplit/>
        </w:trPr>
        <w:tc>
          <w:tcPr>
            <w:tcW w:w="0" w:type="auto"/>
          </w:tcPr>
          <w:p w14:paraId="5E5B892A" w14:textId="7A62AE60" w:rsidR="00B71DF3" w:rsidRPr="008739B6" w:rsidRDefault="0F76FF8A" w:rsidP="18618C85">
            <w:pPr>
              <w:spacing w:after="120" w:line="240" w:lineRule="auto"/>
              <w:rPr>
                <w:lang w:val="en-GB"/>
              </w:rPr>
            </w:pPr>
            <w:r w:rsidRPr="2F40840B">
              <w:rPr>
                <w:lang w:val="en-GB"/>
              </w:rPr>
              <w:t>4</w:t>
            </w:r>
          </w:p>
        </w:tc>
        <w:tc>
          <w:tcPr>
            <w:tcW w:w="0" w:type="auto"/>
          </w:tcPr>
          <w:p w14:paraId="78AA00A6" w14:textId="2D319188" w:rsidR="00B71DF3" w:rsidRPr="008A6C75" w:rsidRDefault="00B71DF3" w:rsidP="00336B36">
            <w:pPr>
              <w:spacing w:after="120" w:line="240" w:lineRule="auto"/>
              <w:jc w:val="left"/>
              <w:rPr>
                <w:lang w:val="en-GB"/>
              </w:rPr>
            </w:pPr>
            <w:r w:rsidRPr="008A6C75">
              <w:rPr>
                <w:lang w:val="en-GB"/>
              </w:rPr>
              <w:t>Inter-dataset, intra-product checks</w:t>
            </w:r>
          </w:p>
        </w:tc>
        <w:tc>
          <w:tcPr>
            <w:tcW w:w="0" w:type="auto"/>
          </w:tcPr>
          <w:p w14:paraId="2CE7CBD4" w14:textId="1ECD163A" w:rsidR="00B71DF3" w:rsidRPr="008A6C75" w:rsidRDefault="0F76FF8A" w:rsidP="00D24C0B">
            <w:pPr>
              <w:spacing w:after="120" w:line="240" w:lineRule="auto"/>
              <w:rPr>
                <w:lang w:val="en-GB"/>
              </w:rPr>
            </w:pPr>
            <w:r w:rsidRPr="2F40840B">
              <w:rPr>
                <w:lang w:val="en-GB"/>
              </w:rPr>
              <w:t>S-158:</w:t>
            </w:r>
            <w:r w:rsidR="00F4326B" w:rsidRPr="2F40840B">
              <w:rPr>
                <w:lang w:val="en-GB"/>
              </w:rPr>
              <w:t>102</w:t>
            </w:r>
            <w:r w:rsidR="0066513D" w:rsidRPr="2F40840B">
              <w:rPr>
                <w:lang w:val="en-GB"/>
              </w:rPr>
              <w:t xml:space="preserve"> checks numbered </w:t>
            </w:r>
            <w:r w:rsidR="1A53C833" w:rsidRPr="2F40840B">
              <w:rPr>
                <w:lang w:val="en-GB"/>
              </w:rPr>
              <w:t>102_</w:t>
            </w:r>
            <w:r w:rsidR="6AB1B415" w:rsidRPr="2F40840B">
              <w:rPr>
                <w:lang w:val="en-GB"/>
              </w:rPr>
              <w:t>0</w:t>
            </w:r>
            <w:r w:rsidR="1A53C833" w:rsidRPr="2F40840B">
              <w:rPr>
                <w:lang w:val="en-GB"/>
              </w:rPr>
              <w:t>xxx</w:t>
            </w:r>
          </w:p>
        </w:tc>
        <w:tc>
          <w:tcPr>
            <w:tcW w:w="0" w:type="auto"/>
          </w:tcPr>
          <w:p w14:paraId="538350AB" w14:textId="506A8780" w:rsidR="00B71DF3" w:rsidRPr="008A6C75" w:rsidRDefault="0F76FF8A" w:rsidP="001E0E51">
            <w:pPr>
              <w:spacing w:line="240" w:lineRule="auto"/>
              <w:jc w:val="left"/>
              <w:rPr>
                <w:lang w:val="en-GB"/>
              </w:rPr>
            </w:pPr>
            <w:r w:rsidRPr="2F40840B">
              <w:rPr>
                <w:lang w:val="en-GB"/>
              </w:rPr>
              <w:t xml:space="preserve">Adjacent or </w:t>
            </w:r>
            <w:r w:rsidR="164EEFA9" w:rsidRPr="2F40840B">
              <w:rPr>
                <w:lang w:val="en-GB"/>
              </w:rPr>
              <w:t>intersecting</w:t>
            </w:r>
            <w:r w:rsidRPr="2F40840B">
              <w:rPr>
                <w:lang w:val="en-GB"/>
              </w:rPr>
              <w:t xml:space="preserve"> datasets</w:t>
            </w:r>
          </w:p>
        </w:tc>
      </w:tr>
      <w:tr w:rsidR="00870790" w:rsidRPr="001B5F6E" w14:paraId="49144A3F" w14:textId="77777777" w:rsidTr="2F40840B">
        <w:trPr>
          <w:cantSplit/>
        </w:trPr>
        <w:tc>
          <w:tcPr>
            <w:tcW w:w="0" w:type="auto"/>
          </w:tcPr>
          <w:p w14:paraId="4B23F9CD" w14:textId="417AA276" w:rsidR="001E0E51" w:rsidRDefault="003F2031" w:rsidP="001E0E51">
            <w:pPr>
              <w:spacing w:after="120" w:line="240" w:lineRule="auto"/>
              <w:rPr>
                <w:lang w:val="en-GB"/>
              </w:rPr>
            </w:pPr>
            <w:r>
              <w:rPr>
                <w:lang w:val="en-GB"/>
              </w:rPr>
              <w:t>5</w:t>
            </w:r>
          </w:p>
        </w:tc>
        <w:tc>
          <w:tcPr>
            <w:tcW w:w="0" w:type="auto"/>
          </w:tcPr>
          <w:p w14:paraId="3E32F94D" w14:textId="4F14E1DC" w:rsidR="001E0E51" w:rsidRDefault="001E0E51" w:rsidP="001E0E51">
            <w:pPr>
              <w:spacing w:after="120" w:line="240" w:lineRule="auto"/>
              <w:jc w:val="left"/>
              <w:rPr>
                <w:lang w:val="en-GB"/>
              </w:rPr>
            </w:pPr>
            <w:r>
              <w:rPr>
                <w:lang w:val="en-GB"/>
              </w:rPr>
              <w:t>Interoperability checks</w:t>
            </w:r>
            <w:r w:rsidR="009838AF">
              <w:rPr>
                <w:lang w:val="en-GB"/>
              </w:rPr>
              <w:t xml:space="preserve"> for combinations of datasets from different products</w:t>
            </w:r>
          </w:p>
        </w:tc>
        <w:tc>
          <w:tcPr>
            <w:tcW w:w="0" w:type="auto"/>
          </w:tcPr>
          <w:p w14:paraId="4492D1EB" w14:textId="0AB21A6E" w:rsidR="001E0E51" w:rsidRDefault="001E0E51" w:rsidP="001E0E51">
            <w:pPr>
              <w:spacing w:after="120" w:line="240" w:lineRule="auto"/>
              <w:rPr>
                <w:lang w:val="en-GB"/>
              </w:rPr>
            </w:pPr>
            <w:r>
              <w:rPr>
                <w:lang w:val="en-GB"/>
              </w:rPr>
              <w:t>S-158:98</w:t>
            </w:r>
          </w:p>
        </w:tc>
        <w:tc>
          <w:tcPr>
            <w:tcW w:w="0" w:type="auto"/>
          </w:tcPr>
          <w:p w14:paraId="4F8C0122" w14:textId="5F4F0A15" w:rsidR="001E0E51" w:rsidRPr="001E0E51" w:rsidRDefault="00757F2D" w:rsidP="001E0E51">
            <w:pPr>
              <w:spacing w:line="240" w:lineRule="auto"/>
              <w:jc w:val="left"/>
              <w:rPr>
                <w:lang w:val="en-GB"/>
              </w:rPr>
            </w:pPr>
            <w:r>
              <w:rPr>
                <w:lang w:val="en-GB"/>
              </w:rPr>
              <w:t>S-</w:t>
            </w:r>
            <w:r w:rsidR="00F4326B">
              <w:rPr>
                <w:lang w:val="en-GB"/>
              </w:rPr>
              <w:t>102</w:t>
            </w:r>
            <w:r w:rsidR="00461C83">
              <w:rPr>
                <w:lang w:val="en-GB"/>
              </w:rPr>
              <w:t xml:space="preserve"> d</w:t>
            </w:r>
            <w:r w:rsidR="001E0E51" w:rsidRPr="001E0E51">
              <w:rPr>
                <w:lang w:val="en-GB"/>
              </w:rPr>
              <w:t>ataset in combination with relevant datasets from other products</w:t>
            </w:r>
            <w:r w:rsidR="00461C83">
              <w:rPr>
                <w:lang w:val="en-GB"/>
              </w:rPr>
              <w:t xml:space="preserve"> (e.g., S-102)</w:t>
            </w:r>
          </w:p>
        </w:tc>
      </w:tr>
      <w:tr w:rsidR="00870790" w:rsidRPr="001B5F6E" w14:paraId="7C122CAD" w14:textId="63E43A57" w:rsidTr="2F40840B">
        <w:trPr>
          <w:cantSplit/>
        </w:trPr>
        <w:tc>
          <w:tcPr>
            <w:tcW w:w="0" w:type="auto"/>
          </w:tcPr>
          <w:p w14:paraId="2D16B316" w14:textId="4DB3A704" w:rsidR="00336B36" w:rsidRPr="001B5F6E" w:rsidRDefault="003F2031" w:rsidP="00D24C0B">
            <w:pPr>
              <w:spacing w:after="120" w:line="240" w:lineRule="auto"/>
              <w:rPr>
                <w:lang w:val="en-GB"/>
              </w:rPr>
            </w:pPr>
            <w:r>
              <w:rPr>
                <w:lang w:val="en-GB"/>
              </w:rPr>
              <w:t>6</w:t>
            </w:r>
          </w:p>
        </w:tc>
        <w:tc>
          <w:tcPr>
            <w:tcW w:w="0" w:type="auto"/>
          </w:tcPr>
          <w:p w14:paraId="5AE115E7" w14:textId="6D19E54D" w:rsidR="00336B36" w:rsidRPr="001B5F6E" w:rsidRDefault="00336B36" w:rsidP="00336B36">
            <w:pPr>
              <w:spacing w:after="120" w:line="240" w:lineRule="auto"/>
              <w:jc w:val="left"/>
              <w:rPr>
                <w:lang w:val="en-GB"/>
              </w:rPr>
            </w:pPr>
            <w:r w:rsidRPr="001B5F6E">
              <w:rPr>
                <w:lang w:val="en-GB"/>
              </w:rPr>
              <w:t>S-100 generic checks for exchange sets</w:t>
            </w:r>
          </w:p>
        </w:tc>
        <w:tc>
          <w:tcPr>
            <w:tcW w:w="0" w:type="auto"/>
          </w:tcPr>
          <w:p w14:paraId="081220A1" w14:textId="77777777" w:rsidR="00336B36" w:rsidRPr="001B5F6E" w:rsidRDefault="00336B36" w:rsidP="00D24C0B">
            <w:pPr>
              <w:spacing w:after="120" w:line="240" w:lineRule="auto"/>
              <w:rPr>
                <w:lang w:val="en-GB"/>
              </w:rPr>
            </w:pPr>
            <w:r w:rsidRPr="001B5F6E">
              <w:rPr>
                <w:lang w:val="en-GB"/>
              </w:rPr>
              <w:t>S-158:100</w:t>
            </w:r>
          </w:p>
        </w:tc>
        <w:tc>
          <w:tcPr>
            <w:tcW w:w="0" w:type="auto"/>
          </w:tcPr>
          <w:p w14:paraId="3A7A6E92" w14:textId="77777777" w:rsidR="00336B36" w:rsidRPr="001B5F6E" w:rsidRDefault="00336B36" w:rsidP="00336B36">
            <w:pPr>
              <w:spacing w:after="120" w:line="240" w:lineRule="auto"/>
              <w:jc w:val="left"/>
              <w:rPr>
                <w:lang w:val="en-GB"/>
              </w:rPr>
            </w:pPr>
            <w:r w:rsidRPr="001B5F6E">
              <w:rPr>
                <w:lang w:val="en-GB"/>
              </w:rPr>
              <w:t>Exchange set</w:t>
            </w:r>
          </w:p>
        </w:tc>
      </w:tr>
      <w:tr w:rsidR="00870790" w:rsidRPr="001B5F6E" w14:paraId="66A47952" w14:textId="02CCD374" w:rsidTr="2F40840B">
        <w:trPr>
          <w:cantSplit/>
        </w:trPr>
        <w:tc>
          <w:tcPr>
            <w:tcW w:w="0" w:type="auto"/>
          </w:tcPr>
          <w:p w14:paraId="6048E8D3" w14:textId="001B1D2C" w:rsidR="00336B36" w:rsidRPr="001B5F6E" w:rsidRDefault="003F2031" w:rsidP="00D24C0B">
            <w:pPr>
              <w:spacing w:after="120" w:line="240" w:lineRule="auto"/>
              <w:rPr>
                <w:lang w:val="en-GB"/>
              </w:rPr>
            </w:pPr>
            <w:r>
              <w:rPr>
                <w:lang w:val="en-GB"/>
              </w:rPr>
              <w:t>7</w:t>
            </w:r>
          </w:p>
        </w:tc>
        <w:tc>
          <w:tcPr>
            <w:tcW w:w="0" w:type="auto"/>
          </w:tcPr>
          <w:p w14:paraId="6818C9C8" w14:textId="4B8EAA25" w:rsidR="005C2DC6" w:rsidRPr="001B5F6E" w:rsidRDefault="00336B36" w:rsidP="00336B36">
            <w:pPr>
              <w:spacing w:after="120" w:line="240" w:lineRule="auto"/>
              <w:jc w:val="left"/>
              <w:rPr>
                <w:lang w:val="en-GB"/>
              </w:rPr>
            </w:pPr>
            <w:r w:rsidRPr="001B5F6E">
              <w:rPr>
                <w:lang w:val="en-GB"/>
              </w:rPr>
              <w:t>Product-specific checks for exchange sets</w:t>
            </w:r>
          </w:p>
        </w:tc>
        <w:tc>
          <w:tcPr>
            <w:tcW w:w="0" w:type="auto"/>
          </w:tcPr>
          <w:p w14:paraId="1A01E369" w14:textId="5E0418BA" w:rsidR="00336B36" w:rsidRPr="001B5F6E" w:rsidRDefault="153019AD" w:rsidP="00D24C0B">
            <w:pPr>
              <w:spacing w:after="120" w:line="240" w:lineRule="auto"/>
              <w:rPr>
                <w:lang w:val="en-GB"/>
              </w:rPr>
            </w:pPr>
            <w:r w:rsidRPr="18618C85">
              <w:rPr>
                <w:lang w:val="en-GB"/>
              </w:rPr>
              <w:t>S-158:</w:t>
            </w:r>
            <w:r w:rsidR="00F4326B" w:rsidRPr="18618C85">
              <w:rPr>
                <w:lang w:val="en-GB"/>
              </w:rPr>
              <w:t>102</w:t>
            </w:r>
            <w:r w:rsidR="0066513D" w:rsidRPr="18618C85">
              <w:rPr>
                <w:lang w:val="en-GB"/>
              </w:rPr>
              <w:t xml:space="preserve"> checks numbered </w:t>
            </w:r>
            <w:r w:rsidR="0E2FD849" w:rsidRPr="18618C85">
              <w:rPr>
                <w:lang w:val="en-GB"/>
              </w:rPr>
              <w:t>102_9xxx</w:t>
            </w:r>
          </w:p>
        </w:tc>
        <w:tc>
          <w:tcPr>
            <w:tcW w:w="0" w:type="auto"/>
          </w:tcPr>
          <w:p w14:paraId="557E003F" w14:textId="04E92052" w:rsidR="00336B36" w:rsidRPr="001B5F6E" w:rsidRDefault="00336B36" w:rsidP="00336B36">
            <w:pPr>
              <w:spacing w:after="120" w:line="240" w:lineRule="auto"/>
              <w:jc w:val="left"/>
              <w:rPr>
                <w:lang w:val="en-GB"/>
              </w:rPr>
            </w:pPr>
            <w:r>
              <w:rPr>
                <w:lang w:val="en-GB"/>
              </w:rPr>
              <w:t>E</w:t>
            </w:r>
            <w:r w:rsidRPr="001B5F6E">
              <w:rPr>
                <w:lang w:val="en-GB"/>
              </w:rPr>
              <w:t>xchange set</w:t>
            </w:r>
          </w:p>
        </w:tc>
      </w:tr>
      <w:tr w:rsidR="00870790" w:rsidRPr="001B5F6E" w14:paraId="6C31548A" w14:textId="77777777" w:rsidTr="2F40840B">
        <w:trPr>
          <w:cantSplit/>
        </w:trPr>
        <w:tc>
          <w:tcPr>
            <w:tcW w:w="0" w:type="auto"/>
          </w:tcPr>
          <w:p w14:paraId="7A941CC7" w14:textId="550824F0" w:rsidR="00903054" w:rsidRDefault="00903054" w:rsidP="00D24C0B">
            <w:pPr>
              <w:spacing w:after="120" w:line="240" w:lineRule="auto"/>
              <w:rPr>
                <w:lang w:val="en-GB"/>
              </w:rPr>
            </w:pPr>
            <w:r>
              <w:rPr>
                <w:lang w:val="en-GB"/>
              </w:rPr>
              <w:t>8</w:t>
            </w:r>
          </w:p>
        </w:tc>
        <w:tc>
          <w:tcPr>
            <w:tcW w:w="0" w:type="auto"/>
          </w:tcPr>
          <w:p w14:paraId="1F20EFE3" w14:textId="38CBE51D" w:rsidR="00903054" w:rsidRPr="001B5F6E" w:rsidRDefault="00903054" w:rsidP="00336B36">
            <w:pPr>
              <w:spacing w:after="120" w:line="240" w:lineRule="auto"/>
              <w:jc w:val="left"/>
              <w:rPr>
                <w:lang w:val="en-GB"/>
              </w:rPr>
            </w:pPr>
            <w:r>
              <w:rPr>
                <w:lang w:val="en-GB"/>
              </w:rPr>
              <w:t>Product catalogue checks</w:t>
            </w:r>
          </w:p>
        </w:tc>
        <w:tc>
          <w:tcPr>
            <w:tcW w:w="0" w:type="auto"/>
          </w:tcPr>
          <w:p w14:paraId="4D9F9907" w14:textId="36D821E3" w:rsidR="00903054" w:rsidRPr="001B5F6E" w:rsidRDefault="00903054" w:rsidP="00D24C0B">
            <w:pPr>
              <w:spacing w:after="120" w:line="240" w:lineRule="auto"/>
              <w:rPr>
                <w:lang w:val="en-GB"/>
              </w:rPr>
            </w:pPr>
            <w:r>
              <w:rPr>
                <w:lang w:val="en-GB"/>
              </w:rPr>
              <w:t>S-158:128</w:t>
            </w:r>
          </w:p>
        </w:tc>
        <w:tc>
          <w:tcPr>
            <w:tcW w:w="0" w:type="auto"/>
          </w:tcPr>
          <w:p w14:paraId="7EBE78E8" w14:textId="6C670370" w:rsidR="00903054" w:rsidRDefault="00903054" w:rsidP="00336B36">
            <w:pPr>
              <w:spacing w:after="120" w:line="240" w:lineRule="auto"/>
              <w:jc w:val="left"/>
              <w:rPr>
                <w:lang w:val="en-GB"/>
              </w:rPr>
            </w:pPr>
            <w:r>
              <w:rPr>
                <w:lang w:val="en-GB"/>
              </w:rPr>
              <w:t xml:space="preserve">S-128 datasets </w:t>
            </w:r>
            <w:r w:rsidR="009B1958">
              <w:rPr>
                <w:lang w:val="en-GB"/>
              </w:rPr>
              <w:t>describing</w:t>
            </w:r>
            <w:r>
              <w:rPr>
                <w:lang w:val="en-GB"/>
              </w:rPr>
              <w:t xml:space="preserve"> S-</w:t>
            </w:r>
            <w:r w:rsidR="00F4326B">
              <w:rPr>
                <w:lang w:val="en-GB"/>
              </w:rPr>
              <w:t>102</w:t>
            </w:r>
            <w:r>
              <w:rPr>
                <w:lang w:val="en-GB"/>
              </w:rPr>
              <w:t xml:space="preserve"> </w:t>
            </w:r>
            <w:r w:rsidR="009B1958">
              <w:rPr>
                <w:lang w:val="en-GB"/>
              </w:rPr>
              <w:t>datasets</w:t>
            </w:r>
          </w:p>
        </w:tc>
      </w:tr>
    </w:tbl>
    <w:p w14:paraId="25902464" w14:textId="77777777" w:rsidR="001B5F6E" w:rsidRDefault="001B5F6E" w:rsidP="00AB1767">
      <w:pPr>
        <w:tabs>
          <w:tab w:val="left" w:pos="1701"/>
        </w:tabs>
        <w:spacing w:after="120" w:line="240" w:lineRule="auto"/>
        <w:rPr>
          <w:lang w:val="en-GB"/>
        </w:rPr>
      </w:pPr>
    </w:p>
    <w:p w14:paraId="5D1B059F" w14:textId="2506BFF7" w:rsidR="00861E96" w:rsidRDefault="00861E96" w:rsidP="00611211">
      <w:pPr>
        <w:pStyle w:val="berschrift1"/>
        <w:rPr>
          <w:lang w:val="en-GB"/>
        </w:rPr>
      </w:pPr>
      <w:bookmarkStart w:id="552" w:name="_Ref172572049"/>
      <w:bookmarkStart w:id="553" w:name="_Toc1945813609"/>
      <w:bookmarkStart w:id="554" w:name="_Toc240557293"/>
      <w:r w:rsidRPr="2D8F900D">
        <w:rPr>
          <w:lang w:val="en-GB"/>
        </w:rPr>
        <w:t>Check Classification</w:t>
      </w:r>
      <w:bookmarkEnd w:id="552"/>
      <w:bookmarkEnd w:id="553"/>
      <w:bookmarkEnd w:id="554"/>
    </w:p>
    <w:p w14:paraId="286679DC" w14:textId="464F3532" w:rsidR="000E4451" w:rsidRDefault="00102109" w:rsidP="00600EF7">
      <w:pPr>
        <w:tabs>
          <w:tab w:val="left" w:pos="1701"/>
        </w:tabs>
        <w:spacing w:after="120" w:line="240" w:lineRule="auto"/>
        <w:rPr>
          <w:lang w:val="en-GB"/>
        </w:rPr>
      </w:pPr>
      <w:r w:rsidRPr="00102109">
        <w:rPr>
          <w:lang w:val="en-GB"/>
        </w:rPr>
        <w:t xml:space="preserve">The check classification </w:t>
      </w:r>
      <w:r w:rsidR="00600EF7">
        <w:rPr>
          <w:lang w:val="en-GB"/>
        </w:rPr>
        <w:t>conforms to the scheme described in S-158.</w:t>
      </w:r>
    </w:p>
    <w:p w14:paraId="70389C75" w14:textId="78CA8E36" w:rsidR="00036D8E" w:rsidRDefault="00861E96" w:rsidP="00036D8E">
      <w:pPr>
        <w:pStyle w:val="berschrift1"/>
        <w:rPr>
          <w:lang w:val="en-GB"/>
        </w:rPr>
      </w:pPr>
      <w:bookmarkStart w:id="555" w:name="_Ref172575919"/>
      <w:bookmarkStart w:id="556" w:name="_Toc1911853178"/>
      <w:bookmarkStart w:id="557" w:name="_Toc240557294"/>
      <w:r w:rsidRPr="2D8F900D">
        <w:rPr>
          <w:lang w:val="en-GB"/>
        </w:rPr>
        <w:t>Geometry and Spatial Operators</w:t>
      </w:r>
      <w:bookmarkEnd w:id="555"/>
      <w:bookmarkEnd w:id="556"/>
      <w:bookmarkEnd w:id="557"/>
    </w:p>
    <w:p w14:paraId="295D30AA" w14:textId="2B86F393" w:rsidR="00600EF7" w:rsidRDefault="0089534A" w:rsidP="00600EF7">
      <w:pPr>
        <w:rPr>
          <w:lang w:val="en-GB"/>
        </w:rPr>
      </w:pPr>
      <w:r>
        <w:rPr>
          <w:lang w:val="en-GB"/>
        </w:rPr>
        <w:t>S-102 Edition 3.0.0 datasets use vector geometry only for domain extent polygons. Any</w:t>
      </w:r>
      <w:r w:rsidR="00600EF7">
        <w:rPr>
          <w:lang w:val="en-GB"/>
        </w:rPr>
        <w:t xml:space="preserve"> spatial operators </w:t>
      </w:r>
      <w:r>
        <w:rPr>
          <w:lang w:val="en-GB"/>
        </w:rPr>
        <w:t xml:space="preserve">mentioned in checks on domain extent polygons </w:t>
      </w:r>
      <w:r w:rsidR="00600EF7">
        <w:rPr>
          <w:lang w:val="en-GB"/>
        </w:rPr>
        <w:t>conform to the operators for vector products described in S-158.</w:t>
      </w:r>
    </w:p>
    <w:p w14:paraId="5C94D707" w14:textId="7CF80B6A" w:rsidR="00D15AE1" w:rsidRDefault="00D15AE1" w:rsidP="00D15AE1">
      <w:pPr>
        <w:tabs>
          <w:tab w:val="left" w:pos="1701"/>
        </w:tabs>
        <w:spacing w:after="120" w:line="240" w:lineRule="auto"/>
        <w:rPr>
          <w:lang w:val="en-GB"/>
        </w:rPr>
      </w:pPr>
      <w:r w:rsidRPr="18618C85">
        <w:rPr>
          <w:lang w:val="en-GB"/>
        </w:rPr>
        <w:t xml:space="preserve">For all spatial operators a default tolerance of </w:t>
      </w:r>
      <w:r w:rsidR="5E98A83A" w:rsidRPr="18618C85">
        <w:rPr>
          <w:lang w:val="en-GB"/>
        </w:rPr>
        <w:t>zero</w:t>
      </w:r>
      <w:r w:rsidR="00C53F21" w:rsidRPr="18618C85">
        <w:rPr>
          <w:lang w:val="en-GB"/>
        </w:rPr>
        <w:t xml:space="preserve"> </w:t>
      </w:r>
      <w:r w:rsidRPr="18618C85">
        <w:rPr>
          <w:lang w:val="en-GB"/>
        </w:rPr>
        <w:t>should be applied in validation software.</w:t>
      </w:r>
    </w:p>
    <w:p w14:paraId="5EF723C0" w14:textId="08CE7948" w:rsidR="002C7023" w:rsidRDefault="002C7023" w:rsidP="002C7023">
      <w:pPr>
        <w:pStyle w:val="berschrift1"/>
        <w:rPr>
          <w:lang w:val="en-GB"/>
        </w:rPr>
      </w:pPr>
      <w:bookmarkStart w:id="558" w:name="_Ref179553442"/>
      <w:bookmarkStart w:id="559" w:name="_Ref179553447"/>
      <w:bookmarkStart w:id="560" w:name="_Toc1856014785"/>
      <w:bookmarkStart w:id="561" w:name="_Toc240557295"/>
      <w:r w:rsidRPr="2D8F900D">
        <w:rPr>
          <w:lang w:val="en-GB"/>
        </w:rPr>
        <w:lastRenderedPageBreak/>
        <w:t>Other Components of this Specification</w:t>
      </w:r>
      <w:bookmarkEnd w:id="558"/>
      <w:bookmarkEnd w:id="559"/>
      <w:bookmarkEnd w:id="560"/>
      <w:bookmarkEnd w:id="561"/>
    </w:p>
    <w:p w14:paraId="1BF52534" w14:textId="3FF363C3" w:rsidR="002C7023" w:rsidRDefault="002C7023" w:rsidP="00600EF7">
      <w:pPr>
        <w:rPr>
          <w:lang w:val="en-GB"/>
        </w:rPr>
      </w:pPr>
      <w:r>
        <w:rPr>
          <w:lang w:val="en-GB"/>
        </w:rPr>
        <w:t>The other components of this Specification listed below are provided as separate documents or artefacts accompanying this document and form an integral part of this Specification.</w:t>
      </w:r>
    </w:p>
    <w:p w14:paraId="6302DFC4" w14:textId="54ABEC81" w:rsidR="002C7023" w:rsidRPr="008A6C75" w:rsidRDefault="002C7023">
      <w:pPr>
        <w:pStyle w:val="Listenabsatz"/>
        <w:numPr>
          <w:ilvl w:val="0"/>
          <w:numId w:val="23"/>
        </w:numPr>
        <w:rPr>
          <w:lang w:val="en-GB"/>
        </w:rPr>
      </w:pPr>
      <w:r w:rsidRPr="00AE3D32">
        <w:rPr>
          <w:lang w:val="en-GB"/>
        </w:rPr>
        <w:t xml:space="preserve">Spreadsheet of </w:t>
      </w:r>
      <w:r w:rsidR="00757F2D">
        <w:rPr>
          <w:lang w:val="en-GB"/>
        </w:rPr>
        <w:t>S-</w:t>
      </w:r>
      <w:r w:rsidR="00F4326B">
        <w:rPr>
          <w:lang w:val="en-GB"/>
        </w:rPr>
        <w:t>102</w:t>
      </w:r>
      <w:r w:rsidRPr="00AE3D32">
        <w:rPr>
          <w:lang w:val="en-GB"/>
        </w:rPr>
        <w:t xml:space="preserve"> validation checks named </w:t>
      </w:r>
      <w:r w:rsidR="00E2341D">
        <w:rPr>
          <w:lang w:val="en-GB"/>
        </w:rPr>
        <w:t>S</w:t>
      </w:r>
      <w:r w:rsidR="00F9199B">
        <w:rPr>
          <w:lang w:val="en-GB"/>
        </w:rPr>
        <w:t>-</w:t>
      </w:r>
      <w:r w:rsidR="00E2341D">
        <w:rPr>
          <w:lang w:val="en-GB"/>
        </w:rPr>
        <w:t>158_</w:t>
      </w:r>
      <w:r w:rsidR="00F4326B">
        <w:rPr>
          <w:lang w:val="en-GB"/>
        </w:rPr>
        <w:t>102</w:t>
      </w:r>
      <w:r w:rsidR="00E2341D">
        <w:rPr>
          <w:lang w:val="en-GB"/>
        </w:rPr>
        <w:t>_</w:t>
      </w:r>
      <w:del w:id="562" w:author="Daniel Rohde" w:date="2026-09-17T17:09:00Z">
        <w:r w:rsidR="00F9199B" w:rsidDel="00016943">
          <w:rPr>
            <w:lang w:val="en-GB"/>
          </w:rPr>
          <w:delText>1</w:delText>
        </w:r>
      </w:del>
      <w:ins w:id="563" w:author="Daniel Rohde" w:date="2026-09-17T17:09:00Z">
        <w:r w:rsidR="00016943">
          <w:rPr>
            <w:lang w:val="en-GB"/>
          </w:rPr>
          <w:t>2</w:t>
        </w:r>
      </w:ins>
      <w:r w:rsidR="00E2341D">
        <w:rPr>
          <w:lang w:val="en-GB"/>
        </w:rPr>
        <w:t>_</w:t>
      </w:r>
      <w:r w:rsidR="00F9199B">
        <w:rPr>
          <w:lang w:val="en-GB"/>
        </w:rPr>
        <w:t>0</w:t>
      </w:r>
      <w:r w:rsidR="00E2341D">
        <w:rPr>
          <w:lang w:val="en-GB"/>
        </w:rPr>
        <w:t>_0</w:t>
      </w:r>
      <w:r w:rsidR="00F9199B">
        <w:rPr>
          <w:lang w:val="en-GB"/>
        </w:rPr>
        <w:t>.</w:t>
      </w:r>
    </w:p>
    <w:p w14:paraId="623B95EC" w14:textId="77777777" w:rsidR="002C7023" w:rsidRPr="00600EF7" w:rsidRDefault="002C7023" w:rsidP="00600EF7">
      <w:pPr>
        <w:rPr>
          <w:lang w:val="en-GB"/>
        </w:rPr>
      </w:pPr>
    </w:p>
    <w:sectPr w:rsidR="002C7023" w:rsidRPr="00600EF7" w:rsidSect="00301BD2">
      <w:headerReference w:type="even" r:id="rId23"/>
      <w:headerReference w:type="default" r:id="rId24"/>
      <w:footerReference w:type="even" r:id="rId25"/>
      <w:footerReference w:type="default" r:id="rId26"/>
      <w:headerReference w:type="first" r:id="rId27"/>
      <w:footerReference w:type="first" r:id="rId2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B2DFD" w14:textId="77777777" w:rsidR="002243BA" w:rsidRDefault="002243BA" w:rsidP="003B41C3">
      <w:pPr>
        <w:spacing w:line="240" w:lineRule="auto"/>
      </w:pPr>
      <w:r>
        <w:separator/>
      </w:r>
    </w:p>
  </w:endnote>
  <w:endnote w:type="continuationSeparator" w:id="0">
    <w:p w14:paraId="5ABD2801" w14:textId="77777777" w:rsidR="002243BA" w:rsidRDefault="002243BA"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005"/>
      <w:gridCol w:w="3005"/>
      <w:gridCol w:w="3005"/>
    </w:tblGrid>
    <w:tr w:rsidR="6A84BD1B" w14:paraId="5B2972BF" w14:textId="77777777" w:rsidTr="6A84BD1B">
      <w:trPr>
        <w:trHeight w:val="300"/>
      </w:trPr>
      <w:tc>
        <w:tcPr>
          <w:tcW w:w="3005" w:type="dxa"/>
        </w:tcPr>
        <w:p w14:paraId="5AAF816C" w14:textId="184280A7" w:rsidR="6A84BD1B" w:rsidRDefault="6A84BD1B" w:rsidP="6A84BD1B">
          <w:pPr>
            <w:spacing w:after="0"/>
            <w:jc w:val="left"/>
            <w:rPr>
              <w:rFonts w:cs="Arial"/>
              <w:sz w:val="16"/>
              <w:szCs w:val="16"/>
            </w:rPr>
          </w:pPr>
          <w:r w:rsidRPr="6A84BD1B">
            <w:rPr>
              <w:rFonts w:cs="Arial"/>
              <w:sz w:val="16"/>
              <w:szCs w:val="16"/>
            </w:rPr>
            <w:t>S-158:102</w:t>
          </w:r>
        </w:p>
      </w:tc>
      <w:tc>
        <w:tcPr>
          <w:tcW w:w="3005" w:type="dxa"/>
        </w:tcPr>
        <w:p w14:paraId="27CA84A2" w14:textId="72010913" w:rsidR="6A84BD1B" w:rsidRDefault="6A84BD1B" w:rsidP="6A84BD1B">
          <w:pPr>
            <w:spacing w:after="0"/>
            <w:jc w:val="center"/>
            <w:rPr>
              <w:rFonts w:cs="Arial"/>
              <w:sz w:val="16"/>
              <w:szCs w:val="16"/>
            </w:rPr>
          </w:pPr>
          <w:r w:rsidRPr="6A84BD1B">
            <w:rPr>
              <w:rFonts w:cs="Arial"/>
              <w:sz w:val="16"/>
              <w:szCs w:val="16"/>
            </w:rPr>
            <w:t>December 2025</w:t>
          </w:r>
        </w:p>
      </w:tc>
      <w:tc>
        <w:tcPr>
          <w:tcW w:w="3005" w:type="dxa"/>
        </w:tcPr>
        <w:p w14:paraId="60492E30" w14:textId="2CD9758C" w:rsidR="6A84BD1B" w:rsidRDefault="6A84BD1B" w:rsidP="6A84BD1B">
          <w:pPr>
            <w:spacing w:after="0"/>
            <w:jc w:val="right"/>
            <w:rPr>
              <w:rFonts w:cs="Arial"/>
              <w:sz w:val="16"/>
              <w:szCs w:val="16"/>
            </w:rPr>
          </w:pPr>
          <w:r w:rsidRPr="6A84BD1B">
            <w:rPr>
              <w:rFonts w:cs="Arial"/>
              <w:sz w:val="16"/>
              <w:szCs w:val="16"/>
            </w:rPr>
            <w:t>Edition 1.0.0</w:t>
          </w:r>
        </w:p>
      </w:tc>
    </w:tr>
  </w:tbl>
  <w:p w14:paraId="2A023DC0" w14:textId="2BA63737" w:rsidR="6A84BD1B" w:rsidRDefault="6A84BD1B" w:rsidP="6A84BD1B">
    <w:pPr>
      <w:pStyle w:val="Fuzeile"/>
      <w:tabs>
        <w:tab w:val="center" w:pos="4395"/>
        <w:tab w:val="right" w:pos="8931"/>
      </w:tabs>
      <w:spacing w:after="0"/>
      <w:jc w:val="center"/>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005"/>
      <w:gridCol w:w="3005"/>
      <w:gridCol w:w="3005"/>
    </w:tblGrid>
    <w:tr w:rsidR="6A84BD1B" w14:paraId="0491007E" w14:textId="77777777" w:rsidTr="6A84BD1B">
      <w:trPr>
        <w:trHeight w:val="300"/>
      </w:trPr>
      <w:tc>
        <w:tcPr>
          <w:tcW w:w="3005" w:type="dxa"/>
        </w:tcPr>
        <w:p w14:paraId="555C3A35" w14:textId="184280A7" w:rsidR="6A84BD1B" w:rsidRDefault="6A84BD1B" w:rsidP="6A84BD1B">
          <w:pPr>
            <w:spacing w:after="0"/>
            <w:jc w:val="left"/>
            <w:rPr>
              <w:rFonts w:cs="Arial"/>
              <w:sz w:val="16"/>
              <w:szCs w:val="16"/>
            </w:rPr>
          </w:pPr>
          <w:r w:rsidRPr="6A84BD1B">
            <w:rPr>
              <w:rFonts w:cs="Arial"/>
              <w:sz w:val="16"/>
              <w:szCs w:val="16"/>
            </w:rPr>
            <w:t>S-158:102</w:t>
          </w:r>
        </w:p>
      </w:tc>
      <w:tc>
        <w:tcPr>
          <w:tcW w:w="3005" w:type="dxa"/>
        </w:tcPr>
        <w:p w14:paraId="530FCA2A" w14:textId="72010913" w:rsidR="6A84BD1B" w:rsidRDefault="6A84BD1B" w:rsidP="6A84BD1B">
          <w:pPr>
            <w:spacing w:after="0"/>
            <w:jc w:val="center"/>
            <w:rPr>
              <w:rFonts w:cs="Arial"/>
              <w:sz w:val="16"/>
              <w:szCs w:val="16"/>
            </w:rPr>
          </w:pPr>
          <w:r w:rsidRPr="6A84BD1B">
            <w:rPr>
              <w:rFonts w:cs="Arial"/>
              <w:sz w:val="16"/>
              <w:szCs w:val="16"/>
            </w:rPr>
            <w:t>December 2025</w:t>
          </w:r>
        </w:p>
      </w:tc>
      <w:tc>
        <w:tcPr>
          <w:tcW w:w="3005" w:type="dxa"/>
        </w:tcPr>
        <w:p w14:paraId="5630F736" w14:textId="2CD9758C" w:rsidR="6A84BD1B" w:rsidRDefault="6A84BD1B" w:rsidP="6A84BD1B">
          <w:pPr>
            <w:spacing w:after="0"/>
            <w:jc w:val="right"/>
            <w:rPr>
              <w:rFonts w:cs="Arial"/>
              <w:sz w:val="16"/>
              <w:szCs w:val="16"/>
            </w:rPr>
          </w:pPr>
          <w:r w:rsidRPr="6A84BD1B">
            <w:rPr>
              <w:rFonts w:cs="Arial"/>
              <w:sz w:val="16"/>
              <w:szCs w:val="16"/>
            </w:rPr>
            <w:t>Edition 1.0.0</w:t>
          </w:r>
        </w:p>
      </w:tc>
    </w:tr>
  </w:tbl>
  <w:p w14:paraId="4618E796" w14:textId="48F4CCFB" w:rsidR="009D0E32" w:rsidRPr="00B90C51" w:rsidRDefault="009D0E32" w:rsidP="6A84BD1B">
    <w:pPr>
      <w:pStyle w:val="Fuzeile"/>
      <w:tabs>
        <w:tab w:val="center" w:pos="4395"/>
        <w:tab w:val="right" w:pos="8931"/>
      </w:tabs>
      <w:spacing w:after="0"/>
      <w:jc w:val="center"/>
      <w:rPr>
        <w:rFonts w:ascii="Arial" w:hAnsi="Arial" w:cs="Arial"/>
        <w:sz w:val="16"/>
        <w:szCs w:val="16"/>
      </w:rPr>
    </w:pPr>
    <w:r>
      <w:rPr>
        <w:rFonts w:ascii="Arial" w:hAnsi="Arial" w:cs="Arial"/>
        <w:sz w:val="16"/>
      </w:rPr>
      <w:ptab w:relativeTo="margin" w:alignment="center" w:leader="none"/>
    </w:r>
    <w:r>
      <w:rPr>
        <w:rFonts w:ascii="Arial" w:hAnsi="Arial" w:cs="Arial"/>
        <w:sz w:val="16"/>
      </w:rPr>
      <w:ptab w:relativeTo="margin" w:alignment="right" w:leader="none"/>
    </w:r>
    <w:r w:rsidR="00A1344B">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A84BD1B" w14:paraId="53A6057D" w14:textId="77777777" w:rsidTr="6A84BD1B">
      <w:trPr>
        <w:trHeight w:val="300"/>
      </w:trPr>
      <w:tc>
        <w:tcPr>
          <w:tcW w:w="3005" w:type="dxa"/>
        </w:tcPr>
        <w:p w14:paraId="50BE9963" w14:textId="0CE61E20" w:rsidR="6A84BD1B" w:rsidRDefault="6A84BD1B" w:rsidP="6A84BD1B">
          <w:pPr>
            <w:pStyle w:val="Kopfzeile"/>
            <w:ind w:left="-115"/>
            <w:jc w:val="left"/>
          </w:pPr>
        </w:p>
      </w:tc>
      <w:tc>
        <w:tcPr>
          <w:tcW w:w="3005" w:type="dxa"/>
        </w:tcPr>
        <w:p w14:paraId="5B6FEA32" w14:textId="5D0F3591" w:rsidR="6A84BD1B" w:rsidRDefault="6A84BD1B" w:rsidP="6A84BD1B">
          <w:pPr>
            <w:pStyle w:val="Kopfzeile"/>
            <w:jc w:val="center"/>
          </w:pPr>
        </w:p>
      </w:tc>
      <w:tc>
        <w:tcPr>
          <w:tcW w:w="3005" w:type="dxa"/>
        </w:tcPr>
        <w:p w14:paraId="4F17706E" w14:textId="590D7966" w:rsidR="6A84BD1B" w:rsidRDefault="6A84BD1B" w:rsidP="6A84BD1B">
          <w:pPr>
            <w:pStyle w:val="Kopfzeile"/>
            <w:ind w:right="-115"/>
            <w:jc w:val="right"/>
          </w:pPr>
        </w:p>
      </w:tc>
    </w:tr>
  </w:tbl>
  <w:p w14:paraId="03813696" w14:textId="0FB11B3C" w:rsidR="6A84BD1B" w:rsidRDefault="6A84BD1B" w:rsidP="6A84BD1B">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005"/>
      <w:gridCol w:w="3005"/>
      <w:gridCol w:w="3005"/>
    </w:tblGrid>
    <w:tr w:rsidR="6A84BD1B" w14:paraId="35C5033B" w14:textId="77777777" w:rsidTr="6A84BD1B">
      <w:trPr>
        <w:trHeight w:val="300"/>
      </w:trPr>
      <w:tc>
        <w:tcPr>
          <w:tcW w:w="3005" w:type="dxa"/>
        </w:tcPr>
        <w:p w14:paraId="1CF0B068" w14:textId="184280A7" w:rsidR="6A84BD1B" w:rsidRDefault="6A84BD1B" w:rsidP="6A84BD1B">
          <w:pPr>
            <w:spacing w:after="0"/>
            <w:jc w:val="left"/>
            <w:rPr>
              <w:rFonts w:cs="Arial"/>
              <w:sz w:val="16"/>
              <w:szCs w:val="16"/>
            </w:rPr>
          </w:pPr>
          <w:r w:rsidRPr="6A84BD1B">
            <w:rPr>
              <w:rFonts w:cs="Arial"/>
              <w:sz w:val="16"/>
              <w:szCs w:val="16"/>
            </w:rPr>
            <w:t>S-158:102</w:t>
          </w:r>
        </w:p>
      </w:tc>
      <w:tc>
        <w:tcPr>
          <w:tcW w:w="3005" w:type="dxa"/>
        </w:tcPr>
        <w:p w14:paraId="75A6953F" w14:textId="72010913" w:rsidR="6A84BD1B" w:rsidRDefault="6A84BD1B" w:rsidP="6A84BD1B">
          <w:pPr>
            <w:spacing w:after="0"/>
            <w:jc w:val="center"/>
            <w:rPr>
              <w:rFonts w:cs="Arial"/>
              <w:sz w:val="16"/>
              <w:szCs w:val="16"/>
            </w:rPr>
          </w:pPr>
          <w:r w:rsidRPr="6A84BD1B">
            <w:rPr>
              <w:rFonts w:cs="Arial"/>
              <w:sz w:val="16"/>
              <w:szCs w:val="16"/>
            </w:rPr>
            <w:t>December 2025</w:t>
          </w:r>
        </w:p>
      </w:tc>
      <w:tc>
        <w:tcPr>
          <w:tcW w:w="3005" w:type="dxa"/>
        </w:tcPr>
        <w:p w14:paraId="56CBF70C" w14:textId="2CD9758C" w:rsidR="6A84BD1B" w:rsidRDefault="6A84BD1B" w:rsidP="6A84BD1B">
          <w:pPr>
            <w:spacing w:after="0"/>
            <w:jc w:val="right"/>
            <w:rPr>
              <w:rFonts w:cs="Arial"/>
              <w:sz w:val="16"/>
              <w:szCs w:val="16"/>
            </w:rPr>
          </w:pPr>
          <w:r w:rsidRPr="6A84BD1B">
            <w:rPr>
              <w:rFonts w:cs="Arial"/>
              <w:sz w:val="16"/>
              <w:szCs w:val="16"/>
            </w:rPr>
            <w:t>Edition 1.0.0</w:t>
          </w:r>
        </w:p>
      </w:tc>
    </w:tr>
  </w:tbl>
  <w:p w14:paraId="64E6A1D2" w14:textId="54C0E8C5" w:rsidR="6A84BD1B" w:rsidRDefault="6A84BD1B" w:rsidP="6A84BD1B">
    <w:pPr>
      <w:tabs>
        <w:tab w:val="center" w:pos="4536"/>
        <w:tab w:val="right" w:pos="9072"/>
      </w:tabs>
      <w:spacing w:after="0" w:line="220" w:lineRule="exact"/>
      <w:rPr>
        <w:rFonts w:cs="Arial"/>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005"/>
      <w:gridCol w:w="3005"/>
      <w:gridCol w:w="3005"/>
    </w:tblGrid>
    <w:tr w:rsidR="6A84BD1B" w14:paraId="61B56B45" w14:textId="77777777" w:rsidTr="6A84BD1B">
      <w:trPr>
        <w:trHeight w:val="300"/>
      </w:trPr>
      <w:tc>
        <w:tcPr>
          <w:tcW w:w="3005" w:type="dxa"/>
        </w:tcPr>
        <w:p w14:paraId="53FB741E" w14:textId="184280A7" w:rsidR="6A84BD1B" w:rsidRDefault="6A84BD1B" w:rsidP="6A84BD1B">
          <w:pPr>
            <w:spacing w:after="0"/>
            <w:jc w:val="left"/>
            <w:rPr>
              <w:rFonts w:cs="Arial"/>
              <w:sz w:val="16"/>
              <w:szCs w:val="16"/>
            </w:rPr>
          </w:pPr>
          <w:r w:rsidRPr="6A84BD1B">
            <w:rPr>
              <w:rFonts w:cs="Arial"/>
              <w:sz w:val="16"/>
              <w:szCs w:val="16"/>
            </w:rPr>
            <w:t>S-158:102</w:t>
          </w:r>
        </w:p>
      </w:tc>
      <w:tc>
        <w:tcPr>
          <w:tcW w:w="3005" w:type="dxa"/>
        </w:tcPr>
        <w:p w14:paraId="4C4CF0F7" w14:textId="72010913" w:rsidR="6A84BD1B" w:rsidRDefault="6A84BD1B" w:rsidP="6A84BD1B">
          <w:pPr>
            <w:spacing w:after="0"/>
            <w:jc w:val="center"/>
            <w:rPr>
              <w:rFonts w:cs="Arial"/>
              <w:sz w:val="16"/>
              <w:szCs w:val="16"/>
            </w:rPr>
          </w:pPr>
          <w:r w:rsidRPr="6A84BD1B">
            <w:rPr>
              <w:rFonts w:cs="Arial"/>
              <w:sz w:val="16"/>
              <w:szCs w:val="16"/>
            </w:rPr>
            <w:t>December 2025</w:t>
          </w:r>
        </w:p>
      </w:tc>
      <w:tc>
        <w:tcPr>
          <w:tcW w:w="3005" w:type="dxa"/>
        </w:tcPr>
        <w:p w14:paraId="1A38C83B" w14:textId="2CD9758C" w:rsidR="6A84BD1B" w:rsidRDefault="6A84BD1B" w:rsidP="6A84BD1B">
          <w:pPr>
            <w:spacing w:after="0"/>
            <w:jc w:val="right"/>
            <w:rPr>
              <w:rFonts w:cs="Arial"/>
              <w:sz w:val="16"/>
              <w:szCs w:val="16"/>
            </w:rPr>
          </w:pPr>
          <w:r w:rsidRPr="6A84BD1B">
            <w:rPr>
              <w:rFonts w:cs="Arial"/>
              <w:sz w:val="16"/>
              <w:szCs w:val="16"/>
            </w:rPr>
            <w:t>Edition 1.0.0</w:t>
          </w:r>
        </w:p>
      </w:tc>
    </w:tr>
  </w:tbl>
  <w:p w14:paraId="70950833" w14:textId="11A44D8D" w:rsidR="009D0E32" w:rsidRPr="004115CF" w:rsidRDefault="009D0E32" w:rsidP="18618C85">
    <w:pPr>
      <w:tabs>
        <w:tab w:val="center" w:pos="4536"/>
        <w:tab w:val="right" w:pos="9072"/>
      </w:tabs>
      <w:spacing w:after="0" w:line="220" w:lineRule="exact"/>
      <w:rPr>
        <w:rFonts w:cs="Arial"/>
        <w:sz w:val="16"/>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A84BD1B" w14:paraId="1CA6A202" w14:textId="77777777" w:rsidTr="6A84BD1B">
      <w:trPr>
        <w:trHeight w:val="300"/>
      </w:trPr>
      <w:tc>
        <w:tcPr>
          <w:tcW w:w="3005" w:type="dxa"/>
        </w:tcPr>
        <w:p w14:paraId="66CC2D3D" w14:textId="3E66D988" w:rsidR="6A84BD1B" w:rsidRDefault="6A84BD1B" w:rsidP="6A84BD1B">
          <w:pPr>
            <w:pStyle w:val="Kopfzeile"/>
            <w:ind w:left="-115"/>
            <w:jc w:val="left"/>
          </w:pPr>
        </w:p>
      </w:tc>
      <w:tc>
        <w:tcPr>
          <w:tcW w:w="3005" w:type="dxa"/>
        </w:tcPr>
        <w:p w14:paraId="218AB398" w14:textId="621ABE2F" w:rsidR="6A84BD1B" w:rsidRDefault="6A84BD1B" w:rsidP="6A84BD1B">
          <w:pPr>
            <w:pStyle w:val="Kopfzeile"/>
            <w:jc w:val="center"/>
          </w:pPr>
        </w:p>
      </w:tc>
      <w:tc>
        <w:tcPr>
          <w:tcW w:w="3005" w:type="dxa"/>
        </w:tcPr>
        <w:p w14:paraId="2D5744E3" w14:textId="5BC27492" w:rsidR="6A84BD1B" w:rsidRDefault="6A84BD1B" w:rsidP="6A84BD1B">
          <w:pPr>
            <w:pStyle w:val="Kopfzeile"/>
            <w:ind w:right="-115"/>
            <w:jc w:val="right"/>
          </w:pPr>
        </w:p>
      </w:tc>
    </w:tr>
  </w:tbl>
  <w:p w14:paraId="157FBD21" w14:textId="56990F3B" w:rsidR="6A84BD1B" w:rsidRDefault="6A84BD1B" w:rsidP="6A84BD1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AAC29" w14:textId="77777777" w:rsidR="002243BA" w:rsidRDefault="002243BA" w:rsidP="003B41C3">
      <w:pPr>
        <w:spacing w:line="240" w:lineRule="auto"/>
      </w:pPr>
      <w:r>
        <w:separator/>
      </w:r>
    </w:p>
  </w:footnote>
  <w:footnote w:type="continuationSeparator" w:id="0">
    <w:p w14:paraId="3CD2AF36" w14:textId="77777777" w:rsidR="002243BA" w:rsidRDefault="002243BA" w:rsidP="003B41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9B7C0" w14:textId="70B3A867"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sidRPr="6A84BD1B">
      <w:rPr>
        <w:rFonts w:eastAsia="Times New Roman" w:cs="Arial"/>
        <w:noProof/>
        <w:sz w:val="16"/>
        <w:szCs w:val="16"/>
        <w:lang w:val="en-US" w:eastAsia="en-US"/>
      </w:rPr>
      <w:fldChar w:fldCharType="begin"/>
    </w:r>
    <w:r w:rsidRPr="6A84BD1B">
      <w:rPr>
        <w:rFonts w:eastAsia="Times New Roman" w:cs="Arial"/>
        <w:sz w:val="16"/>
        <w:szCs w:val="16"/>
        <w:lang w:val="en-US" w:eastAsia="en-US"/>
      </w:rPr>
      <w:instrText xml:space="preserve"> PAGE </w:instrText>
    </w:r>
    <w:r w:rsidRPr="6A84BD1B">
      <w:rPr>
        <w:rFonts w:eastAsia="Times New Roman" w:cs="Arial"/>
        <w:sz w:val="16"/>
        <w:szCs w:val="16"/>
        <w:lang w:val="en-US" w:eastAsia="en-US"/>
      </w:rPr>
      <w:fldChar w:fldCharType="separate"/>
    </w:r>
    <w:r w:rsidR="6A84BD1B" w:rsidRPr="6A84BD1B">
      <w:rPr>
        <w:rFonts w:eastAsia="Times New Roman" w:cs="Arial"/>
        <w:noProof/>
        <w:sz w:val="16"/>
        <w:szCs w:val="16"/>
        <w:lang w:val="en-US" w:eastAsia="en-US"/>
      </w:rPr>
      <w:t>58</w:t>
    </w:r>
    <w:r w:rsidRPr="6A84BD1B">
      <w:rPr>
        <w:rFonts w:eastAsia="Times New Roman" w:cs="Arial"/>
        <w:noProof/>
        <w:sz w:val="16"/>
        <w:szCs w:val="16"/>
        <w:lang w:val="en-US" w:eastAsia="en-US"/>
      </w:rPr>
      <w:fldChar w:fldCharType="end"/>
    </w:r>
    <w:r>
      <w:tab/>
    </w:r>
    <w:r w:rsidR="6A84BD1B">
      <w:t>Bathymetric Surface Validation Checks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95FD1" w14:textId="116EEB3A" w:rsidR="009D0E32" w:rsidRPr="00B943EE" w:rsidRDefault="6A84BD1B" w:rsidP="6A84BD1B">
    <w:pPr>
      <w:tabs>
        <w:tab w:val="center" w:pos="4536"/>
        <w:tab w:val="right" w:pos="9072"/>
      </w:tabs>
      <w:spacing w:after="0" w:line="240" w:lineRule="auto"/>
      <w:ind w:right="34"/>
      <w:jc w:val="right"/>
      <w:rPr>
        <w:rFonts w:eastAsia="Times New Roman" w:cs="Arial"/>
        <w:sz w:val="16"/>
        <w:szCs w:val="16"/>
        <w:lang w:val="en-US" w:eastAsia="en-US"/>
      </w:rPr>
    </w:pPr>
    <w:r w:rsidRPr="6A84BD1B">
      <w:rPr>
        <w:rFonts w:eastAsia="Times New Roman" w:cs="Arial"/>
        <w:sz w:val="16"/>
        <w:szCs w:val="16"/>
        <w:lang w:val="en-US" w:eastAsia="en-US"/>
      </w:rPr>
      <w:t>Bathymetric Surface Validation Checks</w:t>
    </w:r>
    <w:r w:rsidR="009D0E32">
      <w:tab/>
    </w:r>
    <w:r w:rsidR="009D0E32" w:rsidRPr="6A84BD1B">
      <w:rPr>
        <w:rFonts w:eastAsia="Times New Roman" w:cs="Arial"/>
        <w:noProof/>
        <w:sz w:val="16"/>
        <w:szCs w:val="16"/>
        <w:lang w:val="en-US" w:eastAsia="en-US"/>
      </w:rPr>
      <w:fldChar w:fldCharType="begin"/>
    </w:r>
    <w:r w:rsidR="009D0E32" w:rsidRPr="009A425D">
      <w:rPr>
        <w:rFonts w:eastAsia="Times New Roman" w:cs="Arial"/>
        <w:sz w:val="16"/>
        <w:szCs w:val="16"/>
        <w:lang w:val="en-US" w:eastAsia="en-US"/>
      </w:rPr>
      <w:instrText xml:space="preserve"> PAGE </w:instrText>
    </w:r>
    <w:r w:rsidR="009D0E32" w:rsidRPr="6A84BD1B">
      <w:rPr>
        <w:rFonts w:eastAsia="Times New Roman" w:cs="Arial"/>
        <w:sz w:val="16"/>
        <w:szCs w:val="16"/>
        <w:lang w:val="en-US" w:eastAsia="en-US"/>
      </w:rPr>
      <w:fldChar w:fldCharType="separate"/>
    </w:r>
    <w:r>
      <w:rPr>
        <w:rFonts w:eastAsia="Times New Roman" w:cs="Arial"/>
        <w:noProof/>
        <w:sz w:val="16"/>
        <w:szCs w:val="16"/>
        <w:lang w:val="en-US" w:eastAsia="en-US"/>
      </w:rPr>
      <w:t>ix</w:t>
    </w:r>
    <w:r w:rsidR="009D0E32" w:rsidRPr="6A84BD1B">
      <w:rPr>
        <w:rFonts w:eastAsia="Times New Roman" w:cs="Arial"/>
        <w:noProof/>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A84BD1B" w14:paraId="568B9802" w14:textId="77777777" w:rsidTr="6A84BD1B">
      <w:trPr>
        <w:trHeight w:val="300"/>
      </w:trPr>
      <w:tc>
        <w:tcPr>
          <w:tcW w:w="3005" w:type="dxa"/>
        </w:tcPr>
        <w:p w14:paraId="207D89D3" w14:textId="39CE8837" w:rsidR="6A84BD1B" w:rsidRDefault="6A84BD1B" w:rsidP="6A84BD1B">
          <w:pPr>
            <w:pStyle w:val="Kopfzeile"/>
            <w:ind w:left="-115"/>
            <w:jc w:val="left"/>
          </w:pPr>
        </w:p>
      </w:tc>
      <w:tc>
        <w:tcPr>
          <w:tcW w:w="3005" w:type="dxa"/>
        </w:tcPr>
        <w:p w14:paraId="0C09BCEB" w14:textId="0FDF3B87" w:rsidR="6A84BD1B" w:rsidRDefault="6A84BD1B" w:rsidP="6A84BD1B">
          <w:pPr>
            <w:pStyle w:val="Kopfzeile"/>
            <w:jc w:val="center"/>
          </w:pPr>
        </w:p>
      </w:tc>
      <w:tc>
        <w:tcPr>
          <w:tcW w:w="3005" w:type="dxa"/>
        </w:tcPr>
        <w:p w14:paraId="02DA628E" w14:textId="74017D7A" w:rsidR="6A84BD1B" w:rsidRDefault="6A84BD1B" w:rsidP="6A84BD1B">
          <w:pPr>
            <w:pStyle w:val="Kopfzeile"/>
            <w:ind w:right="-115"/>
            <w:jc w:val="right"/>
          </w:pPr>
        </w:p>
      </w:tc>
    </w:tr>
  </w:tbl>
  <w:p w14:paraId="43A3E40E" w14:textId="5FEB4E5A" w:rsidR="6A84BD1B" w:rsidRDefault="6A84BD1B" w:rsidP="6A84BD1B">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9FDF0" w14:textId="62FEE2F6"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sidRPr="18618C85">
      <w:rPr>
        <w:rFonts w:eastAsia="Times New Roman" w:cs="Arial"/>
        <w:noProof/>
        <w:sz w:val="16"/>
        <w:szCs w:val="16"/>
        <w:lang w:val="en-US" w:eastAsia="en-US"/>
      </w:rPr>
      <w:fldChar w:fldCharType="begin"/>
    </w:r>
    <w:r w:rsidRPr="18618C85">
      <w:rPr>
        <w:rFonts w:eastAsia="Times New Roman" w:cs="Arial"/>
        <w:sz w:val="16"/>
        <w:szCs w:val="16"/>
        <w:lang w:val="en-US" w:eastAsia="en-US"/>
      </w:rPr>
      <w:instrText xml:space="preserve"> PAGE </w:instrText>
    </w:r>
    <w:r w:rsidRPr="18618C85">
      <w:rPr>
        <w:rFonts w:eastAsia="Times New Roman" w:cs="Arial"/>
        <w:sz w:val="16"/>
        <w:szCs w:val="16"/>
        <w:lang w:val="en-US" w:eastAsia="en-US"/>
      </w:rPr>
      <w:fldChar w:fldCharType="separate"/>
    </w:r>
    <w:r w:rsidR="18618C85" w:rsidRPr="18618C85">
      <w:rPr>
        <w:rFonts w:eastAsia="Times New Roman" w:cs="Arial"/>
        <w:noProof/>
        <w:sz w:val="16"/>
        <w:szCs w:val="16"/>
        <w:lang w:val="en-US" w:eastAsia="en-US"/>
      </w:rPr>
      <w:t>138</w:t>
    </w:r>
    <w:r w:rsidRPr="18618C85">
      <w:rPr>
        <w:rFonts w:eastAsia="Times New Roman" w:cs="Arial"/>
        <w:noProof/>
        <w:sz w:val="16"/>
        <w:szCs w:val="16"/>
        <w:lang w:val="en-US" w:eastAsia="en-US"/>
      </w:rPr>
      <w:fldChar w:fldCharType="end"/>
    </w:r>
    <w:r>
      <w:tab/>
    </w:r>
    <w:r w:rsidR="18618C85" w:rsidRPr="18618C85">
      <w:rPr>
        <w:rFonts w:eastAsia="Times New Roman" w:cs="Arial"/>
        <w:sz w:val="16"/>
        <w:szCs w:val="16"/>
        <w:lang w:val="en-US" w:eastAsia="en-US"/>
      </w:rPr>
      <w:t xml:space="preserve"> Bathymetric Surface Validation Checks</w:t>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9107A" w14:textId="604C10CB" w:rsidR="009D0E32" w:rsidRPr="003C4461" w:rsidRDefault="6A84BD1B" w:rsidP="6A84BD1B">
    <w:pPr>
      <w:tabs>
        <w:tab w:val="center" w:pos="4536"/>
        <w:tab w:val="right" w:pos="9072"/>
      </w:tabs>
      <w:spacing w:after="0" w:line="240" w:lineRule="auto"/>
      <w:ind w:right="34"/>
      <w:jc w:val="right"/>
      <w:rPr>
        <w:rFonts w:eastAsia="Times New Roman" w:cs="Arial"/>
        <w:sz w:val="16"/>
        <w:szCs w:val="16"/>
        <w:lang w:val="en-US" w:eastAsia="en-US"/>
      </w:rPr>
    </w:pPr>
    <w:r w:rsidRPr="6A84BD1B">
      <w:rPr>
        <w:rFonts w:eastAsia="Times New Roman" w:cs="Arial"/>
        <w:sz w:val="16"/>
        <w:szCs w:val="16"/>
        <w:lang w:val="en-US" w:eastAsia="en-US"/>
      </w:rPr>
      <w:t>Bathymetric Surface Validation Checks</w:t>
    </w:r>
    <w:r w:rsidR="009D0E32" w:rsidRPr="009A425D">
      <w:rPr>
        <w:rFonts w:eastAsia="Times New Roman" w:cs="Arial"/>
        <w:sz w:val="16"/>
        <w:szCs w:val="16"/>
        <w:lang w:val="en-US" w:eastAsia="en-US"/>
      </w:rPr>
      <w:tab/>
    </w:r>
    <w:r w:rsidR="009D0E32" w:rsidRPr="6A84BD1B">
      <w:rPr>
        <w:rFonts w:eastAsia="Times New Roman" w:cs="Arial"/>
        <w:noProof/>
        <w:sz w:val="16"/>
        <w:szCs w:val="16"/>
        <w:lang w:val="en-US" w:eastAsia="en-US"/>
      </w:rPr>
      <w:fldChar w:fldCharType="begin"/>
    </w:r>
    <w:r w:rsidR="009D0E32" w:rsidRPr="009A425D">
      <w:rPr>
        <w:rFonts w:eastAsia="Times New Roman" w:cs="Arial"/>
        <w:sz w:val="16"/>
        <w:szCs w:val="16"/>
        <w:lang w:val="en-US" w:eastAsia="en-US"/>
      </w:rPr>
      <w:instrText xml:space="preserve"> PAGE </w:instrText>
    </w:r>
    <w:r w:rsidR="009D0E32" w:rsidRPr="6A84BD1B">
      <w:rPr>
        <w:rFonts w:eastAsia="Times New Roman" w:cs="Arial"/>
        <w:sz w:val="16"/>
        <w:szCs w:val="16"/>
        <w:lang w:val="en-US" w:eastAsia="en-US"/>
      </w:rPr>
      <w:fldChar w:fldCharType="separate"/>
    </w:r>
    <w:r>
      <w:rPr>
        <w:rFonts w:eastAsia="Times New Roman" w:cs="Arial"/>
        <w:noProof/>
        <w:sz w:val="16"/>
        <w:szCs w:val="16"/>
        <w:lang w:val="en-US" w:eastAsia="en-US"/>
      </w:rPr>
      <w:t>137</w:t>
    </w:r>
    <w:r w:rsidR="009D0E32" w:rsidRPr="6A84BD1B">
      <w:rPr>
        <w:rFonts w:eastAsia="Times New Roman" w:cs="Arial"/>
        <w:noProof/>
        <w:sz w:val="16"/>
        <w:szCs w:val="16"/>
        <w:lang w:val="en-US" w:eastAsia="en-US"/>
      </w:rPr>
      <w:fldChar w:fldCharType="end"/>
    </w:r>
  </w:p>
  <w:p w14:paraId="567F5AD5" w14:textId="06C07945" w:rsidR="009D0E32" w:rsidRPr="004407F3" w:rsidRDefault="009D0E32" w:rsidP="004407F3">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6A84BD1B" w14:paraId="44F424E1" w14:textId="77777777" w:rsidTr="6A84BD1B">
      <w:trPr>
        <w:trHeight w:val="300"/>
      </w:trPr>
      <w:tc>
        <w:tcPr>
          <w:tcW w:w="3005" w:type="dxa"/>
        </w:tcPr>
        <w:p w14:paraId="277C21B1" w14:textId="26CD888B" w:rsidR="6A84BD1B" w:rsidRDefault="6A84BD1B" w:rsidP="6A84BD1B">
          <w:pPr>
            <w:pStyle w:val="Kopfzeile"/>
            <w:ind w:left="-115"/>
            <w:jc w:val="left"/>
          </w:pPr>
        </w:p>
      </w:tc>
      <w:tc>
        <w:tcPr>
          <w:tcW w:w="3005" w:type="dxa"/>
        </w:tcPr>
        <w:p w14:paraId="4BB9E35F" w14:textId="57C0DFBD" w:rsidR="6A84BD1B" w:rsidRDefault="6A84BD1B" w:rsidP="6A84BD1B">
          <w:pPr>
            <w:pStyle w:val="Kopfzeile"/>
            <w:jc w:val="center"/>
          </w:pPr>
        </w:p>
      </w:tc>
      <w:tc>
        <w:tcPr>
          <w:tcW w:w="3005" w:type="dxa"/>
        </w:tcPr>
        <w:p w14:paraId="34F11791" w14:textId="66A835F3" w:rsidR="6A84BD1B" w:rsidRDefault="6A84BD1B" w:rsidP="6A84BD1B">
          <w:pPr>
            <w:pStyle w:val="Kopfzeile"/>
            <w:ind w:right="-115"/>
            <w:jc w:val="right"/>
          </w:pPr>
        </w:p>
      </w:tc>
    </w:tr>
  </w:tbl>
  <w:p w14:paraId="40A4002F" w14:textId="78CE5513" w:rsidR="6A84BD1B" w:rsidRDefault="6A84BD1B" w:rsidP="6A84BD1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61A574A"/>
    <w:lvl w:ilvl="0">
      <w:start w:val="1"/>
      <w:numFmt w:val="bullet"/>
      <w:pStyle w:val="Listennumm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ennumm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ennumm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ennumm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enfortsetzung4"/>
      <w:lvlText w:val=""/>
      <w:lvlJc w:val="left"/>
      <w:pPr>
        <w:tabs>
          <w:tab w:val="num" w:pos="360"/>
        </w:tabs>
        <w:ind w:left="360" w:hanging="360"/>
      </w:pPr>
      <w:rPr>
        <w:rFonts w:ascii="Symbol" w:hAnsi="Symbol" w:hint="default"/>
      </w:rPr>
    </w:lvl>
  </w:abstractNum>
  <w:abstractNum w:abstractNumId="5" w15:restartNumberingAfterBreak="0">
    <w:nsid w:val="05F252BD"/>
    <w:multiLevelType w:val="singleLevel"/>
    <w:tmpl w:val="074C56F8"/>
    <w:lvl w:ilvl="0">
      <w:start w:val="1"/>
      <w:numFmt w:val="decimal"/>
      <w:pStyle w:val="Aufzhlungszeichen5"/>
      <w:lvlText w:val="[%1]"/>
      <w:lvlJc w:val="left"/>
      <w:pPr>
        <w:tabs>
          <w:tab w:val="num" w:pos="360"/>
        </w:tabs>
        <w:ind w:left="360" w:hanging="360"/>
      </w:pPr>
    </w:lvl>
  </w:abstractNum>
  <w:abstractNum w:abstractNumId="6" w15:restartNumberingAfterBreak="0">
    <w:nsid w:val="0862357F"/>
    <w:multiLevelType w:val="hybridMultilevel"/>
    <w:tmpl w:val="907EA108"/>
    <w:lvl w:ilvl="0" w:tplc="48BA5D52">
      <w:numFmt w:val="bullet"/>
      <w:lvlText w:val="•"/>
      <w:lvlJc w:val="left"/>
      <w:pPr>
        <w:ind w:left="915" w:hanging="555"/>
      </w:pPr>
      <w:rPr>
        <w:rFonts w:ascii="Arial" w:eastAsia="MS Mincho"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9"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293A5307"/>
    <w:multiLevelType w:val="multilevel"/>
    <w:tmpl w:val="C034056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1170" w:hanging="720"/>
      </w:pPr>
      <w:rPr>
        <w:strike w:val="0"/>
      </w:rPr>
    </w:lvl>
    <w:lvl w:ilvl="3">
      <w:start w:val="1"/>
      <w:numFmt w:val="decimal"/>
      <w:pStyle w:val="berschrift4"/>
      <w:lvlText w:val="%1.%2.%3.%4"/>
      <w:lvlJc w:val="left"/>
      <w:pPr>
        <w:ind w:left="239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12"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enfortsetzung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enfortsetzung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14"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3E1B5DC1"/>
    <w:multiLevelType w:val="hybridMultilevel"/>
    <w:tmpl w:val="20AAA1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855DB6"/>
    <w:multiLevelType w:val="multilevel"/>
    <w:tmpl w:val="19BED7BA"/>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9" w15:restartNumberingAfterBreak="0">
    <w:nsid w:val="51C670C5"/>
    <w:multiLevelType w:val="hybridMultilevel"/>
    <w:tmpl w:val="0CE4E36E"/>
    <w:lvl w:ilvl="0" w:tplc="48BA5D52">
      <w:numFmt w:val="bullet"/>
      <w:lvlText w:val="•"/>
      <w:lvlJc w:val="left"/>
      <w:pPr>
        <w:ind w:left="915" w:hanging="555"/>
      </w:pPr>
      <w:rPr>
        <w:rFonts w:ascii="Arial" w:eastAsia="MS Mincho"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24"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A8705DC"/>
    <w:multiLevelType w:val="hybridMultilevel"/>
    <w:tmpl w:val="F02E9D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7"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236944812">
    <w:abstractNumId w:val="17"/>
  </w:num>
  <w:num w:numId="2" w16cid:durableId="1751388118">
    <w:abstractNumId w:val="9"/>
  </w:num>
  <w:num w:numId="3" w16cid:durableId="1547260667">
    <w:abstractNumId w:val="27"/>
  </w:num>
  <w:num w:numId="4" w16cid:durableId="1181355134">
    <w:abstractNumId w:val="21"/>
  </w:num>
  <w:num w:numId="5" w16cid:durableId="1030910304">
    <w:abstractNumId w:val="11"/>
  </w:num>
  <w:num w:numId="6" w16cid:durableId="528493880">
    <w:abstractNumId w:val="8"/>
  </w:num>
  <w:num w:numId="7" w16cid:durableId="1992252767">
    <w:abstractNumId w:val="18"/>
  </w:num>
  <w:num w:numId="8" w16cid:durableId="1000737048">
    <w:abstractNumId w:val="12"/>
  </w:num>
  <w:num w:numId="9" w16cid:durableId="890920669">
    <w:abstractNumId w:val="20"/>
  </w:num>
  <w:num w:numId="10" w16cid:durableId="1019043953">
    <w:abstractNumId w:val="22"/>
  </w:num>
  <w:num w:numId="11" w16cid:durableId="1110398002">
    <w:abstractNumId w:val="23"/>
  </w:num>
  <w:num w:numId="12" w16cid:durableId="949892305">
    <w:abstractNumId w:val="14"/>
  </w:num>
  <w:num w:numId="13" w16cid:durableId="1583447223">
    <w:abstractNumId w:val="7"/>
  </w:num>
  <w:num w:numId="14" w16cid:durableId="1068184095">
    <w:abstractNumId w:val="24"/>
  </w:num>
  <w:num w:numId="15" w16cid:durableId="54745732">
    <w:abstractNumId w:val="10"/>
  </w:num>
  <w:num w:numId="16" w16cid:durableId="709189698">
    <w:abstractNumId w:val="5"/>
  </w:num>
  <w:num w:numId="17" w16cid:durableId="490634557">
    <w:abstractNumId w:val="13"/>
  </w:num>
  <w:num w:numId="18" w16cid:durableId="240648902">
    <w:abstractNumId w:val="4"/>
  </w:num>
  <w:num w:numId="19" w16cid:durableId="1978561094">
    <w:abstractNumId w:val="3"/>
  </w:num>
  <w:num w:numId="20" w16cid:durableId="987977976">
    <w:abstractNumId w:val="2"/>
  </w:num>
  <w:num w:numId="21" w16cid:durableId="1174801306">
    <w:abstractNumId w:val="1"/>
  </w:num>
  <w:num w:numId="22" w16cid:durableId="31150551">
    <w:abstractNumId w:val="0"/>
  </w:num>
  <w:num w:numId="23" w16cid:durableId="230164330">
    <w:abstractNumId w:val="16"/>
  </w:num>
  <w:num w:numId="24" w16cid:durableId="1989936123">
    <w:abstractNumId w:val="25"/>
  </w:num>
  <w:num w:numId="25" w16cid:durableId="1568108191">
    <w:abstractNumId w:val="6"/>
  </w:num>
  <w:num w:numId="26" w16cid:durableId="1274171302">
    <w:abstractNumId w:val="19"/>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Rohde">
    <w15:presenceInfo w15:providerId="AD" w15:userId="S-1-5-21-1403719594-178132055-1555438652-34125"/>
  </w15:person>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4096" w:nlCheck="1" w:checkStyle="0"/>
  <w:activeWritingStyle w:appName="MSWord" w:lang="en-AU"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E9B"/>
    <w:rsid w:val="00002576"/>
    <w:rsid w:val="00002F39"/>
    <w:rsid w:val="0000307B"/>
    <w:rsid w:val="000032F1"/>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4CD"/>
    <w:rsid w:val="000134F1"/>
    <w:rsid w:val="00013D77"/>
    <w:rsid w:val="00014EE4"/>
    <w:rsid w:val="00016098"/>
    <w:rsid w:val="00016467"/>
    <w:rsid w:val="00016943"/>
    <w:rsid w:val="00016ACA"/>
    <w:rsid w:val="000176CA"/>
    <w:rsid w:val="00017A67"/>
    <w:rsid w:val="00017C24"/>
    <w:rsid w:val="00021515"/>
    <w:rsid w:val="000215AF"/>
    <w:rsid w:val="000218DB"/>
    <w:rsid w:val="0002294F"/>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0CED"/>
    <w:rsid w:val="000314E0"/>
    <w:rsid w:val="00031825"/>
    <w:rsid w:val="0003244B"/>
    <w:rsid w:val="00032604"/>
    <w:rsid w:val="00032CB9"/>
    <w:rsid w:val="00032CE6"/>
    <w:rsid w:val="00032E5F"/>
    <w:rsid w:val="00034A56"/>
    <w:rsid w:val="00034A98"/>
    <w:rsid w:val="00034E33"/>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290B"/>
    <w:rsid w:val="00043511"/>
    <w:rsid w:val="00043AD4"/>
    <w:rsid w:val="00043E51"/>
    <w:rsid w:val="000446A5"/>
    <w:rsid w:val="00044704"/>
    <w:rsid w:val="00044B18"/>
    <w:rsid w:val="00045C5C"/>
    <w:rsid w:val="000460BE"/>
    <w:rsid w:val="00046139"/>
    <w:rsid w:val="000465DA"/>
    <w:rsid w:val="00047646"/>
    <w:rsid w:val="00050934"/>
    <w:rsid w:val="000509EF"/>
    <w:rsid w:val="00051365"/>
    <w:rsid w:val="00051754"/>
    <w:rsid w:val="00051E7C"/>
    <w:rsid w:val="0005218D"/>
    <w:rsid w:val="00052545"/>
    <w:rsid w:val="00052FE4"/>
    <w:rsid w:val="000530C1"/>
    <w:rsid w:val="000531BD"/>
    <w:rsid w:val="00053908"/>
    <w:rsid w:val="00054492"/>
    <w:rsid w:val="00054C19"/>
    <w:rsid w:val="00055748"/>
    <w:rsid w:val="00055A53"/>
    <w:rsid w:val="0005604C"/>
    <w:rsid w:val="00056098"/>
    <w:rsid w:val="00056930"/>
    <w:rsid w:val="00056D98"/>
    <w:rsid w:val="000574BF"/>
    <w:rsid w:val="00057649"/>
    <w:rsid w:val="00057DDE"/>
    <w:rsid w:val="00057E3E"/>
    <w:rsid w:val="00060003"/>
    <w:rsid w:val="00060149"/>
    <w:rsid w:val="0006066D"/>
    <w:rsid w:val="000607B4"/>
    <w:rsid w:val="00060CB2"/>
    <w:rsid w:val="00060E12"/>
    <w:rsid w:val="000623C3"/>
    <w:rsid w:val="0006246B"/>
    <w:rsid w:val="0006288F"/>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16B"/>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0E9C"/>
    <w:rsid w:val="000815CD"/>
    <w:rsid w:val="000816E9"/>
    <w:rsid w:val="0008202B"/>
    <w:rsid w:val="000822C2"/>
    <w:rsid w:val="00082446"/>
    <w:rsid w:val="00082AB6"/>
    <w:rsid w:val="00082E6B"/>
    <w:rsid w:val="00083082"/>
    <w:rsid w:val="000832FA"/>
    <w:rsid w:val="00083D9E"/>
    <w:rsid w:val="00083E71"/>
    <w:rsid w:val="00083EB2"/>
    <w:rsid w:val="00084883"/>
    <w:rsid w:val="00085539"/>
    <w:rsid w:val="000858ED"/>
    <w:rsid w:val="00085D2E"/>
    <w:rsid w:val="00085F62"/>
    <w:rsid w:val="00086396"/>
    <w:rsid w:val="00086B9C"/>
    <w:rsid w:val="00086F26"/>
    <w:rsid w:val="00087C0F"/>
    <w:rsid w:val="00087D96"/>
    <w:rsid w:val="00090473"/>
    <w:rsid w:val="000905F4"/>
    <w:rsid w:val="00090D42"/>
    <w:rsid w:val="00090D73"/>
    <w:rsid w:val="0009103C"/>
    <w:rsid w:val="000916E9"/>
    <w:rsid w:val="00091EED"/>
    <w:rsid w:val="000923DA"/>
    <w:rsid w:val="00093013"/>
    <w:rsid w:val="00093274"/>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5081"/>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B63"/>
    <w:rsid w:val="00122D59"/>
    <w:rsid w:val="00122E72"/>
    <w:rsid w:val="00123250"/>
    <w:rsid w:val="0012338F"/>
    <w:rsid w:val="001251CE"/>
    <w:rsid w:val="0012525E"/>
    <w:rsid w:val="00125605"/>
    <w:rsid w:val="00125861"/>
    <w:rsid w:val="00125B37"/>
    <w:rsid w:val="0012627A"/>
    <w:rsid w:val="00126448"/>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5E8"/>
    <w:rsid w:val="00163699"/>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4EB"/>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47AB"/>
    <w:rsid w:val="001D5605"/>
    <w:rsid w:val="001D5C23"/>
    <w:rsid w:val="001D5FE2"/>
    <w:rsid w:val="001D62CC"/>
    <w:rsid w:val="001D65A5"/>
    <w:rsid w:val="001D6E81"/>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7B71"/>
    <w:rsid w:val="00217B74"/>
    <w:rsid w:val="002202D7"/>
    <w:rsid w:val="00220E08"/>
    <w:rsid w:val="0022131F"/>
    <w:rsid w:val="00221517"/>
    <w:rsid w:val="00221ACC"/>
    <w:rsid w:val="002237E7"/>
    <w:rsid w:val="002238B6"/>
    <w:rsid w:val="00223C8F"/>
    <w:rsid w:val="002243BA"/>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EFB"/>
    <w:rsid w:val="002614ED"/>
    <w:rsid w:val="00261577"/>
    <w:rsid w:val="002619E9"/>
    <w:rsid w:val="00262681"/>
    <w:rsid w:val="002626E6"/>
    <w:rsid w:val="00262A77"/>
    <w:rsid w:val="00262B67"/>
    <w:rsid w:val="00262F65"/>
    <w:rsid w:val="002631DD"/>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D2A"/>
    <w:rsid w:val="00284D60"/>
    <w:rsid w:val="00284F2E"/>
    <w:rsid w:val="00285560"/>
    <w:rsid w:val="0028557B"/>
    <w:rsid w:val="00285E18"/>
    <w:rsid w:val="00287006"/>
    <w:rsid w:val="002871F2"/>
    <w:rsid w:val="00287BCF"/>
    <w:rsid w:val="00287FDD"/>
    <w:rsid w:val="00289996"/>
    <w:rsid w:val="00290291"/>
    <w:rsid w:val="00290328"/>
    <w:rsid w:val="00290708"/>
    <w:rsid w:val="00290712"/>
    <w:rsid w:val="002909E5"/>
    <w:rsid w:val="00290C3E"/>
    <w:rsid w:val="00290F34"/>
    <w:rsid w:val="00291101"/>
    <w:rsid w:val="00291948"/>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8B8"/>
    <w:rsid w:val="002D2968"/>
    <w:rsid w:val="002D2E7B"/>
    <w:rsid w:val="002D35FB"/>
    <w:rsid w:val="002D3C15"/>
    <w:rsid w:val="002D434B"/>
    <w:rsid w:val="002D4586"/>
    <w:rsid w:val="002D49D4"/>
    <w:rsid w:val="002D52A4"/>
    <w:rsid w:val="002D55AE"/>
    <w:rsid w:val="002D65BC"/>
    <w:rsid w:val="002D7012"/>
    <w:rsid w:val="002D7469"/>
    <w:rsid w:val="002D7E2F"/>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125C"/>
    <w:rsid w:val="002F1531"/>
    <w:rsid w:val="002F1800"/>
    <w:rsid w:val="002F18CB"/>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512"/>
    <w:rsid w:val="00312A44"/>
    <w:rsid w:val="00312D00"/>
    <w:rsid w:val="00313748"/>
    <w:rsid w:val="00313964"/>
    <w:rsid w:val="00313F26"/>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71AC"/>
    <w:rsid w:val="00327B39"/>
    <w:rsid w:val="00327BD5"/>
    <w:rsid w:val="00330226"/>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3202"/>
    <w:rsid w:val="0035341D"/>
    <w:rsid w:val="00353535"/>
    <w:rsid w:val="00353F60"/>
    <w:rsid w:val="00354C21"/>
    <w:rsid w:val="00354DAD"/>
    <w:rsid w:val="00354ED8"/>
    <w:rsid w:val="00354EF0"/>
    <w:rsid w:val="00355CDA"/>
    <w:rsid w:val="003560BF"/>
    <w:rsid w:val="00356B13"/>
    <w:rsid w:val="00357142"/>
    <w:rsid w:val="003577BC"/>
    <w:rsid w:val="0035790A"/>
    <w:rsid w:val="00357C7E"/>
    <w:rsid w:val="00360695"/>
    <w:rsid w:val="00360F9E"/>
    <w:rsid w:val="00361099"/>
    <w:rsid w:val="00361685"/>
    <w:rsid w:val="003619B8"/>
    <w:rsid w:val="00362146"/>
    <w:rsid w:val="00362B0F"/>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DEE"/>
    <w:rsid w:val="003A0683"/>
    <w:rsid w:val="003A1535"/>
    <w:rsid w:val="003A1E25"/>
    <w:rsid w:val="003A1F0F"/>
    <w:rsid w:val="003A2137"/>
    <w:rsid w:val="003A24E4"/>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C98"/>
    <w:rsid w:val="003B675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C7C9F"/>
    <w:rsid w:val="003D05F6"/>
    <w:rsid w:val="003D0627"/>
    <w:rsid w:val="003D093F"/>
    <w:rsid w:val="003D0C37"/>
    <w:rsid w:val="003D0F23"/>
    <w:rsid w:val="003D1690"/>
    <w:rsid w:val="003D188A"/>
    <w:rsid w:val="003D1A96"/>
    <w:rsid w:val="003D2193"/>
    <w:rsid w:val="003D2406"/>
    <w:rsid w:val="003D33B8"/>
    <w:rsid w:val="003D364F"/>
    <w:rsid w:val="003D3CA7"/>
    <w:rsid w:val="003D4317"/>
    <w:rsid w:val="003D5D8F"/>
    <w:rsid w:val="003D5DF0"/>
    <w:rsid w:val="003D5FF4"/>
    <w:rsid w:val="003D60D0"/>
    <w:rsid w:val="003D61C7"/>
    <w:rsid w:val="003D6E30"/>
    <w:rsid w:val="003E0052"/>
    <w:rsid w:val="003E03BA"/>
    <w:rsid w:val="003E0544"/>
    <w:rsid w:val="003E08EE"/>
    <w:rsid w:val="003E104E"/>
    <w:rsid w:val="003E1505"/>
    <w:rsid w:val="003E17A3"/>
    <w:rsid w:val="003E1E5B"/>
    <w:rsid w:val="003E2EDE"/>
    <w:rsid w:val="003E34E2"/>
    <w:rsid w:val="003E435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894"/>
    <w:rsid w:val="003F4970"/>
    <w:rsid w:val="003F4FEF"/>
    <w:rsid w:val="003F58A7"/>
    <w:rsid w:val="003F59DB"/>
    <w:rsid w:val="003F5B44"/>
    <w:rsid w:val="003F5E47"/>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31E8"/>
    <w:rsid w:val="00423EF0"/>
    <w:rsid w:val="00424200"/>
    <w:rsid w:val="00424519"/>
    <w:rsid w:val="00424D6A"/>
    <w:rsid w:val="00425854"/>
    <w:rsid w:val="00426613"/>
    <w:rsid w:val="00426B3D"/>
    <w:rsid w:val="00426F62"/>
    <w:rsid w:val="0042729D"/>
    <w:rsid w:val="00427C30"/>
    <w:rsid w:val="00427E2A"/>
    <w:rsid w:val="004300AC"/>
    <w:rsid w:val="0043016D"/>
    <w:rsid w:val="00430951"/>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4B13"/>
    <w:rsid w:val="00454BAF"/>
    <w:rsid w:val="00455227"/>
    <w:rsid w:val="004552B8"/>
    <w:rsid w:val="004552E2"/>
    <w:rsid w:val="00455C0A"/>
    <w:rsid w:val="00455DB4"/>
    <w:rsid w:val="00456943"/>
    <w:rsid w:val="00456C88"/>
    <w:rsid w:val="0045727D"/>
    <w:rsid w:val="00457F1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76E"/>
    <w:rsid w:val="00482846"/>
    <w:rsid w:val="00483969"/>
    <w:rsid w:val="00483BD7"/>
    <w:rsid w:val="0048471F"/>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1AC3"/>
    <w:rsid w:val="004A1C63"/>
    <w:rsid w:val="004A21EA"/>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566"/>
    <w:rsid w:val="004C38F3"/>
    <w:rsid w:val="004C4726"/>
    <w:rsid w:val="004C4A28"/>
    <w:rsid w:val="004C4E75"/>
    <w:rsid w:val="004C4F1D"/>
    <w:rsid w:val="004C54AC"/>
    <w:rsid w:val="004C5D09"/>
    <w:rsid w:val="004C600A"/>
    <w:rsid w:val="004C6ADB"/>
    <w:rsid w:val="004C6B1E"/>
    <w:rsid w:val="004C7BD9"/>
    <w:rsid w:val="004D061E"/>
    <w:rsid w:val="004D12B0"/>
    <w:rsid w:val="004D182D"/>
    <w:rsid w:val="004D21D8"/>
    <w:rsid w:val="004D3A4F"/>
    <w:rsid w:val="004D3B10"/>
    <w:rsid w:val="004D400D"/>
    <w:rsid w:val="004D42B9"/>
    <w:rsid w:val="004D57F2"/>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0B0"/>
    <w:rsid w:val="00514CEE"/>
    <w:rsid w:val="00514FC7"/>
    <w:rsid w:val="005158C1"/>
    <w:rsid w:val="0051685A"/>
    <w:rsid w:val="00517227"/>
    <w:rsid w:val="00517261"/>
    <w:rsid w:val="005174AB"/>
    <w:rsid w:val="005178D3"/>
    <w:rsid w:val="00517AAA"/>
    <w:rsid w:val="00517E72"/>
    <w:rsid w:val="00517F3C"/>
    <w:rsid w:val="00520BE9"/>
    <w:rsid w:val="00520EB7"/>
    <w:rsid w:val="00521252"/>
    <w:rsid w:val="00521444"/>
    <w:rsid w:val="00521E8A"/>
    <w:rsid w:val="0052202B"/>
    <w:rsid w:val="00522F18"/>
    <w:rsid w:val="00523634"/>
    <w:rsid w:val="00523990"/>
    <w:rsid w:val="00523E71"/>
    <w:rsid w:val="0052468E"/>
    <w:rsid w:val="0052476E"/>
    <w:rsid w:val="00524AC0"/>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0F8B"/>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ED0"/>
    <w:rsid w:val="005B2161"/>
    <w:rsid w:val="005B2829"/>
    <w:rsid w:val="005B43FE"/>
    <w:rsid w:val="005B4824"/>
    <w:rsid w:val="005B4AFE"/>
    <w:rsid w:val="005B4D7D"/>
    <w:rsid w:val="005B528B"/>
    <w:rsid w:val="005B5625"/>
    <w:rsid w:val="005B5952"/>
    <w:rsid w:val="005B78EC"/>
    <w:rsid w:val="005B7AC3"/>
    <w:rsid w:val="005C0D6F"/>
    <w:rsid w:val="005C1151"/>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0D70"/>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34D4"/>
    <w:rsid w:val="00643817"/>
    <w:rsid w:val="00643E8F"/>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3F4"/>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115"/>
    <w:rsid w:val="006C2AAF"/>
    <w:rsid w:val="006C414B"/>
    <w:rsid w:val="006C49DF"/>
    <w:rsid w:val="006C4B8B"/>
    <w:rsid w:val="006C5866"/>
    <w:rsid w:val="006C6178"/>
    <w:rsid w:val="006C645E"/>
    <w:rsid w:val="006C6B3F"/>
    <w:rsid w:val="006C6C1F"/>
    <w:rsid w:val="006D0518"/>
    <w:rsid w:val="006D06A3"/>
    <w:rsid w:val="006D0C7A"/>
    <w:rsid w:val="006D1487"/>
    <w:rsid w:val="006D2074"/>
    <w:rsid w:val="006D3393"/>
    <w:rsid w:val="006D429E"/>
    <w:rsid w:val="006D4FF1"/>
    <w:rsid w:val="006D5153"/>
    <w:rsid w:val="006D5199"/>
    <w:rsid w:val="006D5314"/>
    <w:rsid w:val="006D60D4"/>
    <w:rsid w:val="006D6192"/>
    <w:rsid w:val="006D63E3"/>
    <w:rsid w:val="006D6927"/>
    <w:rsid w:val="006D6FC6"/>
    <w:rsid w:val="006D7155"/>
    <w:rsid w:val="006D7B8D"/>
    <w:rsid w:val="006D7E9A"/>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7E8"/>
    <w:rsid w:val="00715C8D"/>
    <w:rsid w:val="007162BB"/>
    <w:rsid w:val="007169A0"/>
    <w:rsid w:val="00716C77"/>
    <w:rsid w:val="00716D4D"/>
    <w:rsid w:val="007174BE"/>
    <w:rsid w:val="00717755"/>
    <w:rsid w:val="00717DBB"/>
    <w:rsid w:val="00717E04"/>
    <w:rsid w:val="00720172"/>
    <w:rsid w:val="007202EA"/>
    <w:rsid w:val="007206C1"/>
    <w:rsid w:val="00720992"/>
    <w:rsid w:val="00721052"/>
    <w:rsid w:val="00721B61"/>
    <w:rsid w:val="00722047"/>
    <w:rsid w:val="00722C45"/>
    <w:rsid w:val="00723E95"/>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CC"/>
    <w:rsid w:val="00757F2D"/>
    <w:rsid w:val="0076003B"/>
    <w:rsid w:val="007607B7"/>
    <w:rsid w:val="00760F4C"/>
    <w:rsid w:val="00761191"/>
    <w:rsid w:val="007613D6"/>
    <w:rsid w:val="007621F3"/>
    <w:rsid w:val="00762417"/>
    <w:rsid w:val="00762844"/>
    <w:rsid w:val="007638D2"/>
    <w:rsid w:val="007643F1"/>
    <w:rsid w:val="0076517C"/>
    <w:rsid w:val="007668BF"/>
    <w:rsid w:val="00766F01"/>
    <w:rsid w:val="00767690"/>
    <w:rsid w:val="007677A0"/>
    <w:rsid w:val="00770565"/>
    <w:rsid w:val="007707D3"/>
    <w:rsid w:val="00770C4B"/>
    <w:rsid w:val="007712F4"/>
    <w:rsid w:val="00772287"/>
    <w:rsid w:val="007724B6"/>
    <w:rsid w:val="0077261F"/>
    <w:rsid w:val="007730F8"/>
    <w:rsid w:val="00773388"/>
    <w:rsid w:val="007733B8"/>
    <w:rsid w:val="00774026"/>
    <w:rsid w:val="00774054"/>
    <w:rsid w:val="007741F9"/>
    <w:rsid w:val="007748F7"/>
    <w:rsid w:val="00775435"/>
    <w:rsid w:val="00775D61"/>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204"/>
    <w:rsid w:val="00792953"/>
    <w:rsid w:val="00792BB5"/>
    <w:rsid w:val="00793A23"/>
    <w:rsid w:val="0079406D"/>
    <w:rsid w:val="0079442B"/>
    <w:rsid w:val="0079474A"/>
    <w:rsid w:val="00795354"/>
    <w:rsid w:val="007956BD"/>
    <w:rsid w:val="007958FE"/>
    <w:rsid w:val="00795FAA"/>
    <w:rsid w:val="007969C5"/>
    <w:rsid w:val="00796A84"/>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56D"/>
    <w:rsid w:val="0085566B"/>
    <w:rsid w:val="00855921"/>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89B"/>
    <w:rsid w:val="00884F76"/>
    <w:rsid w:val="00885B13"/>
    <w:rsid w:val="00885EB8"/>
    <w:rsid w:val="00885FF3"/>
    <w:rsid w:val="0088606A"/>
    <w:rsid w:val="00887DA4"/>
    <w:rsid w:val="00887E54"/>
    <w:rsid w:val="00890AB4"/>
    <w:rsid w:val="00890D8C"/>
    <w:rsid w:val="00890DAE"/>
    <w:rsid w:val="00890E57"/>
    <w:rsid w:val="008919FD"/>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3516"/>
    <w:rsid w:val="008A38AF"/>
    <w:rsid w:val="008A3D40"/>
    <w:rsid w:val="008A3F9B"/>
    <w:rsid w:val="008A40C6"/>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D91"/>
    <w:rsid w:val="008B5CE9"/>
    <w:rsid w:val="008B6542"/>
    <w:rsid w:val="008B6698"/>
    <w:rsid w:val="008B6B09"/>
    <w:rsid w:val="008B6EF3"/>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508B"/>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517F"/>
    <w:rsid w:val="008F55CD"/>
    <w:rsid w:val="008F5A40"/>
    <w:rsid w:val="008F6D6C"/>
    <w:rsid w:val="008F6D99"/>
    <w:rsid w:val="008F7156"/>
    <w:rsid w:val="008F7261"/>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469BC"/>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609"/>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5EF1"/>
    <w:rsid w:val="00996896"/>
    <w:rsid w:val="00996AEC"/>
    <w:rsid w:val="00996FF3"/>
    <w:rsid w:val="00997730"/>
    <w:rsid w:val="00997D70"/>
    <w:rsid w:val="00997F70"/>
    <w:rsid w:val="009A037B"/>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B98"/>
    <w:rsid w:val="009A7281"/>
    <w:rsid w:val="009A7381"/>
    <w:rsid w:val="009A7395"/>
    <w:rsid w:val="009A7FF2"/>
    <w:rsid w:val="009B029C"/>
    <w:rsid w:val="009B1030"/>
    <w:rsid w:val="009B18B6"/>
    <w:rsid w:val="009B1958"/>
    <w:rsid w:val="009B1AE7"/>
    <w:rsid w:val="009B1D85"/>
    <w:rsid w:val="009B2002"/>
    <w:rsid w:val="009B2428"/>
    <w:rsid w:val="009B2782"/>
    <w:rsid w:val="009B3589"/>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29F"/>
    <w:rsid w:val="009D64DF"/>
    <w:rsid w:val="009D76C4"/>
    <w:rsid w:val="009D7910"/>
    <w:rsid w:val="009D7E47"/>
    <w:rsid w:val="009E00B0"/>
    <w:rsid w:val="009E032E"/>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9EA"/>
    <w:rsid w:val="009F2D54"/>
    <w:rsid w:val="009F31A7"/>
    <w:rsid w:val="009F3378"/>
    <w:rsid w:val="009F4291"/>
    <w:rsid w:val="009F4326"/>
    <w:rsid w:val="009F43D1"/>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47"/>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35D2"/>
    <w:rsid w:val="00A23824"/>
    <w:rsid w:val="00A23946"/>
    <w:rsid w:val="00A23E88"/>
    <w:rsid w:val="00A24070"/>
    <w:rsid w:val="00A24520"/>
    <w:rsid w:val="00A246AB"/>
    <w:rsid w:val="00A24ABA"/>
    <w:rsid w:val="00A252C3"/>
    <w:rsid w:val="00A25A89"/>
    <w:rsid w:val="00A262B9"/>
    <w:rsid w:val="00A26B7C"/>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5263"/>
    <w:rsid w:val="00A45A2C"/>
    <w:rsid w:val="00A45A72"/>
    <w:rsid w:val="00A45D03"/>
    <w:rsid w:val="00A46FE8"/>
    <w:rsid w:val="00A476F1"/>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127"/>
    <w:rsid w:val="00A55441"/>
    <w:rsid w:val="00A55D09"/>
    <w:rsid w:val="00A55F44"/>
    <w:rsid w:val="00A56276"/>
    <w:rsid w:val="00A56A71"/>
    <w:rsid w:val="00A56B23"/>
    <w:rsid w:val="00A56C51"/>
    <w:rsid w:val="00A5764E"/>
    <w:rsid w:val="00A5788D"/>
    <w:rsid w:val="00A608CB"/>
    <w:rsid w:val="00A608CD"/>
    <w:rsid w:val="00A6149F"/>
    <w:rsid w:val="00A61639"/>
    <w:rsid w:val="00A61750"/>
    <w:rsid w:val="00A61EE2"/>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01D"/>
    <w:rsid w:val="00A80A08"/>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34C"/>
    <w:rsid w:val="00AA3557"/>
    <w:rsid w:val="00AA38B9"/>
    <w:rsid w:val="00AA3A82"/>
    <w:rsid w:val="00AA4665"/>
    <w:rsid w:val="00AA4859"/>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4D98"/>
    <w:rsid w:val="00AB57B3"/>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59F4"/>
    <w:rsid w:val="00AD62CE"/>
    <w:rsid w:val="00AD6747"/>
    <w:rsid w:val="00AD6E79"/>
    <w:rsid w:val="00AD72AE"/>
    <w:rsid w:val="00AD7661"/>
    <w:rsid w:val="00AD78D6"/>
    <w:rsid w:val="00AE054E"/>
    <w:rsid w:val="00AE0799"/>
    <w:rsid w:val="00AE0CA9"/>
    <w:rsid w:val="00AE0E65"/>
    <w:rsid w:val="00AE0F7C"/>
    <w:rsid w:val="00AE1D25"/>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3866"/>
    <w:rsid w:val="00B03C44"/>
    <w:rsid w:val="00B03D33"/>
    <w:rsid w:val="00B05253"/>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7C4"/>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059"/>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A023C"/>
    <w:rsid w:val="00BA074C"/>
    <w:rsid w:val="00BA08B4"/>
    <w:rsid w:val="00BA0A0A"/>
    <w:rsid w:val="00BA1866"/>
    <w:rsid w:val="00BA18A9"/>
    <w:rsid w:val="00BA21ED"/>
    <w:rsid w:val="00BA2285"/>
    <w:rsid w:val="00BA3200"/>
    <w:rsid w:val="00BA3A91"/>
    <w:rsid w:val="00BA41BD"/>
    <w:rsid w:val="00BA4948"/>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08A"/>
    <w:rsid w:val="00BB72E8"/>
    <w:rsid w:val="00BB75F0"/>
    <w:rsid w:val="00BB771D"/>
    <w:rsid w:val="00BB77CC"/>
    <w:rsid w:val="00BB7D0C"/>
    <w:rsid w:val="00BC099E"/>
    <w:rsid w:val="00BC1907"/>
    <w:rsid w:val="00BC1DCA"/>
    <w:rsid w:val="00BC27CB"/>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C60"/>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62E"/>
    <w:rsid w:val="00C31B8D"/>
    <w:rsid w:val="00C31EF1"/>
    <w:rsid w:val="00C32120"/>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C83"/>
    <w:rsid w:val="00C523F8"/>
    <w:rsid w:val="00C52591"/>
    <w:rsid w:val="00C534BC"/>
    <w:rsid w:val="00C537EE"/>
    <w:rsid w:val="00C53DD9"/>
    <w:rsid w:val="00C53F21"/>
    <w:rsid w:val="00C545E3"/>
    <w:rsid w:val="00C54BFE"/>
    <w:rsid w:val="00C550BB"/>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0E"/>
    <w:rsid w:val="00C8189A"/>
    <w:rsid w:val="00C81FD5"/>
    <w:rsid w:val="00C82047"/>
    <w:rsid w:val="00C828A4"/>
    <w:rsid w:val="00C82F63"/>
    <w:rsid w:val="00C82F89"/>
    <w:rsid w:val="00C83982"/>
    <w:rsid w:val="00C8467E"/>
    <w:rsid w:val="00C84CAE"/>
    <w:rsid w:val="00C851EF"/>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5F8"/>
    <w:rsid w:val="00CA23A1"/>
    <w:rsid w:val="00CA2AE8"/>
    <w:rsid w:val="00CA2FB3"/>
    <w:rsid w:val="00CA308E"/>
    <w:rsid w:val="00CA4C22"/>
    <w:rsid w:val="00CA4D21"/>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5D9"/>
    <w:rsid w:val="00D2177F"/>
    <w:rsid w:val="00D2181D"/>
    <w:rsid w:val="00D219F4"/>
    <w:rsid w:val="00D21A79"/>
    <w:rsid w:val="00D21AD3"/>
    <w:rsid w:val="00D21E80"/>
    <w:rsid w:val="00D223BF"/>
    <w:rsid w:val="00D225E9"/>
    <w:rsid w:val="00D229EF"/>
    <w:rsid w:val="00D23BD3"/>
    <w:rsid w:val="00D24579"/>
    <w:rsid w:val="00D25462"/>
    <w:rsid w:val="00D256EC"/>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4BD7"/>
    <w:rsid w:val="00D35328"/>
    <w:rsid w:val="00D35ABB"/>
    <w:rsid w:val="00D36381"/>
    <w:rsid w:val="00D36602"/>
    <w:rsid w:val="00D36999"/>
    <w:rsid w:val="00D37582"/>
    <w:rsid w:val="00D379EC"/>
    <w:rsid w:val="00D4126D"/>
    <w:rsid w:val="00D41328"/>
    <w:rsid w:val="00D419D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03"/>
    <w:rsid w:val="00D5425A"/>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2C4"/>
    <w:rsid w:val="00D63DF2"/>
    <w:rsid w:val="00D6405C"/>
    <w:rsid w:val="00D64111"/>
    <w:rsid w:val="00D64163"/>
    <w:rsid w:val="00D649DA"/>
    <w:rsid w:val="00D64DDF"/>
    <w:rsid w:val="00D65390"/>
    <w:rsid w:val="00D656C2"/>
    <w:rsid w:val="00D65E50"/>
    <w:rsid w:val="00D66289"/>
    <w:rsid w:val="00D6686C"/>
    <w:rsid w:val="00D66C18"/>
    <w:rsid w:val="00D66CC0"/>
    <w:rsid w:val="00D675C6"/>
    <w:rsid w:val="00D678E5"/>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E06"/>
    <w:rsid w:val="00D76F20"/>
    <w:rsid w:val="00D806AB"/>
    <w:rsid w:val="00D8092E"/>
    <w:rsid w:val="00D80A13"/>
    <w:rsid w:val="00D80E53"/>
    <w:rsid w:val="00D810E9"/>
    <w:rsid w:val="00D8136F"/>
    <w:rsid w:val="00D81D24"/>
    <w:rsid w:val="00D81FFB"/>
    <w:rsid w:val="00D82FC1"/>
    <w:rsid w:val="00D83358"/>
    <w:rsid w:val="00D83B79"/>
    <w:rsid w:val="00D83C2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3A97"/>
    <w:rsid w:val="00DB3EFB"/>
    <w:rsid w:val="00DB41C1"/>
    <w:rsid w:val="00DB4B41"/>
    <w:rsid w:val="00DB4E8F"/>
    <w:rsid w:val="00DB4ECA"/>
    <w:rsid w:val="00DB4EED"/>
    <w:rsid w:val="00DB4FE7"/>
    <w:rsid w:val="00DB5030"/>
    <w:rsid w:val="00DB5C38"/>
    <w:rsid w:val="00DB6C5B"/>
    <w:rsid w:val="00DB74E4"/>
    <w:rsid w:val="00DB7A34"/>
    <w:rsid w:val="00DC0702"/>
    <w:rsid w:val="00DC1404"/>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F1E"/>
    <w:rsid w:val="00DE774A"/>
    <w:rsid w:val="00DE7A13"/>
    <w:rsid w:val="00DE7A75"/>
    <w:rsid w:val="00DE7F34"/>
    <w:rsid w:val="00DE7F47"/>
    <w:rsid w:val="00DF1262"/>
    <w:rsid w:val="00DF2283"/>
    <w:rsid w:val="00DF2A79"/>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7AE"/>
    <w:rsid w:val="00E159FF"/>
    <w:rsid w:val="00E15EBD"/>
    <w:rsid w:val="00E16170"/>
    <w:rsid w:val="00E164BF"/>
    <w:rsid w:val="00E164E0"/>
    <w:rsid w:val="00E165FF"/>
    <w:rsid w:val="00E16CA8"/>
    <w:rsid w:val="00E16D52"/>
    <w:rsid w:val="00E16ECA"/>
    <w:rsid w:val="00E17AE9"/>
    <w:rsid w:val="00E17E5A"/>
    <w:rsid w:val="00E20267"/>
    <w:rsid w:val="00E20330"/>
    <w:rsid w:val="00E21836"/>
    <w:rsid w:val="00E22414"/>
    <w:rsid w:val="00E22CA9"/>
    <w:rsid w:val="00E22F29"/>
    <w:rsid w:val="00E2341D"/>
    <w:rsid w:val="00E234BF"/>
    <w:rsid w:val="00E23980"/>
    <w:rsid w:val="00E2668A"/>
    <w:rsid w:val="00E26ED2"/>
    <w:rsid w:val="00E27A11"/>
    <w:rsid w:val="00E30DC6"/>
    <w:rsid w:val="00E30DEE"/>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5F3B"/>
    <w:rsid w:val="00E763B4"/>
    <w:rsid w:val="00E76971"/>
    <w:rsid w:val="00E76991"/>
    <w:rsid w:val="00E80248"/>
    <w:rsid w:val="00E8080B"/>
    <w:rsid w:val="00E80CBA"/>
    <w:rsid w:val="00E810C1"/>
    <w:rsid w:val="00E81555"/>
    <w:rsid w:val="00E81B3E"/>
    <w:rsid w:val="00E82603"/>
    <w:rsid w:val="00E82D06"/>
    <w:rsid w:val="00E82E13"/>
    <w:rsid w:val="00E83F25"/>
    <w:rsid w:val="00E8446A"/>
    <w:rsid w:val="00E84AA3"/>
    <w:rsid w:val="00E8516C"/>
    <w:rsid w:val="00E85745"/>
    <w:rsid w:val="00E859C3"/>
    <w:rsid w:val="00E86D82"/>
    <w:rsid w:val="00E86DAF"/>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6802"/>
    <w:rsid w:val="00E97022"/>
    <w:rsid w:val="00E970AE"/>
    <w:rsid w:val="00E97236"/>
    <w:rsid w:val="00E978E4"/>
    <w:rsid w:val="00E97D3D"/>
    <w:rsid w:val="00EA0184"/>
    <w:rsid w:val="00EA0663"/>
    <w:rsid w:val="00EA07FC"/>
    <w:rsid w:val="00EA154D"/>
    <w:rsid w:val="00EA1ABD"/>
    <w:rsid w:val="00EA21B6"/>
    <w:rsid w:val="00EA2669"/>
    <w:rsid w:val="00EA2A98"/>
    <w:rsid w:val="00EA2BF6"/>
    <w:rsid w:val="00EA2C76"/>
    <w:rsid w:val="00EA2F09"/>
    <w:rsid w:val="00EA466D"/>
    <w:rsid w:val="00EA4740"/>
    <w:rsid w:val="00EA4920"/>
    <w:rsid w:val="00EA4E31"/>
    <w:rsid w:val="00EA5433"/>
    <w:rsid w:val="00EA54EC"/>
    <w:rsid w:val="00EA5DE8"/>
    <w:rsid w:val="00EA6632"/>
    <w:rsid w:val="00EA6AB9"/>
    <w:rsid w:val="00EB1203"/>
    <w:rsid w:val="00EB1A64"/>
    <w:rsid w:val="00EB2392"/>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84E"/>
    <w:rsid w:val="00EF6949"/>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5F21"/>
    <w:rsid w:val="00F06FAE"/>
    <w:rsid w:val="00F07062"/>
    <w:rsid w:val="00F0760D"/>
    <w:rsid w:val="00F07F51"/>
    <w:rsid w:val="00F10151"/>
    <w:rsid w:val="00F10215"/>
    <w:rsid w:val="00F1090D"/>
    <w:rsid w:val="00F10C35"/>
    <w:rsid w:val="00F11A34"/>
    <w:rsid w:val="00F11C3E"/>
    <w:rsid w:val="00F11E6C"/>
    <w:rsid w:val="00F1226C"/>
    <w:rsid w:val="00F125A5"/>
    <w:rsid w:val="00F129B5"/>
    <w:rsid w:val="00F133B7"/>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2DC"/>
    <w:rsid w:val="00F3236C"/>
    <w:rsid w:val="00F33264"/>
    <w:rsid w:val="00F33537"/>
    <w:rsid w:val="00F33659"/>
    <w:rsid w:val="00F34F56"/>
    <w:rsid w:val="00F35236"/>
    <w:rsid w:val="00F361A5"/>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7F69"/>
    <w:rsid w:val="00F5048F"/>
    <w:rsid w:val="00F50E9A"/>
    <w:rsid w:val="00F51C92"/>
    <w:rsid w:val="00F52A33"/>
    <w:rsid w:val="00F52C85"/>
    <w:rsid w:val="00F52CEB"/>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E02"/>
    <w:rsid w:val="00F62137"/>
    <w:rsid w:val="00F6218F"/>
    <w:rsid w:val="00F631D4"/>
    <w:rsid w:val="00F632FA"/>
    <w:rsid w:val="00F63883"/>
    <w:rsid w:val="00F63C88"/>
    <w:rsid w:val="00F63E00"/>
    <w:rsid w:val="00F64282"/>
    <w:rsid w:val="00F642D5"/>
    <w:rsid w:val="00F64F4D"/>
    <w:rsid w:val="00F64F57"/>
    <w:rsid w:val="00F65FA5"/>
    <w:rsid w:val="00F6670F"/>
    <w:rsid w:val="00F66DEB"/>
    <w:rsid w:val="00F6738E"/>
    <w:rsid w:val="00F67B36"/>
    <w:rsid w:val="00F67EB6"/>
    <w:rsid w:val="00F70341"/>
    <w:rsid w:val="00F72181"/>
    <w:rsid w:val="00F724C2"/>
    <w:rsid w:val="00F72B4D"/>
    <w:rsid w:val="00F734F9"/>
    <w:rsid w:val="00F73670"/>
    <w:rsid w:val="00F736D3"/>
    <w:rsid w:val="00F73846"/>
    <w:rsid w:val="00F7399D"/>
    <w:rsid w:val="00F7400C"/>
    <w:rsid w:val="00F74253"/>
    <w:rsid w:val="00F74274"/>
    <w:rsid w:val="00F74306"/>
    <w:rsid w:val="00F74EC9"/>
    <w:rsid w:val="00F7531C"/>
    <w:rsid w:val="00F7637E"/>
    <w:rsid w:val="00F767A9"/>
    <w:rsid w:val="00F769DB"/>
    <w:rsid w:val="00F76B24"/>
    <w:rsid w:val="00F76DF2"/>
    <w:rsid w:val="00F76E8B"/>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199B"/>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EC4"/>
    <w:rsid w:val="00FA20D2"/>
    <w:rsid w:val="00FA3D27"/>
    <w:rsid w:val="00FA4269"/>
    <w:rsid w:val="00FA4E8C"/>
    <w:rsid w:val="00FA515F"/>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7117"/>
    <w:rsid w:val="00FD7197"/>
    <w:rsid w:val="00FD727C"/>
    <w:rsid w:val="00FD75B9"/>
    <w:rsid w:val="00FE05FA"/>
    <w:rsid w:val="00FE0900"/>
    <w:rsid w:val="00FE1277"/>
    <w:rsid w:val="00FE1617"/>
    <w:rsid w:val="00FE1888"/>
    <w:rsid w:val="00FE1F03"/>
    <w:rsid w:val="00FE22C3"/>
    <w:rsid w:val="00FE2D63"/>
    <w:rsid w:val="00FE3779"/>
    <w:rsid w:val="00FE3C9E"/>
    <w:rsid w:val="00FE3E61"/>
    <w:rsid w:val="00FE41C0"/>
    <w:rsid w:val="00FE448E"/>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 w:val="01AC9005"/>
    <w:rsid w:val="037C0A46"/>
    <w:rsid w:val="03A06E1F"/>
    <w:rsid w:val="0432C54B"/>
    <w:rsid w:val="050DCF27"/>
    <w:rsid w:val="052C7314"/>
    <w:rsid w:val="05DF3328"/>
    <w:rsid w:val="07848FE0"/>
    <w:rsid w:val="07ED9FE0"/>
    <w:rsid w:val="07FC0D33"/>
    <w:rsid w:val="085CC4D6"/>
    <w:rsid w:val="08D00DF1"/>
    <w:rsid w:val="0994D5AD"/>
    <w:rsid w:val="0A392C8D"/>
    <w:rsid w:val="0A632170"/>
    <w:rsid w:val="0C44B249"/>
    <w:rsid w:val="0C46230D"/>
    <w:rsid w:val="0C52E1DE"/>
    <w:rsid w:val="0D00D21F"/>
    <w:rsid w:val="0D3ACF58"/>
    <w:rsid w:val="0E2FD849"/>
    <w:rsid w:val="0F2405B5"/>
    <w:rsid w:val="0F76FF8A"/>
    <w:rsid w:val="0FC626FB"/>
    <w:rsid w:val="0FE984DC"/>
    <w:rsid w:val="102EE066"/>
    <w:rsid w:val="1201F859"/>
    <w:rsid w:val="13266716"/>
    <w:rsid w:val="1384FB85"/>
    <w:rsid w:val="13B139CC"/>
    <w:rsid w:val="13B694FE"/>
    <w:rsid w:val="13FF9031"/>
    <w:rsid w:val="140B6EBD"/>
    <w:rsid w:val="153019AD"/>
    <w:rsid w:val="15714AA8"/>
    <w:rsid w:val="15A5802B"/>
    <w:rsid w:val="164EEFA9"/>
    <w:rsid w:val="170372A3"/>
    <w:rsid w:val="17292325"/>
    <w:rsid w:val="17501705"/>
    <w:rsid w:val="18618C85"/>
    <w:rsid w:val="189244C6"/>
    <w:rsid w:val="18DAE474"/>
    <w:rsid w:val="18FAD732"/>
    <w:rsid w:val="194AAE9D"/>
    <w:rsid w:val="19853616"/>
    <w:rsid w:val="1A53C833"/>
    <w:rsid w:val="1B5E57BA"/>
    <w:rsid w:val="1BF7D76C"/>
    <w:rsid w:val="1C5585C5"/>
    <w:rsid w:val="1C8DD63C"/>
    <w:rsid w:val="1DC94229"/>
    <w:rsid w:val="1DDAE767"/>
    <w:rsid w:val="1E1AFA74"/>
    <w:rsid w:val="1F357D24"/>
    <w:rsid w:val="20FEC072"/>
    <w:rsid w:val="214F7C32"/>
    <w:rsid w:val="222E5EF6"/>
    <w:rsid w:val="22EB6961"/>
    <w:rsid w:val="24FD972B"/>
    <w:rsid w:val="25F97238"/>
    <w:rsid w:val="25FAA73C"/>
    <w:rsid w:val="266AF231"/>
    <w:rsid w:val="26728B12"/>
    <w:rsid w:val="2675917D"/>
    <w:rsid w:val="26A83D1E"/>
    <w:rsid w:val="26D006C6"/>
    <w:rsid w:val="26FBEC82"/>
    <w:rsid w:val="27C6668B"/>
    <w:rsid w:val="28A5BACC"/>
    <w:rsid w:val="28DCB453"/>
    <w:rsid w:val="29C92057"/>
    <w:rsid w:val="2A665E22"/>
    <w:rsid w:val="2B3EA2B0"/>
    <w:rsid w:val="2BE846AD"/>
    <w:rsid w:val="2C598B3E"/>
    <w:rsid w:val="2D5E3B6D"/>
    <w:rsid w:val="2D6E6337"/>
    <w:rsid w:val="2D8F900D"/>
    <w:rsid w:val="2E4A1158"/>
    <w:rsid w:val="2E61F0F2"/>
    <w:rsid w:val="2F40840B"/>
    <w:rsid w:val="2FFEE40B"/>
    <w:rsid w:val="3226D362"/>
    <w:rsid w:val="32610BF5"/>
    <w:rsid w:val="32A3BBE8"/>
    <w:rsid w:val="32F6F0B7"/>
    <w:rsid w:val="33800873"/>
    <w:rsid w:val="389E8528"/>
    <w:rsid w:val="39349978"/>
    <w:rsid w:val="3A5F543A"/>
    <w:rsid w:val="3AF79EAC"/>
    <w:rsid w:val="3BC584B6"/>
    <w:rsid w:val="3CA4A7D2"/>
    <w:rsid w:val="3D8CEF95"/>
    <w:rsid w:val="3DD3455E"/>
    <w:rsid w:val="3E797127"/>
    <w:rsid w:val="3FF19DD6"/>
    <w:rsid w:val="40171F85"/>
    <w:rsid w:val="41F438F7"/>
    <w:rsid w:val="43D1AE08"/>
    <w:rsid w:val="45C39487"/>
    <w:rsid w:val="47669EB9"/>
    <w:rsid w:val="4789F142"/>
    <w:rsid w:val="4B195993"/>
    <w:rsid w:val="4B1A3F62"/>
    <w:rsid w:val="4B68C6D0"/>
    <w:rsid w:val="4BDBA920"/>
    <w:rsid w:val="510CF2AA"/>
    <w:rsid w:val="5145B23C"/>
    <w:rsid w:val="53A934EF"/>
    <w:rsid w:val="54D885C7"/>
    <w:rsid w:val="55607490"/>
    <w:rsid w:val="56F7D7CB"/>
    <w:rsid w:val="5772520F"/>
    <w:rsid w:val="59BB29EA"/>
    <w:rsid w:val="5A0AFD42"/>
    <w:rsid w:val="5A398B08"/>
    <w:rsid w:val="5E98A83A"/>
    <w:rsid w:val="5F0F9801"/>
    <w:rsid w:val="5F36E830"/>
    <w:rsid w:val="61AEE442"/>
    <w:rsid w:val="65A5CE06"/>
    <w:rsid w:val="65D31063"/>
    <w:rsid w:val="66A42A2D"/>
    <w:rsid w:val="66DE7E7F"/>
    <w:rsid w:val="688B77C5"/>
    <w:rsid w:val="6A84BD1B"/>
    <w:rsid w:val="6AB1B415"/>
    <w:rsid w:val="6B42F820"/>
    <w:rsid w:val="6C2723B6"/>
    <w:rsid w:val="6C4E89B3"/>
    <w:rsid w:val="6CBB9C03"/>
    <w:rsid w:val="70D8669E"/>
    <w:rsid w:val="733A5DC9"/>
    <w:rsid w:val="73A2BE60"/>
    <w:rsid w:val="74E51707"/>
    <w:rsid w:val="7509DBF7"/>
    <w:rsid w:val="76977F08"/>
    <w:rsid w:val="777F396C"/>
    <w:rsid w:val="77C0C7F5"/>
    <w:rsid w:val="77F48D54"/>
    <w:rsid w:val="7AB52363"/>
    <w:rsid w:val="7CCA7975"/>
    <w:rsid w:val="7DD5DE13"/>
    <w:rsid w:val="7EC98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42E25"/>
    <w:pPr>
      <w:spacing w:after="240" w:line="230" w:lineRule="atLeast"/>
      <w:jc w:val="both"/>
    </w:pPr>
    <w:rPr>
      <w:rFonts w:ascii="Arial" w:eastAsia="MS Mincho" w:hAnsi="Arial"/>
      <w:lang w:val="en-AU" w:eastAsia="ja-JP"/>
    </w:rPr>
  </w:style>
  <w:style w:type="paragraph" w:styleId="berschrift1">
    <w:name w:val="heading 1"/>
    <w:basedOn w:val="Standard"/>
    <w:next w:val="Standard"/>
    <w:link w:val="berschrift1Zchn"/>
    <w:uiPriority w:val="9"/>
    <w:qFormat/>
    <w:rsid w:val="00112BD8"/>
    <w:pPr>
      <w:keepNext/>
      <w:numPr>
        <w:numId w:val="15"/>
      </w:numPr>
      <w:tabs>
        <w:tab w:val="left" w:pos="400"/>
        <w:tab w:val="left" w:pos="560"/>
      </w:tabs>
      <w:suppressAutoHyphens/>
      <w:spacing w:before="270" w:line="270" w:lineRule="exact"/>
      <w:outlineLvl w:val="0"/>
    </w:pPr>
    <w:rPr>
      <w:b/>
      <w:bCs/>
      <w:sz w:val="24"/>
    </w:rPr>
  </w:style>
  <w:style w:type="paragraph" w:styleId="berschrift2">
    <w:name w:val="heading 2"/>
    <w:basedOn w:val="berschrift1"/>
    <w:next w:val="Standard"/>
    <w:link w:val="berschrift2Zchn"/>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berschrift3">
    <w:name w:val="heading 3"/>
    <w:basedOn w:val="berschrift1"/>
    <w:next w:val="Standard"/>
    <w:link w:val="berschrift3Zchn"/>
    <w:uiPriority w:val="9"/>
    <w:qFormat/>
    <w:rsid w:val="2D8F900D"/>
    <w:pPr>
      <w:tabs>
        <w:tab w:val="left" w:pos="851"/>
      </w:tabs>
      <w:spacing w:before="120" w:after="120" w:line="240" w:lineRule="auto"/>
      <w:ind w:left="851" w:hanging="851"/>
      <w:jc w:val="left"/>
      <w:outlineLvl w:val="2"/>
    </w:pPr>
    <w:rPr>
      <w:sz w:val="20"/>
      <w:lang w:val="en-GB"/>
    </w:rPr>
  </w:style>
  <w:style w:type="paragraph" w:styleId="berschrift4">
    <w:name w:val="heading 4"/>
    <w:basedOn w:val="berschrift3"/>
    <w:next w:val="Standard"/>
    <w:link w:val="berschrift4Zchn"/>
    <w:uiPriority w:val="9"/>
    <w:qFormat/>
    <w:rsid w:val="2D8F900D"/>
    <w:pPr>
      <w:tabs>
        <w:tab w:val="left" w:pos="900"/>
        <w:tab w:val="left" w:pos="1140"/>
        <w:tab w:val="left" w:pos="1360"/>
      </w:tabs>
      <w:ind w:left="864"/>
      <w:outlineLvl w:val="3"/>
    </w:pPr>
  </w:style>
  <w:style w:type="paragraph" w:styleId="berschrift5">
    <w:name w:val="heading 5"/>
    <w:basedOn w:val="berschrift4"/>
    <w:next w:val="Standard"/>
    <w:link w:val="berschrift5Zchn"/>
    <w:uiPriority w:val="9"/>
    <w:qFormat/>
    <w:rsid w:val="00112BD8"/>
    <w:pPr>
      <w:numPr>
        <w:ilvl w:val="4"/>
      </w:numPr>
      <w:tabs>
        <w:tab w:val="clear" w:pos="1140"/>
        <w:tab w:val="clear" w:pos="1360"/>
      </w:tabs>
      <w:outlineLvl w:val="4"/>
    </w:pPr>
  </w:style>
  <w:style w:type="paragraph" w:styleId="berschrift6">
    <w:name w:val="heading 6"/>
    <w:basedOn w:val="berschrift5"/>
    <w:next w:val="Standard"/>
    <w:link w:val="berschrift6Zchn"/>
    <w:uiPriority w:val="9"/>
    <w:qFormat/>
    <w:rsid w:val="00112BD8"/>
    <w:pPr>
      <w:numPr>
        <w:ilvl w:val="5"/>
      </w:numPr>
      <w:outlineLvl w:val="5"/>
    </w:pPr>
  </w:style>
  <w:style w:type="paragraph" w:styleId="berschrift7">
    <w:name w:val="heading 7"/>
    <w:basedOn w:val="berschrift6"/>
    <w:next w:val="Standard"/>
    <w:link w:val="berschrift7Zchn"/>
    <w:uiPriority w:val="9"/>
    <w:qFormat/>
    <w:rsid w:val="00112BD8"/>
    <w:pPr>
      <w:numPr>
        <w:ilvl w:val="6"/>
      </w:numPr>
      <w:outlineLvl w:val="6"/>
    </w:pPr>
  </w:style>
  <w:style w:type="paragraph" w:styleId="berschrift8">
    <w:name w:val="heading 8"/>
    <w:basedOn w:val="berschrift6"/>
    <w:next w:val="Standard"/>
    <w:link w:val="berschrift8Zchn"/>
    <w:uiPriority w:val="9"/>
    <w:qFormat/>
    <w:rsid w:val="00112BD8"/>
    <w:pPr>
      <w:numPr>
        <w:ilvl w:val="7"/>
      </w:numPr>
      <w:outlineLvl w:val="7"/>
    </w:pPr>
  </w:style>
  <w:style w:type="paragraph" w:styleId="berschrift9">
    <w:name w:val="heading 9"/>
    <w:basedOn w:val="berschrift6"/>
    <w:next w:val="Standard"/>
    <w:link w:val="berschrift9Zchn"/>
    <w:uiPriority w:val="9"/>
    <w:qFormat/>
    <w:rsid w:val="00112BD8"/>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Note">
    <w:name w:val="Note"/>
    <w:basedOn w:val="Standard"/>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el">
    <w:name w:val="Title"/>
    <w:basedOn w:val="Standard"/>
    <w:link w:val="TitelZchn"/>
    <w:uiPriority w:val="10"/>
    <w:qFormat/>
    <w:rsid w:val="00112BD8"/>
    <w:pPr>
      <w:spacing w:before="240" w:after="60"/>
      <w:jc w:val="center"/>
      <w:outlineLvl w:val="0"/>
    </w:pPr>
    <w:rPr>
      <w:b/>
      <w:kern w:val="28"/>
      <w:sz w:val="32"/>
    </w:rPr>
  </w:style>
  <w:style w:type="character" w:customStyle="1" w:styleId="TitelZchn">
    <w:name w:val="Titel Zchn"/>
    <w:link w:val="Titel"/>
    <w:uiPriority w:val="10"/>
    <w:rsid w:val="00112BD8"/>
    <w:rPr>
      <w:rFonts w:ascii="Arial" w:eastAsia="MS Mincho" w:hAnsi="Arial"/>
      <w:b/>
      <w:kern w:val="28"/>
      <w:sz w:val="32"/>
      <w:lang w:val="en-AU" w:eastAsia="ja-JP"/>
    </w:rPr>
  </w:style>
  <w:style w:type="table" w:styleId="Tabellenraster">
    <w:name w:val="Table Grid"/>
    <w:basedOn w:val="NormaleTabelle"/>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semiHidden/>
    <w:unhideWhenUsed/>
    <w:rsid w:val="002C775A"/>
    <w:pPr>
      <w:spacing w:line="240" w:lineRule="auto"/>
    </w:pPr>
    <w:rPr>
      <w:rFonts w:ascii="Segoe UI" w:hAnsi="Segoe UI" w:cs="Segoe UI"/>
      <w:sz w:val="18"/>
      <w:szCs w:val="18"/>
    </w:rPr>
  </w:style>
  <w:style w:type="character" w:customStyle="1" w:styleId="SprechblasentextZchn">
    <w:name w:val="Sprechblasentext Zchn"/>
    <w:link w:val="Sprechblasentext"/>
    <w:semiHidden/>
    <w:rsid w:val="002C775A"/>
    <w:rPr>
      <w:rFonts w:ascii="Segoe UI" w:hAnsi="Segoe UI" w:cs="Segoe UI"/>
      <w:sz w:val="18"/>
      <w:szCs w:val="18"/>
    </w:rPr>
  </w:style>
  <w:style w:type="paragraph" w:styleId="Listenabsatz">
    <w:name w:val="List Paragraph"/>
    <w:basedOn w:val="Standard"/>
    <w:uiPriority w:val="34"/>
    <w:qFormat/>
    <w:rsid w:val="00BF0890"/>
    <w:pPr>
      <w:spacing w:after="120"/>
      <w:ind w:left="720"/>
    </w:pPr>
  </w:style>
  <w:style w:type="character" w:customStyle="1" w:styleId="berschrift1Zchn">
    <w:name w:val="Überschrift 1 Zchn"/>
    <w:link w:val="berschrift1"/>
    <w:uiPriority w:val="9"/>
    <w:rsid w:val="00112BD8"/>
    <w:rPr>
      <w:rFonts w:ascii="Arial" w:eastAsia="MS Mincho" w:hAnsi="Arial"/>
      <w:b/>
      <w:bCs/>
      <w:sz w:val="24"/>
      <w:lang w:val="en-AU" w:eastAsia="ja-JP"/>
    </w:rPr>
  </w:style>
  <w:style w:type="character" w:customStyle="1" w:styleId="berschrift2Zchn">
    <w:name w:val="Überschrift 2 Zchn"/>
    <w:link w:val="berschrift2"/>
    <w:uiPriority w:val="9"/>
    <w:rsid w:val="00112BD8"/>
    <w:rPr>
      <w:rFonts w:ascii="Arial" w:eastAsia="MS Mincho" w:hAnsi="Arial"/>
      <w:b/>
      <w:bCs/>
      <w:sz w:val="22"/>
      <w:lang w:val="en-AU" w:eastAsia="ja-JP"/>
    </w:rPr>
  </w:style>
  <w:style w:type="character" w:customStyle="1" w:styleId="berschrift3Zchn">
    <w:name w:val="Überschrift 3 Zchn"/>
    <w:link w:val="berschrift3"/>
    <w:uiPriority w:val="9"/>
    <w:rsid w:val="2D8F900D"/>
    <w:rPr>
      <w:rFonts w:ascii="Arial" w:eastAsia="MS Mincho" w:hAnsi="Arial"/>
      <w:b/>
      <w:bCs/>
      <w:sz w:val="20"/>
      <w:szCs w:val="20"/>
      <w:lang w:val="en-GB" w:eastAsia="ja-JP"/>
    </w:rPr>
  </w:style>
  <w:style w:type="character" w:customStyle="1" w:styleId="berschrift4Zchn">
    <w:name w:val="Überschrift 4 Zchn"/>
    <w:link w:val="berschrift4"/>
    <w:uiPriority w:val="9"/>
    <w:rsid w:val="00102830"/>
    <w:rPr>
      <w:rFonts w:ascii="Arial" w:eastAsia="MS Mincho" w:hAnsi="Arial"/>
      <w:b/>
      <w:bCs/>
      <w:lang w:val="en-GB" w:eastAsia="ja-JP"/>
    </w:rPr>
  </w:style>
  <w:style w:type="character" w:customStyle="1" w:styleId="berschrift5Zchn">
    <w:name w:val="Überschrift 5 Zchn"/>
    <w:link w:val="berschrift5"/>
    <w:uiPriority w:val="9"/>
    <w:rsid w:val="00112BD8"/>
    <w:rPr>
      <w:rFonts w:ascii="Arial" w:eastAsia="MS Mincho" w:hAnsi="Arial"/>
      <w:b/>
      <w:bCs/>
      <w:lang w:val="en-GB" w:eastAsia="ja-JP"/>
    </w:rPr>
  </w:style>
  <w:style w:type="character" w:customStyle="1" w:styleId="berschrift6Zchn">
    <w:name w:val="Überschrift 6 Zchn"/>
    <w:link w:val="berschrift6"/>
    <w:uiPriority w:val="9"/>
    <w:rsid w:val="00112BD8"/>
    <w:rPr>
      <w:rFonts w:ascii="Arial" w:eastAsia="MS Mincho" w:hAnsi="Arial"/>
      <w:b/>
      <w:bCs/>
      <w:lang w:val="en-GB" w:eastAsia="ja-JP"/>
    </w:rPr>
  </w:style>
  <w:style w:type="character" w:customStyle="1" w:styleId="berschrift7Zchn">
    <w:name w:val="Überschrift 7 Zchn"/>
    <w:link w:val="berschrift7"/>
    <w:uiPriority w:val="9"/>
    <w:rsid w:val="00112BD8"/>
    <w:rPr>
      <w:rFonts w:ascii="Arial" w:eastAsia="MS Mincho" w:hAnsi="Arial"/>
      <w:b/>
      <w:bCs/>
      <w:lang w:val="en-GB" w:eastAsia="ja-JP"/>
    </w:rPr>
  </w:style>
  <w:style w:type="character" w:customStyle="1" w:styleId="berschrift8Zchn">
    <w:name w:val="Überschrift 8 Zchn"/>
    <w:link w:val="berschrift8"/>
    <w:uiPriority w:val="9"/>
    <w:rsid w:val="00112BD8"/>
    <w:rPr>
      <w:rFonts w:ascii="Arial" w:eastAsia="MS Mincho" w:hAnsi="Arial"/>
      <w:b/>
      <w:bCs/>
      <w:lang w:val="en-GB" w:eastAsia="ja-JP"/>
    </w:rPr>
  </w:style>
  <w:style w:type="character" w:customStyle="1" w:styleId="berschrift9Zchn">
    <w:name w:val="Überschrift 9 Zchn"/>
    <w:link w:val="berschrift9"/>
    <w:uiPriority w:val="9"/>
    <w:rsid w:val="00112BD8"/>
    <w:rPr>
      <w:rFonts w:ascii="Arial" w:eastAsia="MS Mincho" w:hAnsi="Arial"/>
      <w:b/>
      <w:bCs/>
      <w:lang w:val="en-GB" w:eastAsia="ja-JP"/>
    </w:rPr>
  </w:style>
  <w:style w:type="paragraph" w:customStyle="1" w:styleId="templatetext">
    <w:name w:val="template text"/>
    <w:basedOn w:val="Standard"/>
    <w:link w:val="templatetextChar"/>
    <w:qFormat/>
    <w:rsid w:val="00521444"/>
    <w:pPr>
      <w:spacing w:after="120" w:line="240" w:lineRule="auto"/>
    </w:pPr>
    <w:rPr>
      <w:i/>
      <w:iCs/>
      <w:color w:val="FF0000"/>
      <w:sz w:val="18"/>
    </w:rPr>
  </w:style>
  <w:style w:type="character" w:styleId="Kommentarzeichen">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Kommentartext">
    <w:name w:val="annotation text"/>
    <w:basedOn w:val="Standard"/>
    <w:link w:val="KommentartextZchn"/>
    <w:unhideWhenUsed/>
    <w:rsid w:val="00FA5D70"/>
    <w:pPr>
      <w:spacing w:line="240" w:lineRule="auto"/>
    </w:pPr>
  </w:style>
  <w:style w:type="character" w:customStyle="1" w:styleId="KommentartextZchn">
    <w:name w:val="Kommentartext Zchn"/>
    <w:link w:val="Kommentartext"/>
    <w:rsid w:val="00FA5D70"/>
    <w:rPr>
      <w:rFonts w:ascii="Arial" w:hAnsi="Arial"/>
      <w:sz w:val="20"/>
      <w:szCs w:val="20"/>
    </w:rPr>
  </w:style>
  <w:style w:type="paragraph" w:styleId="Kommentarthema">
    <w:name w:val="annotation subject"/>
    <w:basedOn w:val="Kommentartext"/>
    <w:next w:val="Kommentartext"/>
    <w:link w:val="KommentarthemaZchn"/>
    <w:semiHidden/>
    <w:unhideWhenUsed/>
    <w:rsid w:val="00FA5D70"/>
    <w:rPr>
      <w:b/>
      <w:bCs/>
    </w:rPr>
  </w:style>
  <w:style w:type="character" w:customStyle="1" w:styleId="KommentarthemaZchn">
    <w:name w:val="Kommentarthema Zchn"/>
    <w:link w:val="Kommentarthema"/>
    <w:semiHidden/>
    <w:rsid w:val="00FA5D70"/>
    <w:rPr>
      <w:rFonts w:ascii="Arial" w:hAnsi="Arial"/>
      <w:b/>
      <w:bCs/>
      <w:sz w:val="20"/>
      <w:szCs w:val="20"/>
    </w:rPr>
  </w:style>
  <w:style w:type="paragraph" w:customStyle="1" w:styleId="ISOChange">
    <w:name w:val="ISO_Change"/>
    <w:basedOn w:val="Standard"/>
    <w:rsid w:val="00FA5D70"/>
    <w:pPr>
      <w:spacing w:before="210" w:line="210" w:lineRule="exact"/>
    </w:pPr>
    <w:rPr>
      <w:rFonts w:eastAsia="Times New Roman"/>
      <w:sz w:val="18"/>
      <w:lang w:val="en-GB"/>
    </w:rPr>
  </w:style>
  <w:style w:type="paragraph" w:customStyle="1" w:styleId="NormReference">
    <w:name w:val="Norm Reference"/>
    <w:basedOn w:val="Standard"/>
    <w:qFormat/>
    <w:rsid w:val="003C57C4"/>
    <w:pPr>
      <w:tabs>
        <w:tab w:val="left" w:pos="1418"/>
      </w:tabs>
      <w:spacing w:after="120" w:line="240" w:lineRule="auto"/>
      <w:ind w:left="1152" w:hanging="432"/>
    </w:pPr>
    <w:rPr>
      <w:rFonts w:eastAsia="Times New Roman" w:cs="Arial"/>
      <w:color w:val="000000"/>
      <w:lang w:val="en-CA"/>
    </w:rPr>
  </w:style>
  <w:style w:type="paragraph" w:styleId="Literaturverzeichnis">
    <w:name w:val="Bibliography"/>
    <w:basedOn w:val="Standard"/>
    <w:next w:val="Standard"/>
    <w:uiPriority w:val="37"/>
    <w:unhideWhenUsed/>
    <w:rsid w:val="00C80539"/>
  </w:style>
  <w:style w:type="paragraph" w:customStyle="1" w:styleId="CM7">
    <w:name w:val="CM7"/>
    <w:basedOn w:val="Standard"/>
    <w:next w:val="Standard"/>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Textkrper"/>
    <w:rsid w:val="00105F54"/>
    <w:pPr>
      <w:spacing w:before="240" w:after="0" w:line="240" w:lineRule="auto"/>
      <w:ind w:left="567"/>
    </w:pPr>
    <w:rPr>
      <w:rFonts w:ascii="Arial" w:eastAsia="Times New Roman" w:hAnsi="Arial"/>
      <w:lang w:val="en-GB" w:eastAsia="zh-CN"/>
    </w:rPr>
  </w:style>
  <w:style w:type="paragraph" w:styleId="Textkrper">
    <w:name w:val="Body Text"/>
    <w:basedOn w:val="Standard"/>
    <w:link w:val="TextkrperZchn"/>
    <w:unhideWhenUsed/>
    <w:qFormat/>
    <w:rsid w:val="00105F54"/>
    <w:pPr>
      <w:spacing w:after="120"/>
    </w:pPr>
    <w:rPr>
      <w:rFonts w:ascii="Times New Roman" w:hAnsi="Times New Roman"/>
      <w:sz w:val="18"/>
    </w:rPr>
  </w:style>
  <w:style w:type="character" w:customStyle="1" w:styleId="TextkrperZchn">
    <w:name w:val="Textkörper Zchn"/>
    <w:link w:val="Textkrper"/>
    <w:rsid w:val="00105F54"/>
    <w:rPr>
      <w:rFonts w:ascii="Times New Roman" w:hAnsi="Times New Roman"/>
      <w:sz w:val="18"/>
    </w:rPr>
  </w:style>
  <w:style w:type="character" w:customStyle="1" w:styleId="apple-converted-space">
    <w:name w:val="apple-converted-space"/>
    <w:basedOn w:val="Absatz-Standardschriftart"/>
    <w:rsid w:val="00105F54"/>
  </w:style>
  <w:style w:type="character" w:styleId="Hyperlink">
    <w:name w:val="Hyperlink"/>
    <w:uiPriority w:val="99"/>
    <w:unhideWhenUsed/>
    <w:rsid w:val="00105F54"/>
    <w:rPr>
      <w:color w:val="0000FF"/>
      <w:u w:val="single"/>
    </w:rPr>
  </w:style>
  <w:style w:type="paragraph" w:styleId="Beschriftung">
    <w:name w:val="caption"/>
    <w:basedOn w:val="Standard"/>
    <w:next w:val="Standard"/>
    <w:uiPriority w:val="35"/>
    <w:qFormat/>
    <w:rsid w:val="00A252C3"/>
    <w:pPr>
      <w:spacing w:before="120" w:after="120"/>
      <w:jc w:val="center"/>
    </w:pPr>
    <w:rPr>
      <w:b/>
      <w:sz w:val="18"/>
    </w:rPr>
  </w:style>
  <w:style w:type="paragraph" w:customStyle="1" w:styleId="CM2">
    <w:name w:val="CM2"/>
    <w:basedOn w:val="Standard"/>
    <w:next w:val="Standard"/>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berschrift1"/>
    <w:link w:val="AnnexChar"/>
    <w:rsid w:val="006A7CF6"/>
  </w:style>
  <w:style w:type="paragraph" w:customStyle="1" w:styleId="Tabletitle">
    <w:name w:val="Table title"/>
    <w:basedOn w:val="Standard"/>
    <w:next w:val="Standard"/>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Standard"/>
    <w:rsid w:val="00BB2EFF"/>
    <w:pPr>
      <w:suppressAutoHyphens/>
      <w:spacing w:before="60" w:after="60" w:line="240" w:lineRule="auto"/>
    </w:pPr>
    <w:rPr>
      <w:szCs w:val="16"/>
      <w:lang w:val="en-GB" w:eastAsia="ar-SA"/>
    </w:rPr>
  </w:style>
  <w:style w:type="paragraph" w:customStyle="1" w:styleId="Body">
    <w:name w:val="Body"/>
    <w:basedOn w:val="Standard"/>
    <w:link w:val="BodyChar"/>
    <w:rsid w:val="003B41C3"/>
    <w:pPr>
      <w:spacing w:line="240" w:lineRule="auto"/>
      <w:ind w:left="567"/>
    </w:pPr>
    <w:rPr>
      <w:rFonts w:eastAsia="Times New Roman"/>
      <w:sz w:val="22"/>
      <w:lang w:val="en-CA"/>
    </w:rPr>
  </w:style>
  <w:style w:type="paragraph" w:styleId="Listennummer">
    <w:name w:val="List Number"/>
    <w:basedOn w:val="Standard"/>
    <w:rsid w:val="00BF0890"/>
    <w:pPr>
      <w:numPr>
        <w:numId w:val="19"/>
      </w:numPr>
      <w:tabs>
        <w:tab w:val="clear" w:pos="643"/>
        <w:tab w:val="left" w:pos="400"/>
      </w:tabs>
    </w:pPr>
  </w:style>
  <w:style w:type="paragraph" w:styleId="Aufzhlungszeichen">
    <w:name w:val="List Bullet"/>
    <w:basedOn w:val="Standard"/>
    <w:autoRedefine/>
    <w:rsid w:val="00BF0890"/>
    <w:pPr>
      <w:tabs>
        <w:tab w:val="num" w:pos="360"/>
      </w:tabs>
      <w:ind w:left="360" w:hanging="360"/>
    </w:pPr>
  </w:style>
  <w:style w:type="paragraph" w:styleId="Kopfzeile">
    <w:name w:val="header"/>
    <w:basedOn w:val="Standard"/>
    <w:link w:val="KopfzeileZchn"/>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KopfzeileZchn">
    <w:name w:val="Kopfzeile Zchn"/>
    <w:link w:val="Kopfzeile"/>
    <w:uiPriority w:val="99"/>
    <w:rsid w:val="003B41C3"/>
    <w:rPr>
      <w:rFonts w:ascii="Times New Roman" w:eastAsia="Times New Roman" w:hAnsi="Times New Roman" w:cs="Times New Roman"/>
      <w:sz w:val="24"/>
      <w:szCs w:val="24"/>
    </w:rPr>
  </w:style>
  <w:style w:type="paragraph" w:styleId="Fuzeile">
    <w:name w:val="footer"/>
    <w:basedOn w:val="Standard"/>
    <w:link w:val="FuzeileZchn"/>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uzeileZchn">
    <w:name w:val="Fußzeile Zchn"/>
    <w:link w:val="Fuzeile"/>
    <w:uiPriority w:val="99"/>
    <w:rsid w:val="003B41C3"/>
    <w:rPr>
      <w:rFonts w:ascii="Times New Roman" w:eastAsia="Times New Roman" w:hAnsi="Times New Roman" w:cs="Times New Roman"/>
      <w:sz w:val="24"/>
      <w:szCs w:val="24"/>
    </w:rPr>
  </w:style>
  <w:style w:type="character" w:styleId="Seitenzahl">
    <w:name w:val="page number"/>
    <w:basedOn w:val="Absatz-Standardschriftart"/>
    <w:rsid w:val="003B41C3"/>
  </w:style>
  <w:style w:type="paragraph" w:styleId="Funotentext">
    <w:name w:val="footnote text"/>
    <w:basedOn w:val="Standard"/>
    <w:link w:val="FunotentextZchn"/>
    <w:semiHidden/>
    <w:qFormat/>
    <w:rsid w:val="003B41C3"/>
    <w:pPr>
      <w:spacing w:line="240" w:lineRule="auto"/>
    </w:pPr>
    <w:rPr>
      <w:rFonts w:eastAsia="Times New Roman"/>
    </w:rPr>
  </w:style>
  <w:style w:type="character" w:customStyle="1" w:styleId="FunotentextZchn">
    <w:name w:val="Fußnotentext Zchn"/>
    <w:link w:val="Funotentext"/>
    <w:semiHidden/>
    <w:rsid w:val="003B41C3"/>
    <w:rPr>
      <w:rFonts w:ascii="Arial" w:eastAsia="Times New Roman" w:hAnsi="Arial" w:cs="Times New Roman"/>
      <w:sz w:val="16"/>
      <w:szCs w:val="20"/>
    </w:rPr>
  </w:style>
  <w:style w:type="character" w:styleId="Funotenzeichen">
    <w:name w:val="footnote reference"/>
    <w:semiHidden/>
    <w:rsid w:val="003B41C3"/>
    <w:rPr>
      <w:vertAlign w:val="superscript"/>
    </w:rPr>
  </w:style>
  <w:style w:type="paragraph" w:customStyle="1" w:styleId="a2">
    <w:name w:val="a2"/>
    <w:basedOn w:val="berschrift2"/>
    <w:next w:val="Standard"/>
    <w:rsid w:val="003B41C3"/>
    <w:pPr>
      <w:tabs>
        <w:tab w:val="clear" w:pos="700"/>
        <w:tab w:val="left" w:pos="500"/>
        <w:tab w:val="left" w:pos="720"/>
      </w:tabs>
      <w:spacing w:before="270" w:line="270" w:lineRule="exact"/>
    </w:pPr>
    <w:rPr>
      <w:i/>
      <w:lang w:val="en-GB"/>
    </w:rPr>
  </w:style>
  <w:style w:type="paragraph" w:customStyle="1" w:styleId="a3">
    <w:name w:val="a3"/>
    <w:basedOn w:val="berschrift3"/>
    <w:next w:val="Standard"/>
    <w:uiPriority w:val="1"/>
    <w:rsid w:val="2D8F900D"/>
    <w:pPr>
      <w:tabs>
        <w:tab w:val="left" w:pos="640"/>
      </w:tabs>
      <w:spacing w:line="250" w:lineRule="exact"/>
    </w:pPr>
  </w:style>
  <w:style w:type="paragraph" w:customStyle="1" w:styleId="a4">
    <w:name w:val="a4"/>
    <w:basedOn w:val="berschrift4"/>
    <w:next w:val="Standard"/>
    <w:rsid w:val="003B41C3"/>
    <w:pPr>
      <w:tabs>
        <w:tab w:val="clear" w:pos="900"/>
        <w:tab w:val="left" w:pos="880"/>
      </w:tabs>
    </w:pPr>
    <w:rPr>
      <w:rFonts w:cs="Arial"/>
      <w:iCs/>
      <w:color w:val="365F91"/>
    </w:rPr>
  </w:style>
  <w:style w:type="paragraph" w:customStyle="1" w:styleId="a5">
    <w:name w:val="a5"/>
    <w:basedOn w:val="berschrift5"/>
    <w:next w:val="Standard"/>
    <w:rsid w:val="003B41C3"/>
    <w:pPr>
      <w:numPr>
        <w:numId w:val="3"/>
      </w:numPr>
      <w:tabs>
        <w:tab w:val="left" w:pos="1140"/>
        <w:tab w:val="left" w:pos="1360"/>
      </w:tabs>
    </w:pPr>
    <w:rPr>
      <w:b w:val="0"/>
    </w:rPr>
  </w:style>
  <w:style w:type="paragraph" w:customStyle="1" w:styleId="a6">
    <w:name w:val="a6"/>
    <w:basedOn w:val="berschrift6"/>
    <w:next w:val="Standard"/>
    <w:rsid w:val="003B41C3"/>
    <w:pPr>
      <w:numPr>
        <w:numId w:val="3"/>
      </w:numPr>
      <w:tabs>
        <w:tab w:val="left" w:pos="1140"/>
        <w:tab w:val="left" w:pos="1360"/>
      </w:tabs>
    </w:pPr>
    <w:rPr>
      <w:b w:val="0"/>
      <w:bCs w:val="0"/>
      <w:color w:val="365F91"/>
    </w:rPr>
  </w:style>
  <w:style w:type="paragraph" w:customStyle="1" w:styleId="ANNEX">
    <w:name w:val="ANNEX"/>
    <w:basedOn w:val="berschrift1"/>
    <w:next w:val="Standard"/>
    <w:link w:val="ANNEXChar0"/>
    <w:qFormat/>
    <w:rsid w:val="00AE0CA9"/>
    <w:pPr>
      <w:pageBreakBefore/>
      <w:numPr>
        <w:numId w:val="5"/>
      </w:numPr>
      <w:tabs>
        <w:tab w:val="clear" w:pos="400"/>
        <w:tab w:val="left" w:pos="1260"/>
      </w:tabs>
      <w:spacing w:after="120" w:line="240" w:lineRule="auto"/>
      <w:jc w:val="left"/>
    </w:pPr>
    <w:rPr>
      <w:kern w:val="32"/>
      <w:lang w:val="en-GB"/>
    </w:rPr>
  </w:style>
  <w:style w:type="paragraph" w:styleId="Listennummer2">
    <w:name w:val="List Number 2"/>
    <w:basedOn w:val="Standard"/>
    <w:rsid w:val="00BF0890"/>
    <w:pPr>
      <w:numPr>
        <w:numId w:val="20"/>
      </w:numPr>
      <w:tabs>
        <w:tab w:val="clear" w:pos="926"/>
        <w:tab w:val="left" w:pos="800"/>
      </w:tabs>
    </w:pPr>
  </w:style>
  <w:style w:type="paragraph" w:styleId="Listennummer3">
    <w:name w:val="List Number 3"/>
    <w:basedOn w:val="Standard"/>
    <w:rsid w:val="00BF0890"/>
    <w:pPr>
      <w:numPr>
        <w:numId w:val="21"/>
      </w:numPr>
      <w:tabs>
        <w:tab w:val="clear" w:pos="1209"/>
        <w:tab w:val="left" w:pos="1200"/>
      </w:tabs>
    </w:pPr>
  </w:style>
  <w:style w:type="paragraph" w:styleId="Listennummer4">
    <w:name w:val="List Number 4"/>
    <w:basedOn w:val="Standard"/>
    <w:rsid w:val="00BF0890"/>
    <w:pPr>
      <w:numPr>
        <w:numId w:val="22"/>
      </w:numPr>
      <w:tabs>
        <w:tab w:val="clear" w:pos="1492"/>
        <w:tab w:val="left" w:pos="1600"/>
      </w:tabs>
    </w:pPr>
  </w:style>
  <w:style w:type="paragraph" w:customStyle="1" w:styleId="zzLn5">
    <w:name w:val="zzLn5"/>
    <w:basedOn w:val="Standard"/>
    <w:next w:val="Standard"/>
    <w:rsid w:val="003B41C3"/>
    <w:pPr>
      <w:tabs>
        <w:tab w:val="num" w:pos="3240"/>
      </w:tabs>
    </w:pPr>
    <w:rPr>
      <w:lang w:val="en-GB"/>
    </w:rPr>
  </w:style>
  <w:style w:type="paragraph" w:customStyle="1" w:styleId="zzLn6">
    <w:name w:val="zzLn6"/>
    <w:basedOn w:val="Standard"/>
    <w:next w:val="Standard"/>
    <w:rsid w:val="003B41C3"/>
    <w:pPr>
      <w:tabs>
        <w:tab w:val="num" w:pos="3960"/>
      </w:tabs>
    </w:pPr>
    <w:rPr>
      <w:lang w:val="en-GB"/>
    </w:rPr>
  </w:style>
  <w:style w:type="paragraph" w:customStyle="1" w:styleId="Bibliography1">
    <w:name w:val="Bibliography1"/>
    <w:basedOn w:val="Standard"/>
    <w:rsid w:val="003B41C3"/>
    <w:pPr>
      <w:numPr>
        <w:numId w:val="17"/>
      </w:numPr>
      <w:tabs>
        <w:tab w:val="left" w:pos="660"/>
      </w:tabs>
    </w:pPr>
    <w:rPr>
      <w:rFonts w:eastAsia="Times New Roman"/>
      <w:lang w:val="en-GB"/>
    </w:rPr>
  </w:style>
  <w:style w:type="paragraph" w:styleId="Verzeichnis7">
    <w:name w:val="toc 7"/>
    <w:basedOn w:val="Verzeichnis4"/>
    <w:next w:val="Standard"/>
    <w:uiPriority w:val="39"/>
    <w:rsid w:val="00BF0890"/>
    <w:pPr>
      <w:tabs>
        <w:tab w:val="clear" w:pos="1140"/>
        <w:tab w:val="left" w:pos="1440"/>
      </w:tabs>
      <w:ind w:left="1440" w:hanging="1440"/>
    </w:pPr>
  </w:style>
  <w:style w:type="paragraph" w:styleId="Verzeichnis8">
    <w:name w:val="toc 8"/>
    <w:basedOn w:val="Verzeichnis4"/>
    <w:next w:val="Standard"/>
    <w:uiPriority w:val="39"/>
    <w:rsid w:val="00BF0890"/>
    <w:pPr>
      <w:tabs>
        <w:tab w:val="clear" w:pos="1140"/>
        <w:tab w:val="left" w:pos="1440"/>
      </w:tabs>
      <w:ind w:left="1440" w:hanging="1440"/>
    </w:pPr>
  </w:style>
  <w:style w:type="paragraph" w:styleId="Verzeichnis1">
    <w:name w:val="toc 1"/>
    <w:basedOn w:val="Standard"/>
    <w:next w:val="Standard"/>
    <w:uiPriority w:val="39"/>
    <w:rsid w:val="2D8F900D"/>
    <w:pPr>
      <w:spacing w:before="120" w:after="0"/>
      <w:ind w:left="540" w:right="504" w:hanging="540"/>
      <w:jc w:val="left"/>
    </w:pPr>
    <w:rPr>
      <w:b/>
      <w:bCs/>
      <w:noProof/>
      <w:lang w:val="en-GB"/>
    </w:rPr>
  </w:style>
  <w:style w:type="paragraph" w:styleId="Verzeichnis2">
    <w:name w:val="toc 2"/>
    <w:basedOn w:val="Verzeichnis1"/>
    <w:next w:val="Standard"/>
    <w:uiPriority w:val="39"/>
    <w:rsid w:val="2D8F900D"/>
    <w:pPr>
      <w:spacing w:before="60"/>
      <w:ind w:left="810" w:hanging="522"/>
      <w:contextualSpacing/>
    </w:pPr>
    <w:rPr>
      <w:b w:val="0"/>
      <w:bCs w:val="0"/>
    </w:rPr>
  </w:style>
  <w:style w:type="paragraph" w:styleId="Verzeichnis3">
    <w:name w:val="toc 3"/>
    <w:basedOn w:val="Verzeichnis2"/>
    <w:next w:val="Standard"/>
    <w:uiPriority w:val="39"/>
    <w:rsid w:val="00B92E59"/>
    <w:pPr>
      <w:ind w:left="1350" w:hanging="774"/>
    </w:pPr>
  </w:style>
  <w:style w:type="paragraph" w:styleId="Verzeichnis4">
    <w:name w:val="toc 4"/>
    <w:basedOn w:val="Verzeichnis2"/>
    <w:next w:val="Standard"/>
    <w:uiPriority w:val="39"/>
    <w:rsid w:val="00BF0890"/>
    <w:pPr>
      <w:tabs>
        <w:tab w:val="left" w:pos="1140"/>
      </w:tabs>
      <w:ind w:left="1140" w:hanging="1140"/>
    </w:pPr>
  </w:style>
  <w:style w:type="paragraph" w:styleId="Verzeichnis5">
    <w:name w:val="toc 5"/>
    <w:basedOn w:val="Verzeichnis4"/>
    <w:next w:val="Standard"/>
    <w:uiPriority w:val="39"/>
    <w:rsid w:val="00BF0890"/>
  </w:style>
  <w:style w:type="paragraph" w:styleId="Verzeichnis6">
    <w:name w:val="toc 6"/>
    <w:basedOn w:val="Verzeichnis4"/>
    <w:next w:val="Standard"/>
    <w:uiPriority w:val="39"/>
    <w:rsid w:val="00BF0890"/>
    <w:pPr>
      <w:tabs>
        <w:tab w:val="clear" w:pos="1140"/>
        <w:tab w:val="left" w:pos="1440"/>
      </w:tabs>
      <w:ind w:left="1440" w:hanging="1440"/>
    </w:pPr>
  </w:style>
  <w:style w:type="paragraph" w:styleId="Verzeichnis9">
    <w:name w:val="toc 9"/>
    <w:basedOn w:val="Verzeichnis1"/>
    <w:next w:val="Standard"/>
    <w:uiPriority w:val="39"/>
    <w:rsid w:val="2D8F900D"/>
    <w:pPr>
      <w:ind w:left="0" w:firstLine="0"/>
    </w:pPr>
  </w:style>
  <w:style w:type="paragraph" w:customStyle="1" w:styleId="zzCopyright">
    <w:name w:val="zzCopyright"/>
    <w:basedOn w:val="Standard"/>
    <w:next w:val="Standard"/>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Textkrper-Zeileneinzug">
    <w:name w:val="Body Text Indent"/>
    <w:basedOn w:val="Standard"/>
    <w:link w:val="Textkrper-ZeileneinzugZchn"/>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Textkrper-ZeileneinzugZchn">
    <w:name w:val="Textkörper-Zeileneinzug Zchn"/>
    <w:link w:val="Textkrper-Zeileneinzug"/>
    <w:rsid w:val="003B41C3"/>
    <w:rPr>
      <w:rFonts w:ascii="Arial" w:eastAsia="Times New Roman" w:hAnsi="Arial" w:cs="Times New Roman"/>
      <w:sz w:val="20"/>
      <w:szCs w:val="20"/>
      <w:lang w:val="en-CA"/>
    </w:rPr>
  </w:style>
  <w:style w:type="paragraph" w:styleId="Textkrper2">
    <w:name w:val="Body Text 2"/>
    <w:basedOn w:val="Standard"/>
    <w:link w:val="Textkrper2Zchn"/>
    <w:rsid w:val="003B41C3"/>
    <w:pPr>
      <w:spacing w:before="120" w:after="120" w:line="240" w:lineRule="auto"/>
      <w:jc w:val="center"/>
    </w:pPr>
    <w:rPr>
      <w:rFonts w:eastAsia="Times New Roman"/>
      <w:szCs w:val="16"/>
      <w:lang w:val="en-CA"/>
    </w:rPr>
  </w:style>
  <w:style w:type="character" w:customStyle="1" w:styleId="Textkrper2Zchn">
    <w:name w:val="Textkörper 2 Zchn"/>
    <w:link w:val="Textkrper2"/>
    <w:rsid w:val="003B41C3"/>
    <w:rPr>
      <w:rFonts w:ascii="Arial" w:eastAsia="Times New Roman" w:hAnsi="Arial" w:cs="Times New Roman"/>
      <w:sz w:val="20"/>
      <w:szCs w:val="16"/>
      <w:lang w:val="en-CA"/>
    </w:rPr>
  </w:style>
  <w:style w:type="paragraph" w:styleId="Textkrper3">
    <w:name w:val="Body Text 3"/>
    <w:basedOn w:val="Standard"/>
    <w:link w:val="Textkrper3Zchn"/>
    <w:rsid w:val="003B41C3"/>
    <w:pPr>
      <w:spacing w:before="120" w:line="240" w:lineRule="auto"/>
      <w:jc w:val="center"/>
    </w:pPr>
    <w:rPr>
      <w:rFonts w:eastAsia="Times New Roman"/>
      <w:szCs w:val="10"/>
      <w:lang w:val="en-CA"/>
    </w:rPr>
  </w:style>
  <w:style w:type="character" w:customStyle="1" w:styleId="Textkrper3Zchn">
    <w:name w:val="Textkörper 3 Zchn"/>
    <w:link w:val="Textkrper3"/>
    <w:rsid w:val="003B41C3"/>
    <w:rPr>
      <w:rFonts w:ascii="Arial" w:eastAsia="Times New Roman" w:hAnsi="Arial" w:cs="Times New Roman"/>
      <w:sz w:val="16"/>
      <w:szCs w:val="10"/>
      <w:lang w:val="en-CA"/>
    </w:rPr>
  </w:style>
  <w:style w:type="paragraph" w:styleId="Umschlagadresse">
    <w:name w:val="envelope address"/>
    <w:basedOn w:val="Standard"/>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Umschlagabsenderadresse">
    <w:name w:val="envelope return"/>
    <w:basedOn w:val="Standard"/>
    <w:rsid w:val="003B41C3"/>
    <w:pPr>
      <w:spacing w:before="200" w:line="240" w:lineRule="auto"/>
    </w:pPr>
    <w:rPr>
      <w:rFonts w:eastAsia="Times New Roman" w:cs="Arial"/>
    </w:rPr>
  </w:style>
  <w:style w:type="paragraph" w:styleId="HTMLAdresse">
    <w:name w:val="HTML Address"/>
    <w:basedOn w:val="Standard"/>
    <w:link w:val="HTMLAdresseZchn"/>
    <w:rsid w:val="003B41C3"/>
    <w:pPr>
      <w:spacing w:before="200" w:line="240" w:lineRule="auto"/>
    </w:pPr>
    <w:rPr>
      <w:rFonts w:eastAsia="Times New Roman"/>
      <w:i/>
      <w:iCs/>
    </w:rPr>
  </w:style>
  <w:style w:type="character" w:customStyle="1" w:styleId="HTMLAdresseZchn">
    <w:name w:val="HTML Adresse Zchn"/>
    <w:link w:val="HTMLAdresse"/>
    <w:rsid w:val="003B41C3"/>
    <w:rPr>
      <w:rFonts w:ascii="Arial" w:eastAsia="Times New Roman" w:hAnsi="Arial" w:cs="Times New Roman"/>
      <w:i/>
      <w:iCs/>
      <w:sz w:val="20"/>
      <w:szCs w:val="20"/>
    </w:rPr>
  </w:style>
  <w:style w:type="paragraph" w:styleId="Datum">
    <w:name w:val="Date"/>
    <w:basedOn w:val="Standard"/>
    <w:next w:val="Standard"/>
    <w:link w:val="DatumZchn"/>
    <w:rsid w:val="003B41C3"/>
    <w:pPr>
      <w:spacing w:before="200" w:line="240" w:lineRule="auto"/>
    </w:pPr>
    <w:rPr>
      <w:rFonts w:eastAsia="Times New Roman"/>
    </w:rPr>
  </w:style>
  <w:style w:type="character" w:customStyle="1" w:styleId="DatumZchn">
    <w:name w:val="Datum Zchn"/>
    <w:link w:val="Datum"/>
    <w:rsid w:val="003B41C3"/>
    <w:rPr>
      <w:rFonts w:ascii="Arial" w:eastAsia="Times New Roman" w:hAnsi="Arial" w:cs="Times New Roman"/>
      <w:sz w:val="20"/>
      <w:szCs w:val="20"/>
    </w:rPr>
  </w:style>
  <w:style w:type="paragraph" w:styleId="Nachrichtenkopf">
    <w:name w:val="Message Header"/>
    <w:basedOn w:val="Standard"/>
    <w:link w:val="NachrichtenkopfZchn"/>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NachrichtenkopfZchn">
    <w:name w:val="Nachrichtenkopf Zchn"/>
    <w:link w:val="Nachrichtenkopf"/>
    <w:rsid w:val="003B41C3"/>
    <w:rPr>
      <w:rFonts w:ascii="Arial" w:eastAsia="Times New Roman" w:hAnsi="Arial" w:cs="Arial"/>
      <w:sz w:val="24"/>
      <w:szCs w:val="24"/>
      <w:shd w:val="pct20" w:color="auto" w:fill="auto"/>
    </w:rPr>
  </w:style>
  <w:style w:type="paragraph" w:styleId="Dokumentstruktur">
    <w:name w:val="Document Map"/>
    <w:basedOn w:val="Standard"/>
    <w:link w:val="DokumentstrukturZchn"/>
    <w:semiHidden/>
    <w:rsid w:val="003B41C3"/>
    <w:pPr>
      <w:shd w:val="clear" w:color="auto" w:fill="000080"/>
      <w:spacing w:before="200" w:line="240" w:lineRule="auto"/>
    </w:pPr>
    <w:rPr>
      <w:rFonts w:ascii="Tahoma" w:eastAsia="Times New Roman" w:hAnsi="Tahoma" w:cs="Tahoma"/>
    </w:rPr>
  </w:style>
  <w:style w:type="character" w:customStyle="1" w:styleId="DokumentstrukturZchn">
    <w:name w:val="Dokumentstruktur Zchn"/>
    <w:link w:val="Dokumentstruktur"/>
    <w:semiHidden/>
    <w:rsid w:val="003B41C3"/>
    <w:rPr>
      <w:rFonts w:ascii="Tahoma" w:eastAsia="Times New Roman" w:hAnsi="Tahoma" w:cs="Tahoma"/>
      <w:sz w:val="20"/>
      <w:szCs w:val="20"/>
      <w:shd w:val="clear" w:color="auto" w:fill="000080"/>
    </w:rPr>
  </w:style>
  <w:style w:type="paragraph" w:styleId="Gruformel">
    <w:name w:val="Closing"/>
    <w:basedOn w:val="Standard"/>
    <w:link w:val="GruformelZchn"/>
    <w:rsid w:val="003B41C3"/>
    <w:pPr>
      <w:spacing w:before="200" w:line="240" w:lineRule="auto"/>
      <w:ind w:left="4252"/>
    </w:pPr>
    <w:rPr>
      <w:rFonts w:eastAsia="Times New Roman"/>
    </w:rPr>
  </w:style>
  <w:style w:type="character" w:customStyle="1" w:styleId="GruformelZchn">
    <w:name w:val="Grußformel Zchn"/>
    <w:link w:val="Gruformel"/>
    <w:rsid w:val="003B41C3"/>
    <w:rPr>
      <w:rFonts w:ascii="Arial" w:eastAsia="Times New Roman" w:hAnsi="Arial" w:cs="Times New Roman"/>
      <w:sz w:val="20"/>
      <w:szCs w:val="20"/>
    </w:rPr>
  </w:style>
  <w:style w:type="paragraph" w:styleId="Index1">
    <w:name w:val="index 1"/>
    <w:basedOn w:val="Standard"/>
    <w:semiHidden/>
    <w:rsid w:val="00BF0890"/>
    <w:pPr>
      <w:spacing w:after="0" w:line="210" w:lineRule="atLeast"/>
      <w:ind w:left="142" w:hanging="142"/>
      <w:jc w:val="left"/>
    </w:pPr>
    <w:rPr>
      <w:b/>
      <w:sz w:val="18"/>
    </w:rPr>
  </w:style>
  <w:style w:type="paragraph" w:styleId="Index2">
    <w:name w:val="index 2"/>
    <w:basedOn w:val="Standard"/>
    <w:next w:val="Standard"/>
    <w:autoRedefine/>
    <w:semiHidden/>
    <w:rsid w:val="00BF0890"/>
    <w:pPr>
      <w:spacing w:line="210" w:lineRule="atLeast"/>
      <w:ind w:left="600" w:hanging="200"/>
    </w:pPr>
    <w:rPr>
      <w:b/>
      <w:sz w:val="18"/>
    </w:rPr>
  </w:style>
  <w:style w:type="paragraph" w:styleId="Index3">
    <w:name w:val="index 3"/>
    <w:basedOn w:val="Standard"/>
    <w:next w:val="Standard"/>
    <w:autoRedefine/>
    <w:semiHidden/>
    <w:rsid w:val="00BF0890"/>
    <w:pPr>
      <w:spacing w:line="220" w:lineRule="atLeast"/>
      <w:ind w:left="600" w:hanging="200"/>
    </w:pPr>
    <w:rPr>
      <w:b/>
    </w:rPr>
  </w:style>
  <w:style w:type="paragraph" w:styleId="Index4">
    <w:name w:val="index 4"/>
    <w:basedOn w:val="Standard"/>
    <w:next w:val="Standard"/>
    <w:autoRedefine/>
    <w:semiHidden/>
    <w:rsid w:val="00BF0890"/>
    <w:pPr>
      <w:spacing w:line="220" w:lineRule="atLeast"/>
      <w:ind w:left="800" w:hanging="200"/>
    </w:pPr>
    <w:rPr>
      <w:b/>
    </w:rPr>
  </w:style>
  <w:style w:type="paragraph" w:styleId="Index5">
    <w:name w:val="index 5"/>
    <w:basedOn w:val="Standard"/>
    <w:next w:val="Standard"/>
    <w:autoRedefine/>
    <w:semiHidden/>
    <w:rsid w:val="00BF0890"/>
    <w:pPr>
      <w:spacing w:line="220" w:lineRule="atLeast"/>
      <w:ind w:left="1000" w:hanging="200"/>
    </w:pPr>
    <w:rPr>
      <w:b/>
    </w:rPr>
  </w:style>
  <w:style w:type="paragraph" w:styleId="Index6">
    <w:name w:val="index 6"/>
    <w:basedOn w:val="Standard"/>
    <w:next w:val="Standard"/>
    <w:autoRedefine/>
    <w:semiHidden/>
    <w:rsid w:val="00BF0890"/>
    <w:pPr>
      <w:spacing w:line="220" w:lineRule="atLeast"/>
      <w:ind w:left="1200" w:hanging="200"/>
    </w:pPr>
    <w:rPr>
      <w:b/>
    </w:rPr>
  </w:style>
  <w:style w:type="paragraph" w:styleId="Index7">
    <w:name w:val="index 7"/>
    <w:basedOn w:val="Standard"/>
    <w:next w:val="Standard"/>
    <w:autoRedefine/>
    <w:semiHidden/>
    <w:rsid w:val="00BF0890"/>
    <w:pPr>
      <w:spacing w:line="220" w:lineRule="atLeast"/>
      <w:ind w:left="1400" w:hanging="200"/>
    </w:pPr>
    <w:rPr>
      <w:b/>
    </w:rPr>
  </w:style>
  <w:style w:type="paragraph" w:styleId="Index8">
    <w:name w:val="index 8"/>
    <w:basedOn w:val="Standard"/>
    <w:next w:val="Standard"/>
    <w:autoRedefine/>
    <w:semiHidden/>
    <w:rsid w:val="00BF0890"/>
    <w:pPr>
      <w:spacing w:line="220" w:lineRule="atLeast"/>
      <w:ind w:left="1600" w:hanging="200"/>
    </w:pPr>
    <w:rPr>
      <w:b/>
    </w:rPr>
  </w:style>
  <w:style w:type="paragraph" w:styleId="Index9">
    <w:name w:val="index 9"/>
    <w:basedOn w:val="Standard"/>
    <w:next w:val="Standard"/>
    <w:autoRedefine/>
    <w:semiHidden/>
    <w:rsid w:val="00BF0890"/>
    <w:pPr>
      <w:spacing w:line="220" w:lineRule="atLeast"/>
      <w:ind w:left="1800" w:hanging="200"/>
    </w:pPr>
    <w:rPr>
      <w:b/>
    </w:rPr>
  </w:style>
  <w:style w:type="paragraph" w:styleId="Liste">
    <w:name w:val="List"/>
    <w:basedOn w:val="Standard"/>
    <w:rsid w:val="00BF0890"/>
    <w:pPr>
      <w:ind w:left="283" w:hanging="283"/>
    </w:pPr>
  </w:style>
  <w:style w:type="paragraph" w:styleId="Liste2">
    <w:name w:val="List 2"/>
    <w:basedOn w:val="Standard"/>
    <w:rsid w:val="00BF0890"/>
    <w:pPr>
      <w:ind w:left="566" w:hanging="283"/>
    </w:pPr>
  </w:style>
  <w:style w:type="paragraph" w:styleId="Liste3">
    <w:name w:val="List 3"/>
    <w:basedOn w:val="Standard"/>
    <w:rsid w:val="00BF0890"/>
    <w:pPr>
      <w:ind w:left="849" w:hanging="283"/>
    </w:pPr>
  </w:style>
  <w:style w:type="paragraph" w:styleId="Liste4">
    <w:name w:val="List 4"/>
    <w:basedOn w:val="Standard"/>
    <w:rsid w:val="00BF0890"/>
    <w:pPr>
      <w:ind w:left="1132" w:hanging="283"/>
    </w:pPr>
  </w:style>
  <w:style w:type="paragraph" w:styleId="Liste5">
    <w:name w:val="List 5"/>
    <w:basedOn w:val="Standard"/>
    <w:rsid w:val="00BF0890"/>
    <w:pPr>
      <w:ind w:left="1415" w:hanging="283"/>
    </w:pPr>
  </w:style>
  <w:style w:type="paragraph" w:styleId="Listennummer5">
    <w:name w:val="List Number 5"/>
    <w:basedOn w:val="Standard"/>
    <w:rsid w:val="00BF0890"/>
    <w:pPr>
      <w:tabs>
        <w:tab w:val="num" w:pos="1492"/>
      </w:tabs>
      <w:ind w:left="1492" w:hanging="360"/>
    </w:pPr>
  </w:style>
  <w:style w:type="paragraph" w:styleId="Aufzhlungszeichen2">
    <w:name w:val="List Bullet 2"/>
    <w:basedOn w:val="Standard"/>
    <w:autoRedefine/>
    <w:rsid w:val="00BF0890"/>
    <w:pPr>
      <w:tabs>
        <w:tab w:val="num" w:pos="643"/>
      </w:tabs>
      <w:ind w:left="643" w:hanging="360"/>
    </w:pPr>
  </w:style>
  <w:style w:type="paragraph" w:styleId="Aufzhlungszeichen3">
    <w:name w:val="List Bullet 3"/>
    <w:basedOn w:val="Standard"/>
    <w:autoRedefine/>
    <w:rsid w:val="00BF0890"/>
    <w:pPr>
      <w:tabs>
        <w:tab w:val="num" w:pos="926"/>
      </w:tabs>
      <w:ind w:left="926" w:hanging="360"/>
    </w:pPr>
  </w:style>
  <w:style w:type="paragraph" w:styleId="Aufzhlungszeichen4">
    <w:name w:val="List Bullet 4"/>
    <w:basedOn w:val="Standard"/>
    <w:autoRedefine/>
    <w:rsid w:val="00BF0890"/>
    <w:pPr>
      <w:tabs>
        <w:tab w:val="num" w:pos="1209"/>
      </w:tabs>
      <w:ind w:left="1209" w:hanging="360"/>
    </w:pPr>
  </w:style>
  <w:style w:type="paragraph" w:styleId="Aufzhlungszeichen5">
    <w:name w:val="List Bullet 5"/>
    <w:basedOn w:val="Standard"/>
    <w:autoRedefine/>
    <w:rsid w:val="00BF0890"/>
    <w:pPr>
      <w:numPr>
        <w:numId w:val="16"/>
      </w:numPr>
      <w:tabs>
        <w:tab w:val="clear" w:pos="360"/>
        <w:tab w:val="num" w:pos="1492"/>
      </w:tabs>
    </w:pPr>
  </w:style>
  <w:style w:type="paragraph" w:styleId="Listenfortsetzung">
    <w:name w:val="List Continue"/>
    <w:basedOn w:val="Standard"/>
    <w:rsid w:val="00BF0890"/>
    <w:pPr>
      <w:tabs>
        <w:tab w:val="left" w:pos="400"/>
      </w:tabs>
      <w:ind w:left="400" w:hanging="400"/>
    </w:pPr>
  </w:style>
  <w:style w:type="paragraph" w:styleId="Listenfortsetzung2">
    <w:name w:val="List Continue 2"/>
    <w:basedOn w:val="Listenfortsetzung"/>
    <w:rsid w:val="00BF0890"/>
    <w:pPr>
      <w:numPr>
        <w:ilvl w:val="1"/>
        <w:numId w:val="17"/>
      </w:numPr>
      <w:tabs>
        <w:tab w:val="clear" w:pos="400"/>
        <w:tab w:val="left" w:pos="800"/>
      </w:tabs>
    </w:pPr>
  </w:style>
  <w:style w:type="paragraph" w:styleId="Listenfortsetzung3">
    <w:name w:val="List Continue 3"/>
    <w:basedOn w:val="Listenfortsetzung"/>
    <w:rsid w:val="00BF0890"/>
    <w:pPr>
      <w:numPr>
        <w:ilvl w:val="2"/>
        <w:numId w:val="17"/>
      </w:numPr>
      <w:tabs>
        <w:tab w:val="clear" w:pos="400"/>
        <w:tab w:val="left" w:pos="1200"/>
      </w:tabs>
    </w:pPr>
  </w:style>
  <w:style w:type="paragraph" w:styleId="Listenfortsetzung4">
    <w:name w:val="List Continue 4"/>
    <w:basedOn w:val="Listenfortsetzung"/>
    <w:rsid w:val="00BF0890"/>
    <w:pPr>
      <w:numPr>
        <w:numId w:val="18"/>
      </w:numPr>
      <w:tabs>
        <w:tab w:val="clear" w:pos="360"/>
        <w:tab w:val="clear" w:pos="400"/>
        <w:tab w:val="left" w:pos="1600"/>
      </w:tabs>
    </w:pPr>
  </w:style>
  <w:style w:type="paragraph" w:styleId="Listenfortsetzung5">
    <w:name w:val="List Continue 5"/>
    <w:basedOn w:val="Standard"/>
    <w:rsid w:val="00BF0890"/>
    <w:pPr>
      <w:spacing w:after="120"/>
      <w:ind w:left="1415"/>
    </w:pPr>
  </w:style>
  <w:style w:type="paragraph" w:styleId="StandardWeb">
    <w:name w:val="Normal (Web)"/>
    <w:basedOn w:val="Standard"/>
    <w:link w:val="StandardWebZchn"/>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Standard"/>
    <w:rsid w:val="003B41C3"/>
    <w:pPr>
      <w:spacing w:before="200" w:after="120" w:line="240" w:lineRule="auto"/>
      <w:ind w:left="1440" w:right="1440"/>
    </w:pPr>
    <w:rPr>
      <w:rFonts w:eastAsia="Times New Roman"/>
    </w:rPr>
  </w:style>
  <w:style w:type="paragraph" w:styleId="Endnotentext">
    <w:name w:val="endnote text"/>
    <w:basedOn w:val="Standard"/>
    <w:link w:val="EndnotentextZchn"/>
    <w:semiHidden/>
    <w:rsid w:val="003B41C3"/>
    <w:pPr>
      <w:spacing w:before="200" w:line="240" w:lineRule="auto"/>
    </w:pPr>
    <w:rPr>
      <w:rFonts w:eastAsia="Times New Roman"/>
    </w:rPr>
  </w:style>
  <w:style w:type="character" w:customStyle="1" w:styleId="EndnotentextZchn">
    <w:name w:val="Endnotentext Zchn"/>
    <w:link w:val="Endnotentext"/>
    <w:semiHidden/>
    <w:rsid w:val="003B41C3"/>
    <w:rPr>
      <w:rFonts w:ascii="Arial" w:eastAsia="Times New Roman" w:hAnsi="Arial" w:cs="Times New Roman"/>
      <w:sz w:val="20"/>
      <w:szCs w:val="20"/>
    </w:rPr>
  </w:style>
  <w:style w:type="paragraph" w:styleId="HTMLVorformatiert">
    <w:name w:val="HTML Preformatted"/>
    <w:basedOn w:val="Standard"/>
    <w:link w:val="HTMLVorformatiertZchn"/>
    <w:rsid w:val="003B41C3"/>
    <w:pPr>
      <w:spacing w:before="200" w:line="240" w:lineRule="auto"/>
    </w:pPr>
    <w:rPr>
      <w:rFonts w:ascii="Courier New" w:eastAsia="Times New Roman" w:hAnsi="Courier New" w:cs="Courier New"/>
    </w:rPr>
  </w:style>
  <w:style w:type="character" w:customStyle="1" w:styleId="HTMLVorformatiertZchn">
    <w:name w:val="HTML Vorformatiert Zchn"/>
    <w:link w:val="HTMLVorformatiert"/>
    <w:rsid w:val="003B41C3"/>
    <w:rPr>
      <w:rFonts w:ascii="Courier New" w:eastAsia="Times New Roman" w:hAnsi="Courier New" w:cs="Courier New"/>
      <w:sz w:val="20"/>
      <w:szCs w:val="20"/>
    </w:rPr>
  </w:style>
  <w:style w:type="paragraph" w:styleId="Textkrper-Erstzeileneinzug">
    <w:name w:val="Body Text First Indent"/>
    <w:basedOn w:val="Textkrper"/>
    <w:link w:val="Textkrper-ErstzeileneinzugZchn"/>
    <w:rsid w:val="003B41C3"/>
    <w:pPr>
      <w:spacing w:before="200" w:line="240" w:lineRule="auto"/>
      <w:ind w:left="567" w:firstLine="210"/>
    </w:pPr>
    <w:rPr>
      <w:rFonts w:ascii="Arial" w:eastAsia="Times New Roman" w:hAnsi="Arial"/>
      <w:sz w:val="22"/>
    </w:rPr>
  </w:style>
  <w:style w:type="character" w:customStyle="1" w:styleId="Textkrper-ErstzeileneinzugZchn">
    <w:name w:val="Textkörper-Erstzeileneinzug Zchn"/>
    <w:link w:val="Textkrper-Erstzeileneinzug"/>
    <w:rsid w:val="003B41C3"/>
    <w:rPr>
      <w:rFonts w:ascii="Arial" w:eastAsia="Times New Roman" w:hAnsi="Arial" w:cs="Times New Roman"/>
      <w:sz w:val="18"/>
    </w:rPr>
  </w:style>
  <w:style w:type="paragraph" w:styleId="Textkrper-Einzug2">
    <w:name w:val="Body Text Indent 2"/>
    <w:basedOn w:val="Standard"/>
    <w:link w:val="Textkrper-Einzug2Zchn"/>
    <w:rsid w:val="003B41C3"/>
    <w:pPr>
      <w:spacing w:before="200" w:after="120" w:line="480" w:lineRule="auto"/>
      <w:ind w:left="283"/>
    </w:pPr>
    <w:rPr>
      <w:rFonts w:eastAsia="Times New Roman"/>
    </w:rPr>
  </w:style>
  <w:style w:type="character" w:customStyle="1" w:styleId="Textkrper-Einzug2Zchn">
    <w:name w:val="Textkörper-Einzug 2 Zchn"/>
    <w:link w:val="Textkrper-Einzug2"/>
    <w:rsid w:val="003B41C3"/>
    <w:rPr>
      <w:rFonts w:ascii="Arial" w:eastAsia="Times New Roman" w:hAnsi="Arial" w:cs="Times New Roman"/>
      <w:sz w:val="20"/>
      <w:szCs w:val="20"/>
    </w:rPr>
  </w:style>
  <w:style w:type="paragraph" w:styleId="Textkrper-Einzug3">
    <w:name w:val="Body Text Indent 3"/>
    <w:basedOn w:val="Standard"/>
    <w:link w:val="Textkrper-Einzug3Zchn"/>
    <w:rsid w:val="003B41C3"/>
    <w:pPr>
      <w:spacing w:before="200" w:after="120" w:line="240" w:lineRule="auto"/>
      <w:ind w:left="283"/>
    </w:pPr>
    <w:rPr>
      <w:rFonts w:eastAsia="Times New Roman"/>
      <w:szCs w:val="16"/>
    </w:rPr>
  </w:style>
  <w:style w:type="character" w:customStyle="1" w:styleId="Textkrper-Einzug3Zchn">
    <w:name w:val="Textkörper-Einzug 3 Zchn"/>
    <w:link w:val="Textkrper-Einzug3"/>
    <w:rsid w:val="003B41C3"/>
    <w:rPr>
      <w:rFonts w:ascii="Arial" w:eastAsia="Times New Roman" w:hAnsi="Arial" w:cs="Times New Roman"/>
      <w:sz w:val="16"/>
      <w:szCs w:val="16"/>
    </w:rPr>
  </w:style>
  <w:style w:type="paragraph" w:styleId="Textkrper-Erstzeileneinzug2">
    <w:name w:val="Body Text First Indent 2"/>
    <w:basedOn w:val="Textkrper-Zeileneinzug"/>
    <w:link w:val="Textkrper-Erstzeileneinzug2Zchn"/>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Textkrper-Erstzeileneinzug2Zchn">
    <w:name w:val="Textkörper-Erstzeileneinzug 2 Zchn"/>
    <w:link w:val="Textkrper-Erstzeileneinzug2"/>
    <w:rsid w:val="003B41C3"/>
    <w:rPr>
      <w:rFonts w:ascii="Arial" w:eastAsia="Times New Roman" w:hAnsi="Arial" w:cs="Times New Roman"/>
      <w:sz w:val="20"/>
      <w:szCs w:val="20"/>
      <w:lang w:val="en-CA"/>
    </w:rPr>
  </w:style>
  <w:style w:type="paragraph" w:styleId="Standardeinzug">
    <w:name w:val="Normal Indent"/>
    <w:basedOn w:val="Standard"/>
    <w:rsid w:val="00112BD8"/>
    <w:pPr>
      <w:ind w:left="708"/>
    </w:pPr>
  </w:style>
  <w:style w:type="paragraph" w:styleId="Anrede">
    <w:name w:val="Salutation"/>
    <w:basedOn w:val="Standard"/>
    <w:next w:val="Standard"/>
    <w:link w:val="AnredeZchn"/>
    <w:rsid w:val="003B41C3"/>
    <w:pPr>
      <w:spacing w:before="200" w:line="240" w:lineRule="auto"/>
    </w:pPr>
    <w:rPr>
      <w:rFonts w:eastAsia="Times New Roman"/>
    </w:rPr>
  </w:style>
  <w:style w:type="character" w:customStyle="1" w:styleId="AnredeZchn">
    <w:name w:val="Anrede Zchn"/>
    <w:link w:val="Anrede"/>
    <w:rsid w:val="003B41C3"/>
    <w:rPr>
      <w:rFonts w:ascii="Arial" w:eastAsia="Times New Roman" w:hAnsi="Arial" w:cs="Times New Roman"/>
      <w:sz w:val="20"/>
      <w:szCs w:val="20"/>
    </w:rPr>
  </w:style>
  <w:style w:type="paragraph" w:styleId="Unterschrift">
    <w:name w:val="Signature"/>
    <w:basedOn w:val="Standard"/>
    <w:link w:val="UnterschriftZchn"/>
    <w:rsid w:val="003B41C3"/>
    <w:pPr>
      <w:spacing w:before="200" w:line="240" w:lineRule="auto"/>
      <w:ind w:left="4252"/>
    </w:pPr>
    <w:rPr>
      <w:rFonts w:eastAsia="Times New Roman"/>
    </w:rPr>
  </w:style>
  <w:style w:type="character" w:customStyle="1" w:styleId="UnterschriftZchn">
    <w:name w:val="Unterschrift Zchn"/>
    <w:link w:val="Unterschrift"/>
    <w:rsid w:val="003B41C3"/>
    <w:rPr>
      <w:rFonts w:ascii="Arial" w:eastAsia="Times New Roman" w:hAnsi="Arial" w:cs="Times New Roman"/>
      <w:sz w:val="20"/>
      <w:szCs w:val="20"/>
    </w:rPr>
  </w:style>
  <w:style w:type="paragraph" w:styleId="E-Mail-Signatur">
    <w:name w:val="E-mail Signature"/>
    <w:basedOn w:val="Standard"/>
    <w:link w:val="E-Mail-SignaturZchn"/>
    <w:rsid w:val="003B41C3"/>
    <w:pPr>
      <w:spacing w:before="200" w:line="240" w:lineRule="auto"/>
    </w:pPr>
    <w:rPr>
      <w:rFonts w:eastAsia="Times New Roman"/>
    </w:rPr>
  </w:style>
  <w:style w:type="character" w:customStyle="1" w:styleId="E-Mail-SignaturZchn">
    <w:name w:val="E-Mail-Signatur Zchn"/>
    <w:link w:val="E-Mail-Signatur"/>
    <w:rsid w:val="003B41C3"/>
    <w:rPr>
      <w:rFonts w:ascii="Arial" w:eastAsia="Times New Roman" w:hAnsi="Arial" w:cs="Times New Roman"/>
      <w:sz w:val="20"/>
      <w:szCs w:val="20"/>
    </w:rPr>
  </w:style>
  <w:style w:type="paragraph" w:styleId="Untertitel">
    <w:name w:val="Subtitle"/>
    <w:basedOn w:val="Standard"/>
    <w:link w:val="UntertitelZchn"/>
    <w:uiPriority w:val="11"/>
    <w:qFormat/>
    <w:rsid w:val="003B41C3"/>
    <w:pPr>
      <w:keepNext/>
      <w:spacing w:after="120" w:line="240" w:lineRule="auto"/>
      <w:jc w:val="center"/>
    </w:pPr>
    <w:rPr>
      <w:rFonts w:eastAsia="Times New Roman" w:cs="Arial"/>
      <w:color w:val="365F91"/>
      <w:sz w:val="24"/>
      <w:szCs w:val="24"/>
    </w:rPr>
  </w:style>
  <w:style w:type="character" w:customStyle="1" w:styleId="UntertitelZchn">
    <w:name w:val="Untertitel Zchn"/>
    <w:link w:val="Untertitel"/>
    <w:uiPriority w:val="11"/>
    <w:rsid w:val="003B41C3"/>
    <w:rPr>
      <w:rFonts w:ascii="Arial" w:eastAsia="Times New Roman" w:hAnsi="Arial" w:cs="Arial"/>
      <w:color w:val="365F91"/>
      <w:sz w:val="24"/>
      <w:szCs w:val="24"/>
    </w:rPr>
  </w:style>
  <w:style w:type="paragraph" w:styleId="Abbildungsverzeichnis">
    <w:name w:val="table of figures"/>
    <w:basedOn w:val="Standard"/>
    <w:next w:val="Standard"/>
    <w:semiHidden/>
    <w:rsid w:val="003B41C3"/>
    <w:pPr>
      <w:spacing w:before="200" w:line="240" w:lineRule="auto"/>
      <w:ind w:left="400" w:hanging="400"/>
    </w:pPr>
    <w:rPr>
      <w:rFonts w:eastAsia="Times New Roman"/>
    </w:rPr>
  </w:style>
  <w:style w:type="paragraph" w:styleId="Rechtsgrundlagenverzeichnis">
    <w:name w:val="table of authorities"/>
    <w:basedOn w:val="Standard"/>
    <w:next w:val="Standard"/>
    <w:semiHidden/>
    <w:rsid w:val="003B41C3"/>
    <w:pPr>
      <w:spacing w:before="200" w:line="240" w:lineRule="auto"/>
      <w:ind w:left="200" w:hanging="200"/>
    </w:pPr>
    <w:rPr>
      <w:rFonts w:eastAsia="Times New Roman"/>
    </w:rPr>
  </w:style>
  <w:style w:type="paragraph" w:styleId="NurText">
    <w:name w:val="Plain Text"/>
    <w:basedOn w:val="Standard"/>
    <w:link w:val="NurTextZchn"/>
    <w:rsid w:val="003B41C3"/>
    <w:pPr>
      <w:spacing w:before="200" w:line="240" w:lineRule="auto"/>
    </w:pPr>
    <w:rPr>
      <w:rFonts w:ascii="Courier New" w:eastAsia="Times New Roman" w:hAnsi="Courier New" w:cs="Courier New"/>
    </w:rPr>
  </w:style>
  <w:style w:type="character" w:customStyle="1" w:styleId="NurTextZchn">
    <w:name w:val="Nur Text Zchn"/>
    <w:link w:val="NurText"/>
    <w:rsid w:val="003B41C3"/>
    <w:rPr>
      <w:rFonts w:ascii="Courier New" w:eastAsia="Times New Roman" w:hAnsi="Courier New" w:cs="Courier New"/>
      <w:sz w:val="20"/>
      <w:szCs w:val="20"/>
    </w:rPr>
  </w:style>
  <w:style w:type="paragraph" w:styleId="Makrotext">
    <w:name w:val="macro"/>
    <w:link w:val="MakrotextZchn"/>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krotextZchn">
    <w:name w:val="Makrotext Zchn"/>
    <w:link w:val="Makrotext"/>
    <w:semiHidden/>
    <w:rsid w:val="003B41C3"/>
    <w:rPr>
      <w:rFonts w:ascii="Courier New" w:eastAsia="Times New Roman" w:hAnsi="Courier New" w:cs="Courier New"/>
      <w:sz w:val="20"/>
      <w:szCs w:val="20"/>
    </w:rPr>
  </w:style>
  <w:style w:type="paragraph" w:styleId="Fu-Endnotenberschrift">
    <w:name w:val="Note Heading"/>
    <w:basedOn w:val="Standard"/>
    <w:next w:val="Standard"/>
    <w:link w:val="Fu-EndnotenberschriftZchn"/>
    <w:rsid w:val="003B41C3"/>
    <w:pPr>
      <w:spacing w:before="200" w:line="240" w:lineRule="auto"/>
    </w:pPr>
    <w:rPr>
      <w:rFonts w:eastAsia="Times New Roman"/>
    </w:rPr>
  </w:style>
  <w:style w:type="character" w:customStyle="1" w:styleId="Fu-EndnotenberschriftZchn">
    <w:name w:val="Fuß/-Endnotenüberschrift Zchn"/>
    <w:link w:val="Fu-Endnotenberschrift"/>
    <w:rsid w:val="003B41C3"/>
    <w:rPr>
      <w:rFonts w:ascii="Arial" w:eastAsia="Times New Roman" w:hAnsi="Arial" w:cs="Times New Roman"/>
      <w:sz w:val="20"/>
      <w:szCs w:val="20"/>
    </w:rPr>
  </w:style>
  <w:style w:type="paragraph" w:styleId="Indexberschrift">
    <w:name w:val="index heading"/>
    <w:basedOn w:val="Standard"/>
    <w:next w:val="Index1"/>
    <w:semiHidden/>
    <w:rsid w:val="00BF0890"/>
    <w:pPr>
      <w:keepNext/>
      <w:spacing w:before="400" w:after="210"/>
      <w:jc w:val="center"/>
    </w:pPr>
  </w:style>
  <w:style w:type="paragraph" w:styleId="RGV-berschrift">
    <w:name w:val="toa heading"/>
    <w:basedOn w:val="Standard"/>
    <w:next w:val="Standard"/>
    <w:semiHidden/>
    <w:rsid w:val="003B41C3"/>
    <w:pPr>
      <w:spacing w:before="120" w:line="240" w:lineRule="auto"/>
    </w:pPr>
    <w:rPr>
      <w:rFonts w:eastAsia="Times New Roman" w:cs="Arial"/>
      <w:b/>
      <w:bCs/>
      <w:sz w:val="24"/>
      <w:szCs w:val="24"/>
    </w:rPr>
  </w:style>
  <w:style w:type="character" w:styleId="Besucht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Fett">
    <w:name w:val="Strong"/>
    <w:uiPriority w:val="22"/>
    <w:qFormat/>
    <w:rsid w:val="003B41C3"/>
    <w:rPr>
      <w:b/>
      <w:bCs/>
    </w:rPr>
  </w:style>
  <w:style w:type="paragraph" w:customStyle="1" w:styleId="Style1">
    <w:name w:val="Style1"/>
    <w:basedOn w:val="berschrift1"/>
    <w:rsid w:val="003B41C3"/>
    <w:pPr>
      <w:tabs>
        <w:tab w:val="num" w:pos="522"/>
      </w:tabs>
      <w:spacing w:before="360" w:after="120" w:line="240" w:lineRule="auto"/>
      <w:ind w:left="522"/>
    </w:pPr>
    <w:rPr>
      <w:bCs w:val="0"/>
      <w:kern w:val="32"/>
      <w:lang w:val="en-CA"/>
    </w:rPr>
  </w:style>
  <w:style w:type="paragraph" w:customStyle="1" w:styleId="Style2">
    <w:name w:val="Style2"/>
    <w:basedOn w:val="berschrift1"/>
    <w:rsid w:val="003B41C3"/>
    <w:pPr>
      <w:numPr>
        <w:numId w:val="3"/>
      </w:numPr>
      <w:spacing w:before="360" w:after="120" w:line="240" w:lineRule="auto"/>
    </w:pPr>
    <w:rPr>
      <w:bCs w:val="0"/>
      <w:kern w:val="32"/>
      <w:lang w:val="en-CA"/>
    </w:rPr>
  </w:style>
  <w:style w:type="paragraph" w:customStyle="1" w:styleId="Style3">
    <w:name w:val="Style3"/>
    <w:basedOn w:val="Style1"/>
    <w:rsid w:val="003B41C3"/>
    <w:pPr>
      <w:numPr>
        <w:numId w:val="2"/>
      </w:numPr>
    </w:pPr>
  </w:style>
  <w:style w:type="paragraph" w:customStyle="1" w:styleId="headercell">
    <w:name w:val="headercell"/>
    <w:basedOn w:val="Standard"/>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Standard"/>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Standard"/>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Standard"/>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Standard"/>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Standard"/>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Standard"/>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Standard"/>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Standard"/>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Standard"/>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Standard"/>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Standard"/>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Standard"/>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Standard"/>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Standard"/>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Standard"/>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Standard"/>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Standard"/>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Standard"/>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Standard"/>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Standard"/>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Standard"/>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Standard"/>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Standard"/>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Standard"/>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Standard"/>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Standard"/>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Standard"/>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Standard"/>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Standard"/>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Standard"/>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Standard"/>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Standard"/>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Hervorhebung">
    <w:name w:val="Emphasis"/>
    <w:uiPriority w:val="20"/>
    <w:qFormat/>
    <w:rsid w:val="003B41C3"/>
    <w:rPr>
      <w:b/>
      <w:bCs/>
      <w:i w:val="0"/>
      <w:iCs w:val="0"/>
    </w:rPr>
  </w:style>
  <w:style w:type="character" w:customStyle="1" w:styleId="highlightedsearchterm">
    <w:name w:val="highlightedsearchterm"/>
    <w:basedOn w:val="Absatz-Standardschriftart"/>
    <w:rsid w:val="003B41C3"/>
  </w:style>
  <w:style w:type="paragraph" w:customStyle="1" w:styleId="StyleBodyText11pt">
    <w:name w:val="Style Body Text + 11 pt"/>
    <w:basedOn w:val="Textkrper"/>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Standard"/>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Standard"/>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Textkrper"/>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Standard"/>
    <w:next w:val="Standard"/>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berschrift1"/>
    <w:qFormat/>
    <w:rsid w:val="003B41C3"/>
    <w:pPr>
      <w:spacing w:after="120" w:line="240" w:lineRule="auto"/>
      <w:ind w:left="90"/>
    </w:pPr>
    <w:rPr>
      <w:bCs w:val="0"/>
      <w:kern w:val="32"/>
      <w:szCs w:val="28"/>
      <w:lang w:val="en-CA"/>
    </w:rPr>
  </w:style>
  <w:style w:type="paragraph" w:styleId="Inhaltsverzeichnisberschrift">
    <w:name w:val="TOC Heading"/>
    <w:basedOn w:val="berschrift1"/>
    <w:next w:val="Standard"/>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NormaleTabelle"/>
    <w:next w:val="Tabellenraster"/>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FarbigeSchattierung-Akzent1">
    <w:name w:val="Colorful Shading Accent 1"/>
    <w:basedOn w:val="NormaleTabelle"/>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Standard"/>
    <w:qFormat/>
    <w:rsid w:val="003B41C3"/>
    <w:pPr>
      <w:spacing w:line="240" w:lineRule="auto"/>
    </w:pPr>
    <w:rPr>
      <w:b/>
      <w:color w:val="365F91"/>
      <w:sz w:val="24"/>
      <w:lang w:val="en-GB"/>
    </w:rPr>
  </w:style>
  <w:style w:type="paragraph" w:customStyle="1" w:styleId="Tabletype">
    <w:name w:val="Table type"/>
    <w:basedOn w:val="Standard"/>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berarbeitung">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e"/>
    <w:qFormat/>
    <w:rsid w:val="003B41C3"/>
    <w:pPr>
      <w:numPr>
        <w:numId w:val="4"/>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Standard"/>
    <w:rsid w:val="003B41C3"/>
  </w:style>
  <w:style w:type="paragraph" w:customStyle="1" w:styleId="AppH-1">
    <w:name w:val="AppH-1"/>
    <w:basedOn w:val="berschrift2"/>
    <w:rsid w:val="003B41C3"/>
    <w:pPr>
      <w:spacing w:after="80" w:line="240" w:lineRule="auto"/>
    </w:pPr>
    <w:rPr>
      <w:bCs w:val="0"/>
      <w:iCs/>
    </w:rPr>
  </w:style>
  <w:style w:type="paragraph" w:customStyle="1" w:styleId="Annex-F-2">
    <w:name w:val="Annex-F-2"/>
    <w:basedOn w:val="berschrift3"/>
    <w:next w:val="Textkrper"/>
    <w:uiPriority w:val="1"/>
    <w:qFormat/>
    <w:rsid w:val="2D8F900D"/>
    <w:rPr>
      <w:rFonts w:cs="Arial"/>
    </w:rPr>
  </w:style>
  <w:style w:type="paragraph" w:customStyle="1" w:styleId="AppH-C">
    <w:name w:val="AppH-C"/>
    <w:basedOn w:val="berschrift2"/>
    <w:next w:val="Textkrper"/>
    <w:link w:val="AppH-CChar"/>
    <w:qFormat/>
    <w:rsid w:val="003B41C3"/>
    <w:pPr>
      <w:spacing w:after="80" w:line="240" w:lineRule="auto"/>
    </w:pPr>
    <w:rPr>
      <w:bCs w:val="0"/>
      <w:iCs/>
    </w:rPr>
  </w:style>
  <w:style w:type="paragraph" w:customStyle="1" w:styleId="Annex-F-7">
    <w:name w:val="Annex-F-7"/>
    <w:basedOn w:val="berschrift2"/>
    <w:next w:val="Textkrper"/>
    <w:link w:val="Annex-F-7Char"/>
    <w:rsid w:val="00E901C0"/>
    <w:pPr>
      <w:spacing w:after="80" w:line="240" w:lineRule="auto"/>
    </w:pPr>
    <w:rPr>
      <w:bCs w:val="0"/>
      <w:iCs/>
    </w:rPr>
  </w:style>
  <w:style w:type="paragraph" w:customStyle="1" w:styleId="AppH-E">
    <w:name w:val="AppH-E"/>
    <w:basedOn w:val="berschrift2"/>
    <w:next w:val="Textkrper"/>
    <w:qFormat/>
    <w:rsid w:val="003B41C3"/>
    <w:pPr>
      <w:numPr>
        <w:numId w:val="7"/>
      </w:numPr>
      <w:tabs>
        <w:tab w:val="left" w:pos="851"/>
      </w:tabs>
      <w:spacing w:after="80" w:line="240" w:lineRule="auto"/>
      <w:ind w:left="709" w:hanging="425"/>
    </w:pPr>
    <w:rPr>
      <w:bCs w:val="0"/>
      <w:iCs/>
    </w:rPr>
  </w:style>
  <w:style w:type="numbering" w:customStyle="1" w:styleId="Style4">
    <w:name w:val="Style4"/>
    <w:uiPriority w:val="99"/>
    <w:rsid w:val="003B41C3"/>
    <w:pPr>
      <w:numPr>
        <w:numId w:val="6"/>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Standard"/>
    <w:rsid w:val="005A0747"/>
    <w:pPr>
      <w:spacing w:before="240" w:after="120" w:line="240" w:lineRule="auto"/>
      <w:ind w:left="1440" w:right="1440"/>
      <w:jc w:val="center"/>
    </w:pPr>
    <w:rPr>
      <w:rFonts w:eastAsia="Times New Roman"/>
      <w:b/>
      <w:lang w:val="en-GB" w:eastAsia="zh-CN"/>
    </w:rPr>
  </w:style>
  <w:style w:type="table" w:styleId="TabelleRaster1">
    <w:name w:val="Table Grid 1"/>
    <w:basedOn w:val="NormaleTabelle"/>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Standard"/>
    <w:rsid w:val="00BF0890"/>
    <w:pPr>
      <w:spacing w:after="0" w:line="240" w:lineRule="auto"/>
      <w:jc w:val="left"/>
    </w:pPr>
    <w:rPr>
      <w:rFonts w:eastAsia="Times New Roman"/>
      <w:b/>
      <w:sz w:val="28"/>
      <w:lang w:val="en-GB" w:eastAsia="zh-CN"/>
    </w:rPr>
  </w:style>
  <w:style w:type="paragraph" w:customStyle="1" w:styleId="Fig-Caption">
    <w:name w:val="Fig-Caption"/>
    <w:basedOn w:val="Standard"/>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Standard"/>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Standard"/>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berschrift4"/>
    <w:link w:val="Annex-F-3Char"/>
    <w:qFormat/>
    <w:rsid w:val="00157D93"/>
  </w:style>
  <w:style w:type="paragraph" w:customStyle="1" w:styleId="Annex-F-4">
    <w:name w:val="Annex-F-4"/>
    <w:basedOn w:val="Annex-F-3"/>
    <w:link w:val="Annex-F-4Char"/>
    <w:qFormat/>
    <w:rsid w:val="00157D93"/>
    <w:pPr>
      <w:numPr>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berschrift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9"/>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8"/>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StandardWebZchn">
    <w:name w:val="Standard (Web) Zchn"/>
    <w:link w:val="StandardWeb"/>
    <w:uiPriority w:val="99"/>
    <w:rsid w:val="00F11C3E"/>
    <w:rPr>
      <w:rFonts w:ascii="Times New Roman" w:eastAsia="Times New Roman" w:hAnsi="Times New Roman" w:cs="Times New Roman"/>
      <w:sz w:val="24"/>
      <w:szCs w:val="24"/>
    </w:rPr>
  </w:style>
  <w:style w:type="paragraph" w:customStyle="1" w:styleId="cross-reference">
    <w:name w:val="cross-reference"/>
    <w:basedOn w:val="Standard"/>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Standard"/>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NormaleTabelle"/>
    <w:next w:val="Tabellenraster"/>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NormaleTabelle"/>
    <w:next w:val="Tabellenraster"/>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10"/>
      </w:numPr>
      <w:ind w:left="432" w:hanging="432"/>
    </w:pPr>
  </w:style>
  <w:style w:type="paragraph" w:customStyle="1" w:styleId="AnnexD">
    <w:name w:val="Annex D"/>
    <w:basedOn w:val="berschrift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berschrift1Zchn"/>
    <w:link w:val="AnnexD"/>
    <w:rsid w:val="00D02374"/>
    <w:rPr>
      <w:rFonts w:ascii="Arial" w:eastAsia="MS Mincho" w:hAnsi="Arial"/>
      <w:b/>
      <w:bCs/>
      <w:sz w:val="24"/>
      <w:lang w:val="en-AU" w:eastAsia="ja-JP"/>
    </w:rPr>
  </w:style>
  <w:style w:type="paragraph" w:customStyle="1" w:styleId="11">
    <w:name w:val=".1.1."/>
    <w:basedOn w:val="berschrift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NormaleTabelle"/>
    <w:next w:val="Tabellenraster"/>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berschrift2Zchn"/>
    <w:link w:val="11"/>
    <w:rsid w:val="00D02374"/>
    <w:rPr>
      <w:rFonts w:ascii="Arial" w:eastAsia="MS Mincho" w:hAnsi="Arial"/>
      <w:b/>
      <w:bCs/>
      <w:sz w:val="22"/>
      <w:lang w:val="en-AU" w:eastAsia="ja-JP"/>
    </w:rPr>
  </w:style>
  <w:style w:type="table" w:customStyle="1" w:styleId="TableGrid5">
    <w:name w:val="Table Grid5"/>
    <w:basedOn w:val="NormaleTabelle"/>
    <w:next w:val="Tabellenraster"/>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NormaleTabelle"/>
    <w:next w:val="Tabellenraster"/>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NormaleTabelle"/>
    <w:next w:val="Tabellenraster"/>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KeineListe"/>
    <w:uiPriority w:val="99"/>
    <w:semiHidden/>
    <w:unhideWhenUsed/>
    <w:rsid w:val="00DE379F"/>
  </w:style>
  <w:style w:type="paragraph" w:customStyle="1" w:styleId="ANNEXN">
    <w:name w:val="ANNEXN"/>
    <w:basedOn w:val="ANNEX"/>
    <w:next w:val="Standard"/>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Standard"/>
    <w:rsid w:val="00DE379F"/>
    <w:pPr>
      <w:numPr>
        <w:numId w:val="11"/>
      </w:numPr>
      <w:spacing w:before="0" w:after="760" w:line="310" w:lineRule="exact"/>
      <w:jc w:val="center"/>
    </w:pPr>
    <w:rPr>
      <w:rFonts w:eastAsia="Calibri"/>
      <w:kern w:val="0"/>
      <w:lang w:val="en-US"/>
    </w:rPr>
  </w:style>
  <w:style w:type="paragraph" w:customStyle="1" w:styleId="Bibliography2">
    <w:name w:val="Bibliography2"/>
    <w:basedOn w:val="Standard"/>
    <w:rsid w:val="00DE379F"/>
    <w:pPr>
      <w:tabs>
        <w:tab w:val="left" w:pos="660"/>
      </w:tabs>
    </w:pPr>
    <w:rPr>
      <w:szCs w:val="24"/>
    </w:rPr>
  </w:style>
  <w:style w:type="paragraph" w:customStyle="1" w:styleId="Definition">
    <w:name w:val="Definition"/>
    <w:basedOn w:val="Standard"/>
    <w:next w:val="Standard"/>
    <w:rsid w:val="00DE379F"/>
    <w:rPr>
      <w:szCs w:val="24"/>
    </w:rPr>
  </w:style>
  <w:style w:type="character" w:customStyle="1" w:styleId="Defterms">
    <w:name w:val="Defterms"/>
    <w:rsid w:val="00DE379F"/>
    <w:rPr>
      <w:noProof w:val="0"/>
      <w:color w:val="auto"/>
      <w:lang w:val="fr-FR"/>
    </w:rPr>
  </w:style>
  <w:style w:type="paragraph" w:customStyle="1" w:styleId="dl">
    <w:name w:val="dl"/>
    <w:basedOn w:val="Standard"/>
    <w:rsid w:val="00DE379F"/>
    <w:pPr>
      <w:ind w:left="800" w:hanging="400"/>
    </w:pPr>
    <w:rPr>
      <w:szCs w:val="24"/>
    </w:rPr>
  </w:style>
  <w:style w:type="character" w:styleId="Endnotenzeichen">
    <w:name w:val="endnote reference"/>
    <w:semiHidden/>
    <w:rsid w:val="00DE379F"/>
    <w:rPr>
      <w:noProof w:val="0"/>
      <w:vertAlign w:val="superscript"/>
      <w:lang w:val="fr-FR"/>
    </w:rPr>
  </w:style>
  <w:style w:type="paragraph" w:customStyle="1" w:styleId="Example">
    <w:name w:val="Example"/>
    <w:basedOn w:val="Standard"/>
    <w:next w:val="Standard"/>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Standard"/>
    <w:rsid w:val="00DE379F"/>
    <w:pPr>
      <w:keepNext/>
      <w:tabs>
        <w:tab w:val="left" w:pos="340"/>
      </w:tabs>
      <w:spacing w:after="60" w:line="210" w:lineRule="atLeast"/>
    </w:pPr>
    <w:rPr>
      <w:sz w:val="18"/>
      <w:szCs w:val="24"/>
    </w:rPr>
  </w:style>
  <w:style w:type="paragraph" w:customStyle="1" w:styleId="Figuretitle">
    <w:name w:val="Figure title"/>
    <w:basedOn w:val="Standard"/>
    <w:next w:val="Standard"/>
    <w:rsid w:val="005A0747"/>
    <w:pPr>
      <w:suppressAutoHyphens/>
      <w:spacing w:before="220" w:after="220"/>
      <w:jc w:val="center"/>
    </w:pPr>
    <w:rPr>
      <w:b/>
    </w:rPr>
  </w:style>
  <w:style w:type="paragraph" w:customStyle="1" w:styleId="Foreword">
    <w:name w:val="Foreword"/>
    <w:basedOn w:val="Standard"/>
    <w:next w:val="Standard"/>
    <w:rsid w:val="00DE379F"/>
    <w:rPr>
      <w:color w:val="0000FF"/>
      <w:szCs w:val="24"/>
    </w:rPr>
  </w:style>
  <w:style w:type="paragraph" w:customStyle="1" w:styleId="Formula">
    <w:name w:val="Formula"/>
    <w:basedOn w:val="Standard"/>
    <w:next w:val="Standard"/>
    <w:rsid w:val="00DE379F"/>
    <w:pPr>
      <w:tabs>
        <w:tab w:val="right" w:pos="9752"/>
      </w:tabs>
      <w:spacing w:after="220" w:line="240" w:lineRule="auto"/>
      <w:ind w:left="403"/>
    </w:pPr>
    <w:rPr>
      <w:szCs w:val="24"/>
    </w:rPr>
  </w:style>
  <w:style w:type="paragraph" w:customStyle="1" w:styleId="Introduction">
    <w:name w:val="Introduction"/>
    <w:basedOn w:val="Standard"/>
    <w:next w:val="Standard"/>
    <w:rsid w:val="00DE379F"/>
    <w:pPr>
      <w:keepNext/>
      <w:pageBreakBefore/>
      <w:tabs>
        <w:tab w:val="left" w:pos="400"/>
      </w:tabs>
      <w:suppressAutoHyphens/>
      <w:spacing w:before="960" w:after="310" w:line="310" w:lineRule="exact"/>
    </w:pPr>
    <w:rPr>
      <w:b/>
      <w:sz w:val="28"/>
      <w:szCs w:val="24"/>
    </w:rPr>
  </w:style>
  <w:style w:type="character" w:styleId="Zeilennummer">
    <w:name w:val="line number"/>
    <w:rsid w:val="00DE379F"/>
    <w:rPr>
      <w:noProof w:val="0"/>
      <w:lang w:val="fr-FR"/>
    </w:rPr>
  </w:style>
  <w:style w:type="paragraph" w:customStyle="1" w:styleId="MSDNFR">
    <w:name w:val="MSDNFR"/>
    <w:basedOn w:val="Standard"/>
    <w:next w:val="Standard"/>
    <w:rsid w:val="00DE379F"/>
    <w:pPr>
      <w:spacing w:line="220" w:lineRule="atLeast"/>
    </w:pPr>
    <w:rPr>
      <w:color w:val="0000FF"/>
      <w:szCs w:val="24"/>
    </w:rPr>
  </w:style>
  <w:style w:type="paragraph" w:customStyle="1" w:styleId="na2">
    <w:name w:val="na2"/>
    <w:basedOn w:val="a2"/>
    <w:next w:val="Standard"/>
    <w:rsid w:val="00DE379F"/>
    <w:pPr>
      <w:numPr>
        <w:numId w:val="12"/>
      </w:numPr>
      <w:spacing w:after="0"/>
    </w:pPr>
    <w:rPr>
      <w:rFonts w:eastAsia="Calibri"/>
      <w:i w:val="0"/>
      <w:iCs/>
      <w:szCs w:val="24"/>
      <w:lang w:val="en-US" w:eastAsia="en-US"/>
    </w:rPr>
  </w:style>
  <w:style w:type="paragraph" w:customStyle="1" w:styleId="na3">
    <w:name w:val="na3"/>
    <w:basedOn w:val="a3"/>
    <w:next w:val="Standard"/>
    <w:rsid w:val="00DE379F"/>
    <w:pPr>
      <w:numPr>
        <w:numId w:val="0"/>
      </w:numPr>
      <w:spacing w:after="0"/>
    </w:pPr>
    <w:rPr>
      <w:rFonts w:eastAsia="Calibri"/>
      <w:bCs w:val="0"/>
      <w:szCs w:val="24"/>
      <w:lang w:val="en-US" w:eastAsia="en-US"/>
    </w:rPr>
  </w:style>
  <w:style w:type="paragraph" w:customStyle="1" w:styleId="na4">
    <w:name w:val="na4"/>
    <w:basedOn w:val="a4"/>
    <w:next w:val="Standard"/>
    <w:rsid w:val="00DE379F"/>
    <w:pPr>
      <w:numPr>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Standard"/>
    <w:rsid w:val="00DE379F"/>
    <w:pPr>
      <w:numPr>
        <w:numId w:val="12"/>
      </w:numPr>
      <w:spacing w:after="0"/>
    </w:pPr>
    <w:rPr>
      <w:rFonts w:eastAsia="Calibri"/>
      <w:szCs w:val="24"/>
      <w:lang w:val="en-US" w:eastAsia="en-US"/>
    </w:rPr>
  </w:style>
  <w:style w:type="paragraph" w:customStyle="1" w:styleId="na6">
    <w:name w:val="na6"/>
    <w:basedOn w:val="a6"/>
    <w:next w:val="Standard"/>
    <w:rsid w:val="00DE379F"/>
    <w:pPr>
      <w:numPr>
        <w:numId w:val="12"/>
      </w:numPr>
      <w:spacing w:after="0"/>
    </w:pPr>
    <w:rPr>
      <w:rFonts w:eastAsia="Calibri"/>
      <w:bCs/>
      <w:color w:val="auto"/>
      <w:szCs w:val="24"/>
      <w:lang w:val="en-US" w:eastAsia="en-US"/>
    </w:rPr>
  </w:style>
  <w:style w:type="paragraph" w:customStyle="1" w:styleId="p2">
    <w:name w:val="p2"/>
    <w:basedOn w:val="Standard"/>
    <w:next w:val="Standard"/>
    <w:rsid w:val="00DE379F"/>
    <w:pPr>
      <w:tabs>
        <w:tab w:val="left" w:pos="560"/>
      </w:tabs>
      <w:spacing w:line="240" w:lineRule="auto"/>
    </w:pPr>
    <w:rPr>
      <w:szCs w:val="24"/>
    </w:rPr>
  </w:style>
  <w:style w:type="paragraph" w:customStyle="1" w:styleId="p3">
    <w:name w:val="p3"/>
    <w:basedOn w:val="Standard"/>
    <w:next w:val="Standard"/>
    <w:rsid w:val="00DE379F"/>
    <w:pPr>
      <w:tabs>
        <w:tab w:val="left" w:pos="720"/>
      </w:tabs>
      <w:spacing w:line="240" w:lineRule="auto"/>
    </w:pPr>
    <w:rPr>
      <w:szCs w:val="24"/>
    </w:rPr>
  </w:style>
  <w:style w:type="paragraph" w:customStyle="1" w:styleId="p4">
    <w:name w:val="p4"/>
    <w:basedOn w:val="Standard"/>
    <w:next w:val="Standard"/>
    <w:rsid w:val="00DE379F"/>
    <w:pPr>
      <w:tabs>
        <w:tab w:val="left" w:pos="1100"/>
      </w:tabs>
      <w:spacing w:line="240" w:lineRule="auto"/>
    </w:pPr>
    <w:rPr>
      <w:szCs w:val="24"/>
    </w:rPr>
  </w:style>
  <w:style w:type="paragraph" w:customStyle="1" w:styleId="p5">
    <w:name w:val="p5"/>
    <w:basedOn w:val="Standard"/>
    <w:next w:val="Standard"/>
    <w:rsid w:val="00DE379F"/>
    <w:pPr>
      <w:tabs>
        <w:tab w:val="left" w:pos="1100"/>
      </w:tabs>
      <w:spacing w:line="240" w:lineRule="auto"/>
    </w:pPr>
    <w:rPr>
      <w:szCs w:val="24"/>
    </w:rPr>
  </w:style>
  <w:style w:type="paragraph" w:customStyle="1" w:styleId="p6">
    <w:name w:val="p6"/>
    <w:basedOn w:val="Standard"/>
    <w:next w:val="Standard"/>
    <w:rsid w:val="00DE379F"/>
    <w:pPr>
      <w:tabs>
        <w:tab w:val="left" w:pos="1440"/>
      </w:tabs>
      <w:spacing w:line="240" w:lineRule="auto"/>
    </w:pPr>
    <w:rPr>
      <w:szCs w:val="24"/>
    </w:rPr>
  </w:style>
  <w:style w:type="paragraph" w:customStyle="1" w:styleId="RefNorm">
    <w:name w:val="RefNorm"/>
    <w:basedOn w:val="Standard"/>
    <w:next w:val="Standard"/>
    <w:rsid w:val="00DE379F"/>
    <w:pPr>
      <w:spacing w:line="240" w:lineRule="auto"/>
    </w:pPr>
    <w:rPr>
      <w:szCs w:val="24"/>
    </w:rPr>
  </w:style>
  <w:style w:type="paragraph" w:customStyle="1" w:styleId="Special">
    <w:name w:val="Special"/>
    <w:basedOn w:val="Standard"/>
    <w:next w:val="Standard"/>
    <w:rsid w:val="00DE379F"/>
    <w:pPr>
      <w:spacing w:line="240" w:lineRule="auto"/>
    </w:pPr>
    <w:rPr>
      <w:szCs w:val="24"/>
    </w:rPr>
  </w:style>
  <w:style w:type="paragraph" w:customStyle="1" w:styleId="Tablefootnote">
    <w:name w:val="Table footnote"/>
    <w:basedOn w:val="Standard"/>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Standard"/>
    <w:next w:val="Definition"/>
    <w:rsid w:val="00DE379F"/>
    <w:pPr>
      <w:keepNext/>
      <w:suppressAutoHyphens/>
      <w:spacing w:line="240" w:lineRule="auto"/>
    </w:pPr>
    <w:rPr>
      <w:b/>
      <w:szCs w:val="24"/>
    </w:rPr>
  </w:style>
  <w:style w:type="paragraph" w:customStyle="1" w:styleId="TermNum">
    <w:name w:val="TermNum"/>
    <w:basedOn w:val="Standard"/>
    <w:next w:val="Terms"/>
    <w:rsid w:val="00DE379F"/>
    <w:pPr>
      <w:keepNext/>
      <w:spacing w:line="240" w:lineRule="auto"/>
    </w:pPr>
    <w:rPr>
      <w:b/>
      <w:szCs w:val="24"/>
    </w:rPr>
  </w:style>
  <w:style w:type="paragraph" w:customStyle="1" w:styleId="zzBiblio">
    <w:name w:val="zzBiblio"/>
    <w:basedOn w:val="Standard"/>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Verzeichnis1"/>
    <w:rsid w:val="00DE379F"/>
    <w:pPr>
      <w:tabs>
        <w:tab w:val="clear" w:pos="400"/>
      </w:tabs>
    </w:pPr>
  </w:style>
  <w:style w:type="paragraph" w:customStyle="1" w:styleId="zzCover">
    <w:name w:val="zzCover"/>
    <w:basedOn w:val="Standard"/>
    <w:rsid w:val="00DE379F"/>
    <w:pPr>
      <w:spacing w:after="220" w:line="240" w:lineRule="auto"/>
      <w:jc w:val="right"/>
    </w:pPr>
    <w:rPr>
      <w:b/>
      <w:color w:val="000000"/>
      <w:sz w:val="24"/>
      <w:szCs w:val="24"/>
    </w:rPr>
  </w:style>
  <w:style w:type="paragraph" w:customStyle="1" w:styleId="zzForeword">
    <w:name w:val="zzForeword"/>
    <w:basedOn w:val="Introduction"/>
    <w:next w:val="Standard"/>
    <w:rsid w:val="00DE379F"/>
    <w:pPr>
      <w:tabs>
        <w:tab w:val="clear" w:pos="400"/>
      </w:tabs>
    </w:pPr>
    <w:rPr>
      <w:color w:val="0000FF"/>
    </w:rPr>
  </w:style>
  <w:style w:type="paragraph" w:customStyle="1" w:styleId="zzHelp">
    <w:name w:val="zzHelp"/>
    <w:basedOn w:val="Standard"/>
    <w:rsid w:val="00DE379F"/>
    <w:pPr>
      <w:spacing w:line="240" w:lineRule="auto"/>
    </w:pPr>
    <w:rPr>
      <w:color w:val="008000"/>
      <w:szCs w:val="24"/>
    </w:rPr>
  </w:style>
  <w:style w:type="paragraph" w:customStyle="1" w:styleId="zzIndex">
    <w:name w:val="zzIndex"/>
    <w:basedOn w:val="zzBiblio"/>
    <w:next w:val="Indexberschrift"/>
    <w:rsid w:val="00DE379F"/>
  </w:style>
  <w:style w:type="paragraph" w:customStyle="1" w:styleId="zzLc5">
    <w:name w:val="zzLc5"/>
    <w:basedOn w:val="Standard"/>
    <w:next w:val="Standard"/>
    <w:rsid w:val="00DE379F"/>
    <w:pPr>
      <w:spacing w:line="240" w:lineRule="auto"/>
    </w:pPr>
    <w:rPr>
      <w:szCs w:val="24"/>
    </w:rPr>
  </w:style>
  <w:style w:type="paragraph" w:customStyle="1" w:styleId="zzLc6">
    <w:name w:val="zzLc6"/>
    <w:basedOn w:val="Standard"/>
    <w:next w:val="Standard"/>
    <w:rsid w:val="00DE379F"/>
    <w:pPr>
      <w:spacing w:line="240" w:lineRule="auto"/>
    </w:pPr>
    <w:rPr>
      <w:szCs w:val="24"/>
    </w:rPr>
  </w:style>
  <w:style w:type="paragraph" w:customStyle="1" w:styleId="zzSTDTitle">
    <w:name w:val="zzSTDTitle"/>
    <w:basedOn w:val="Standard"/>
    <w:next w:val="Standard"/>
    <w:rsid w:val="00DE379F"/>
    <w:pPr>
      <w:suppressAutoHyphens/>
      <w:spacing w:before="400" w:after="760" w:line="350" w:lineRule="exact"/>
    </w:pPr>
    <w:rPr>
      <w:b/>
      <w:color w:val="0000FF"/>
      <w:sz w:val="32"/>
      <w:szCs w:val="24"/>
    </w:rPr>
  </w:style>
  <w:style w:type="paragraph" w:customStyle="1" w:styleId="Tabletext10">
    <w:name w:val="Table text (10)"/>
    <w:basedOn w:val="Standard"/>
    <w:rsid w:val="00DE379F"/>
    <w:pPr>
      <w:spacing w:before="60" w:after="60" w:line="240" w:lineRule="auto"/>
    </w:pPr>
    <w:rPr>
      <w:szCs w:val="24"/>
    </w:rPr>
  </w:style>
  <w:style w:type="paragraph" w:customStyle="1" w:styleId="Tabletext9">
    <w:name w:val="Table text (9)"/>
    <w:basedOn w:val="Standard"/>
    <w:rsid w:val="00DE379F"/>
    <w:pPr>
      <w:spacing w:before="60" w:after="60" w:line="210" w:lineRule="atLeast"/>
    </w:pPr>
    <w:rPr>
      <w:sz w:val="18"/>
      <w:szCs w:val="24"/>
    </w:rPr>
  </w:style>
  <w:style w:type="paragraph" w:customStyle="1" w:styleId="Tabletext8">
    <w:name w:val="Table text (8)"/>
    <w:basedOn w:val="Standard"/>
    <w:rsid w:val="00DE379F"/>
    <w:pPr>
      <w:spacing w:before="60" w:after="60" w:line="190" w:lineRule="atLeast"/>
    </w:pPr>
    <w:rPr>
      <w:szCs w:val="24"/>
    </w:rPr>
  </w:style>
  <w:style w:type="paragraph" w:customStyle="1" w:styleId="Tabletext7">
    <w:name w:val="Table text (7)"/>
    <w:basedOn w:val="Standard"/>
    <w:rsid w:val="00DE379F"/>
    <w:pPr>
      <w:spacing w:before="60" w:after="60" w:line="170" w:lineRule="atLeast"/>
    </w:pPr>
    <w:rPr>
      <w:sz w:val="14"/>
      <w:szCs w:val="24"/>
    </w:rPr>
  </w:style>
  <w:style w:type="numbering" w:customStyle="1" w:styleId="NoList11">
    <w:name w:val="No List11"/>
    <w:next w:val="KeineListe"/>
    <w:uiPriority w:val="99"/>
    <w:semiHidden/>
    <w:unhideWhenUsed/>
    <w:rsid w:val="00DE379F"/>
  </w:style>
  <w:style w:type="table" w:customStyle="1" w:styleId="TableGrid8">
    <w:name w:val="Table Grid8"/>
    <w:basedOn w:val="NormaleTabelle"/>
    <w:next w:val="Tabellenraster"/>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NormaleTabelle"/>
    <w:next w:val="Tabellenraster"/>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NormaleTabelle"/>
    <w:next w:val="FarbigeSchattierung-Akz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NormaleTabelle"/>
    <w:next w:val="TabelleRaster1"/>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NormaleTabelle"/>
    <w:next w:val="Tabellenraster"/>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NormaleTabelle"/>
    <w:next w:val="Tabellenraster"/>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NormaleTabelle"/>
    <w:next w:val="Tabellenraster"/>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NormaleTabelle"/>
    <w:next w:val="Tabellenraster"/>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NormaleTabelle"/>
    <w:next w:val="Tabellenraster"/>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NormaleTabelle"/>
    <w:next w:val="Tabellenraster"/>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NormaleTabelle"/>
    <w:next w:val="Tabellenraster"/>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NormaleTabelle"/>
    <w:next w:val="Tabellenraster"/>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NormaleTabelle"/>
    <w:next w:val="Tabellenraster"/>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NormaleTabelle"/>
    <w:next w:val="Tabellenraster"/>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NormaleTabelle"/>
    <w:next w:val="Tabellenraster"/>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NormaleTabelle"/>
    <w:next w:val="Tabellenraster"/>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Standard"/>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Standard"/>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Absatz-Standardschriftart"/>
    <w:uiPriority w:val="99"/>
    <w:semiHidden/>
    <w:unhideWhenUsed/>
    <w:rsid w:val="00B66C1A"/>
    <w:rPr>
      <w:color w:val="605E5C"/>
      <w:shd w:val="clear" w:color="auto" w:fill="E1DFDD"/>
    </w:rPr>
  </w:style>
  <w:style w:type="paragraph" w:customStyle="1" w:styleId="Caption1">
    <w:name w:val="Caption1"/>
    <w:basedOn w:val="Standard"/>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Standard"/>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NormaleTabelle"/>
    <w:next w:val="Tabellenraster"/>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Standard"/>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Standard"/>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Standard"/>
    <w:next w:val="Standard"/>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Standard"/>
    <w:next w:val="Standard"/>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Standard"/>
    <w:rsid w:val="00E9151D"/>
    <w:pPr>
      <w:spacing w:before="210" w:after="0" w:line="210" w:lineRule="exact"/>
      <w:jc w:val="left"/>
    </w:pPr>
    <w:rPr>
      <w:rFonts w:eastAsia="Times New Roman"/>
      <w:sz w:val="18"/>
      <w:lang w:eastAsia="en-US"/>
    </w:rPr>
  </w:style>
  <w:style w:type="paragraph" w:customStyle="1" w:styleId="subpara">
    <w:name w:val="sub para"/>
    <w:basedOn w:val="Standard"/>
    <w:rsid w:val="00E9151D"/>
    <w:pPr>
      <w:spacing w:before="60" w:after="60" w:line="240" w:lineRule="auto"/>
      <w:ind w:left="1134" w:right="794" w:hanging="567"/>
    </w:pPr>
    <w:rPr>
      <w:rFonts w:ascii="Arial Narrow" w:eastAsia="Times New Roman" w:hAnsi="Arial Narrow"/>
      <w:sz w:val="22"/>
      <w:lang w:eastAsia="en-US"/>
    </w:rPr>
  </w:style>
  <w:style w:type="paragraph" w:styleId="KeinLeerraum">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Standard"/>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NormaleTabelle"/>
    <w:next w:val="Tabellenraster"/>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NormaleTabelle"/>
    <w:next w:val="Tabellenraster"/>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3"/>
      </w:numPr>
    </w:pPr>
  </w:style>
  <w:style w:type="character" w:customStyle="1" w:styleId="UnresolvedMention10">
    <w:name w:val="Unresolved Mention10"/>
    <w:basedOn w:val="Absatz-Standardschriftart"/>
    <w:uiPriority w:val="99"/>
    <w:semiHidden/>
    <w:unhideWhenUsed/>
    <w:rsid w:val="00E9151D"/>
    <w:rPr>
      <w:color w:val="605E5C"/>
      <w:shd w:val="clear" w:color="auto" w:fill="E1DFDD"/>
    </w:rPr>
  </w:style>
  <w:style w:type="paragraph" w:customStyle="1" w:styleId="dt">
    <w:name w:val="dt"/>
    <w:basedOn w:val="Standard"/>
    <w:next w:val="Standard"/>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Absatz-Standardschriftart"/>
    <w:uiPriority w:val="99"/>
    <w:semiHidden/>
    <w:unhideWhenUsed/>
    <w:rsid w:val="00E9151D"/>
    <w:rPr>
      <w:color w:val="605E5C"/>
      <w:shd w:val="clear" w:color="auto" w:fill="E1DFDD"/>
    </w:rPr>
  </w:style>
  <w:style w:type="paragraph" w:customStyle="1" w:styleId="Quote1">
    <w:name w:val="Quote1"/>
    <w:basedOn w:val="Standard"/>
    <w:next w:val="Standard"/>
    <w:uiPriority w:val="29"/>
    <w:qFormat/>
    <w:rsid w:val="00E9151D"/>
    <w:pPr>
      <w:spacing w:before="200" w:after="160"/>
      <w:ind w:left="864" w:right="864"/>
      <w:jc w:val="center"/>
    </w:pPr>
    <w:rPr>
      <w:i/>
      <w:iCs/>
      <w:color w:val="404040"/>
    </w:rPr>
  </w:style>
  <w:style w:type="character" w:customStyle="1" w:styleId="ZitatZchn">
    <w:name w:val="Zitat Zchn"/>
    <w:basedOn w:val="Absatz-Standardschriftart"/>
    <w:link w:val="Zitat"/>
    <w:uiPriority w:val="29"/>
    <w:rsid w:val="00E9151D"/>
    <w:rPr>
      <w:rFonts w:ascii="Arial" w:hAnsi="Arial"/>
      <w:i/>
      <w:iCs/>
      <w:color w:val="404040"/>
      <w:lang w:eastAsia="ja-JP"/>
    </w:rPr>
  </w:style>
  <w:style w:type="paragraph" w:styleId="Zitat">
    <w:name w:val="Quote"/>
    <w:basedOn w:val="Standard"/>
    <w:next w:val="Standard"/>
    <w:link w:val="ZitatZchn"/>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Absatz-Standardschriftar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Absatz-Standardschriftart"/>
    <w:uiPriority w:val="99"/>
    <w:semiHidden/>
    <w:unhideWhenUsed/>
    <w:rsid w:val="00F6101A"/>
    <w:rPr>
      <w:color w:val="605E5C"/>
      <w:shd w:val="clear" w:color="auto" w:fill="E1DFDD"/>
    </w:rPr>
  </w:style>
  <w:style w:type="character" w:styleId="NichtaufgelsteErwhnung">
    <w:name w:val="Unresolved Mention"/>
    <w:basedOn w:val="Absatz-Standardschriftart"/>
    <w:uiPriority w:val="99"/>
    <w:semiHidden/>
    <w:unhideWhenUsed/>
    <w:rsid w:val="00164948"/>
    <w:rPr>
      <w:color w:val="605E5C"/>
      <w:shd w:val="clear" w:color="auto" w:fill="E1DFDD"/>
    </w:rPr>
  </w:style>
  <w:style w:type="paragraph" w:customStyle="1" w:styleId="StylezzForewordAuto">
    <w:name w:val="Style zzForeword + Auto"/>
    <w:basedOn w:val="Standard"/>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32716745">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3978836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76773212">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20922849">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mailto:info@iho.in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hyperlink" Target="https://registry.iho.int" TargetMode="External"/><Relationship Id="rId27" Type="http://schemas.openxmlformats.org/officeDocument/2006/relationships/header" Target="header6.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3537</Words>
  <Characters>22288</Characters>
  <Application>Microsoft Office Word</Application>
  <DocSecurity>0</DocSecurity>
  <Lines>185</Lines>
  <Paragraphs>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Daniel Rohde</cp:lastModifiedBy>
  <cp:revision>68</cp:revision>
  <cp:lastPrinted>2023-06-09T07:47:00Z</cp:lastPrinted>
  <dcterms:created xsi:type="dcterms:W3CDTF">2024-10-01T18:40:00Z</dcterms:created>
  <dcterms:modified xsi:type="dcterms:W3CDTF">2026-09-17T15:13:00Z</dcterms:modified>
</cp:coreProperties>
</file>
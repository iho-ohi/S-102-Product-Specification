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96C88" w14:textId="55A3C895" w:rsidR="18618C85" w:rsidRDefault="18618C85">
      <w:bookmarkStart w:id="0" w:name="_Toc173128083"/>
      <w:bookmarkStart w:id="1" w:name="_Toc173128202"/>
    </w:p>
    <w:p w14:paraId="68F004FB" w14:textId="263CF55D" w:rsidR="47669EB9" w:rsidRDefault="47669EB9">
      <w:r>
        <w:t xml:space="preserve"> </w:t>
      </w:r>
    </w:p>
    <w:p w14:paraId="0213CBFE" w14:textId="66D6D024" w:rsidR="18618C85" w:rsidRDefault="18618C85"/>
    <w:p w14:paraId="732E2CF3" w14:textId="7A407021" w:rsidR="18618C85" w:rsidRDefault="18618C85"/>
    <w:p w14:paraId="1325056C" w14:textId="4EFF2862" w:rsidR="18618C85" w:rsidRDefault="18618C85" w:rsidP="18618C85"/>
    <w:p w14:paraId="5D289435" w14:textId="501BAB4E" w:rsidR="18618C85" w:rsidRDefault="18618C85"/>
    <w:p w14:paraId="2D7FA8FC" w14:textId="0520A54B" w:rsidR="18618C85" w:rsidRDefault="18618C85"/>
    <w:p w14:paraId="4FEF88D1" w14:textId="77777777" w:rsidR="005A035A" w:rsidRPr="00CF30EA" w:rsidRDefault="005A035A" w:rsidP="18618C85">
      <w:pPr>
        <w:suppressLineNumbers/>
        <w:rPr>
          <w:rFonts w:cs="Arial"/>
          <w:sz w:val="22"/>
          <w:szCs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959457" cy="880813"/>
                          </a:xfrm>
                          <a:prstGeom prst="rect">
                            <a:avLst/>
                          </a:prstGeom>
                          <a:solidFill>
                            <a:srgbClr val="F1EACA"/>
                          </a:solidFill>
                          <a:ln w="6350">
                            <a:noFill/>
                          </a:ln>
                        </wps:spPr>
                        <wps:txbx>
                          <w:txbxContent>
                            <w:p w14:paraId="1CDF0E05" w14:textId="49D21761" w:rsidR="009D0E32" w:rsidRPr="00B94B05" w:rsidRDefault="009D0E32" w:rsidP="00B66C1A">
                              <w:pPr>
                                <w:rPr>
                                  <w:rFonts w:cs="Arial"/>
                                  <w:b/>
                                </w:rPr>
                              </w:pPr>
                              <w:r w:rsidRPr="00B94B05">
                                <w:rPr>
                                  <w:rFonts w:cs="Arial"/>
                                  <w:b/>
                                </w:rPr>
                                <w:t>S-</w:t>
                              </w:r>
                              <w:r>
                                <w:rPr>
                                  <w:rFonts w:cs="Arial"/>
                                  <w:b/>
                                </w:rPr>
                                <w:t>1</w:t>
                              </w:r>
                              <w:r w:rsidR="00CE3512">
                                <w:rPr>
                                  <w:rFonts w:cs="Arial"/>
                                  <w:b/>
                                </w:rPr>
                                <w:t>58</w:t>
                              </w:r>
                              <w:r w:rsidR="004B1303">
                                <w:rPr>
                                  <w:rFonts w:cs="Arial"/>
                                  <w:b/>
                                </w:rPr>
                                <w:t>:</w:t>
                              </w:r>
                              <w:r w:rsidR="00D80E53">
                                <w:rPr>
                                  <w:rFonts w:cs="Arial"/>
                                  <w:b/>
                                </w:rPr>
                                <w:t>102</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1BD7C0ED" w:rsidR="00CE3512" w:rsidRDefault="0010055A"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Bathymetric Surface</w:t>
                              </w:r>
                              <w:r w:rsidR="004B130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5FBECB31" w:rsidR="00A31B39"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r w:rsidR="00053908">
                                <w:rPr>
                                  <w:rFonts w:ascii="Arial" w:hAnsi="Arial" w:cs="HelveticaNeueLT Std Med"/>
                                  <w:b/>
                                  <w:color w:val="00004C"/>
                                  <w:sz w:val="28"/>
                                  <w:szCs w:val="28"/>
                                </w:rPr>
                                <w:t>1.0.0</w:t>
                              </w:r>
                            </w:p>
                            <w:p w14:paraId="7979CF00" w14:textId="09B436A5"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10055A">
                                <w:rPr>
                                  <w:rFonts w:ascii="Arial" w:hAnsi="Arial" w:cs="HelveticaNeueLT Std Med"/>
                                  <w:b/>
                                  <w:color w:val="00004C"/>
                                  <w:sz w:val="28"/>
                                  <w:szCs w:val="28"/>
                                </w:rPr>
                                <w:t>02</w:t>
                              </w:r>
                              <w:r>
                                <w:rPr>
                                  <w:rFonts w:ascii="Arial" w:hAnsi="Arial" w:cs="HelveticaNeueLT Std Med"/>
                                  <w:b/>
                                  <w:color w:val="00004C"/>
                                  <w:sz w:val="28"/>
                                  <w:szCs w:val="28"/>
                                </w:rPr>
                                <w:t xml:space="preserve"> Edition </w:t>
                              </w:r>
                              <w:r w:rsidR="00D632C4">
                                <w:rPr>
                                  <w:rFonts w:ascii="Arial" w:hAnsi="Arial" w:cs="HelveticaNeueLT Std Med"/>
                                  <w:b/>
                                  <w:color w:val="00004C"/>
                                  <w:sz w:val="28"/>
                                  <w:szCs w:val="28"/>
                                </w:rPr>
                                <w:t>3.0</w:t>
                              </w:r>
                              <w:r w:rsidR="0010055A" w:rsidRPr="00D80E53">
                                <w:rPr>
                                  <w:rFonts w:ascii="Arial" w:hAnsi="Arial" w:cs="HelveticaNeueLT Std Med"/>
                                  <w:b/>
                                  <w:color w:val="00004C"/>
                                  <w:sz w:val="28"/>
                                  <w:szCs w:val="28"/>
                                </w:rPr>
                                <w:t>.0</w:t>
                              </w: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">
                <v:shapetype id="_x0000_t202" coordsize="21600,21600" o:spt="202" path="m,l,21600r21600,l21600,xe">
                  <v:stroke joinstyle="miter"/>
                  <v:path gradientshapeok="t" o:connecttype="rect"/>
                </v:shapetype>
                <v:shape id="Tekstvak 2" o:spid="_x0000_s1027" type="#_x0000_t202" style="position:absolute;left:9346;top:283;width:959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49D21761" w:rsidR="009D0E32" w:rsidRPr="00B94B05" w:rsidRDefault="009D0E32" w:rsidP="00B66C1A">
                        <w:pPr>
                          <w:rPr>
                            <w:rFonts w:cs="Arial"/>
                            <w:b/>
                          </w:rPr>
                        </w:pPr>
                        <w:r w:rsidRPr="00B94B05">
                          <w:rPr>
                            <w:rFonts w:cs="Arial"/>
                            <w:b/>
                          </w:rPr>
                          <w:t>S-</w:t>
                        </w:r>
                        <w:r>
                          <w:rPr>
                            <w:rFonts w:cs="Arial"/>
                            <w:b/>
                          </w:rPr>
                          <w:t>1</w:t>
                        </w:r>
                        <w:r w:rsidR="00CE3512">
                          <w:rPr>
                            <w:rFonts w:cs="Arial"/>
                            <w:b/>
                          </w:rPr>
                          <w:t>58</w:t>
                        </w:r>
                        <w:r w:rsidR="004B1303">
                          <w:rPr>
                            <w:rFonts w:cs="Arial"/>
                            <w:b/>
                          </w:rPr>
                          <w:t>:</w:t>
                        </w:r>
                        <w:r w:rsidR="00D80E53">
                          <w:rPr>
                            <w:rFonts w:cs="Arial"/>
                            <w:b/>
                          </w:rPr>
                          <w:t>102</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1BD7C0ED" w:rsidR="00CE3512" w:rsidRDefault="0010055A"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Bathymetric Surface</w:t>
                        </w:r>
                        <w:r w:rsidR="004B130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5FBECB31" w:rsidR="00A31B39"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r w:rsidR="00053908">
                          <w:rPr>
                            <w:rFonts w:ascii="Arial" w:hAnsi="Arial" w:cs="HelveticaNeueLT Std Med"/>
                            <w:b/>
                            <w:color w:val="00004C"/>
                            <w:sz w:val="28"/>
                            <w:szCs w:val="28"/>
                          </w:rPr>
                          <w:t>1.0.0</w:t>
                        </w:r>
                      </w:p>
                      <w:p w14:paraId="7979CF00" w14:textId="09B436A5"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10055A">
                          <w:rPr>
                            <w:rFonts w:ascii="Arial" w:hAnsi="Arial" w:cs="HelveticaNeueLT Std Med"/>
                            <w:b/>
                            <w:color w:val="00004C"/>
                            <w:sz w:val="28"/>
                            <w:szCs w:val="28"/>
                          </w:rPr>
                          <w:t>02</w:t>
                        </w:r>
                        <w:r>
                          <w:rPr>
                            <w:rFonts w:ascii="Arial" w:hAnsi="Arial" w:cs="HelveticaNeueLT Std Med"/>
                            <w:b/>
                            <w:color w:val="00004C"/>
                            <w:sz w:val="28"/>
                            <w:szCs w:val="28"/>
                          </w:rPr>
                          <w:t xml:space="preserve"> Edition </w:t>
                        </w:r>
                        <w:r w:rsidR="00D632C4">
                          <w:rPr>
                            <w:rFonts w:ascii="Arial" w:hAnsi="Arial" w:cs="HelveticaNeueLT Std Med"/>
                            <w:b/>
                            <w:color w:val="00004C"/>
                            <w:sz w:val="28"/>
                            <w:szCs w:val="28"/>
                          </w:rPr>
                          <w:t>3.0</w:t>
                        </w:r>
                        <w:r w:rsidR="0010055A" w:rsidRPr="00D80E53">
                          <w:rPr>
                            <w:rFonts w:ascii="Arial" w:hAnsi="Arial" w:cs="HelveticaNeueLT Std Med"/>
                            <w:b/>
                            <w:color w:val="00004C"/>
                            <w:sz w:val="28"/>
                            <w:szCs w:val="28"/>
                          </w:rPr>
                          <w:t>.0</w:t>
                        </w: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0"/>
    <w:bookmarkEnd w:id="1"/>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1713E546"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Copyright International Hydrographic Organization 202</w:t>
            </w:r>
            <w:r w:rsidR="00ED676B">
              <w:rPr>
                <w:rFonts w:ascii="Helvetica" w:hAnsi="Helvetica"/>
                <w:sz w:val="22"/>
                <w:lang w:val="en-GB"/>
              </w:rPr>
              <w:t>4</w:t>
            </w:r>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“Material from IHO publication [reference to extract: Title, Edition] is reproduced with the permission of the IHO Secretariat (Permission No …</w:t>
            </w:r>
            <w:proofErr w:type="gramStart"/>
            <w:r w:rsidRPr="00CF30EA">
              <w:rPr>
                <w:rFonts w:ascii="Calibri" w:hAnsi="Calibri" w:cs="Arial"/>
                <w:i/>
                <w:lang w:val="en-GB"/>
              </w:rPr>
              <w:t>…./</w:t>
            </w:r>
            <w:proofErr w:type="gramEnd"/>
            <w:r w:rsidRPr="00CF30EA">
              <w:rPr>
                <w:rFonts w:ascii="Calibri" w:hAnsi="Calibri" w:cs="Arial"/>
                <w:i/>
                <w:lang w:val="en-GB"/>
              </w:rPr>
              <w:t xml:space="preserve">…)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2" w:name="_Hlk162625566"/>
      <w:r w:rsidRPr="00CF30EA">
        <w:rPr>
          <w:bCs/>
          <w:color w:val="auto"/>
          <w:lang w:val="en-GB"/>
        </w:rPr>
        <w:lastRenderedPageBreak/>
        <w:t>Document History</w:t>
      </w:r>
    </w:p>
    <w:bookmarkEnd w:id="2"/>
    <w:p w14:paraId="292089DF" w14:textId="606E7449" w:rsidR="00B943EE" w:rsidRPr="001C137B" w:rsidRDefault="00B943EE" w:rsidP="001C137B">
      <w:pPr>
        <w:spacing w:line="240" w:lineRule="auto"/>
        <w:rPr>
          <w:rFonts w:eastAsiaTheme="minorEastAsia" w:cs="Arial"/>
          <w:lang w:val="en-GB"/>
        </w:rPr>
      </w:pPr>
      <w:r w:rsidRPr="00CF30EA">
        <w:rPr>
          <w:lang w:val="en-GB"/>
        </w:rPr>
        <w:t xml:space="preserve">Changes to this Specification are coordinated by the </w:t>
      </w:r>
      <w:bookmarkStart w:id="3" w:name="_Hlk179552209"/>
      <w:r w:rsidR="001C137B" w:rsidRPr="001C137B">
        <w:rPr>
          <w:rFonts w:eastAsiaTheme="minorEastAsia" w:cs="Arial"/>
          <w:lang w:val="en-GB"/>
        </w:rPr>
        <w:t xml:space="preserve">IHO </w:t>
      </w:r>
      <w:bookmarkEnd w:id="3"/>
      <w:r w:rsidR="00D80E53">
        <w:rPr>
          <w:rFonts w:eastAsiaTheme="minorEastAsia" w:cs="Arial"/>
          <w:lang w:val="en-GB"/>
        </w:rPr>
        <w:t>S-100 Working Group S-102 Project Team</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0"/>
        <w:gridCol w:w="1530"/>
        <w:gridCol w:w="5151"/>
      </w:tblGrid>
      <w:tr w:rsidR="000701DE" w:rsidRPr="00CF30EA" w14:paraId="61B80077" w14:textId="77777777" w:rsidTr="2D8F900D">
        <w:trPr>
          <w:cantSplit/>
        </w:trPr>
        <w:tc>
          <w:tcPr>
            <w:tcW w:w="985"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350"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1530"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5151"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0701DE" w:rsidRPr="00CF30EA" w14:paraId="3549A661" w14:textId="77777777" w:rsidTr="2D8F900D">
        <w:trPr>
          <w:cantSplit/>
        </w:trPr>
        <w:tc>
          <w:tcPr>
            <w:tcW w:w="985" w:type="dxa"/>
            <w:shd w:val="clear" w:color="auto" w:fill="auto"/>
          </w:tcPr>
          <w:p w14:paraId="630BB21A" w14:textId="5D468F4D" w:rsidR="002C775A" w:rsidRPr="00CF30EA" w:rsidRDefault="000701DE" w:rsidP="00B943EE">
            <w:pPr>
              <w:suppressLineNumbers/>
              <w:spacing w:before="60" w:after="60" w:line="240" w:lineRule="auto"/>
              <w:jc w:val="left"/>
              <w:rPr>
                <w:lang w:val="en-GB"/>
              </w:rPr>
            </w:pPr>
            <w:r>
              <w:rPr>
                <w:lang w:val="en-GB"/>
              </w:rPr>
              <w:t>0.1.0</w:t>
            </w:r>
          </w:p>
        </w:tc>
        <w:tc>
          <w:tcPr>
            <w:tcW w:w="1350" w:type="dxa"/>
            <w:shd w:val="clear" w:color="auto" w:fill="auto"/>
          </w:tcPr>
          <w:p w14:paraId="52BC8874" w14:textId="087002AB" w:rsidR="002C775A" w:rsidRPr="00CF30EA" w:rsidRDefault="000701DE" w:rsidP="00B943EE">
            <w:pPr>
              <w:suppressLineNumbers/>
              <w:spacing w:before="60" w:after="60" w:line="240" w:lineRule="auto"/>
              <w:jc w:val="left"/>
              <w:rPr>
                <w:lang w:val="en-GB"/>
              </w:rPr>
            </w:pPr>
            <w:r>
              <w:rPr>
                <w:lang w:val="en-GB"/>
              </w:rPr>
              <w:t>2024-</w:t>
            </w:r>
            <w:r w:rsidR="001C137B">
              <w:rPr>
                <w:lang w:val="en-GB"/>
              </w:rPr>
              <w:t>10</w:t>
            </w:r>
            <w:r w:rsidR="00D9553C">
              <w:rPr>
                <w:lang w:val="en-GB"/>
              </w:rPr>
              <w:t>-</w:t>
            </w:r>
            <w:r w:rsidR="001C137B">
              <w:rPr>
                <w:lang w:val="en-GB"/>
              </w:rPr>
              <w:t>1</w:t>
            </w:r>
            <w:r w:rsidR="0010055A">
              <w:rPr>
                <w:lang w:val="en-GB"/>
              </w:rPr>
              <w:t>5</w:t>
            </w:r>
          </w:p>
        </w:tc>
        <w:tc>
          <w:tcPr>
            <w:tcW w:w="1530" w:type="dxa"/>
            <w:shd w:val="clear" w:color="auto" w:fill="auto"/>
          </w:tcPr>
          <w:p w14:paraId="25CBB165" w14:textId="3ECF32EE" w:rsidR="002C775A" w:rsidRPr="00CF30EA" w:rsidRDefault="000701DE" w:rsidP="00B943EE">
            <w:pPr>
              <w:suppressLineNumbers/>
              <w:spacing w:before="60" w:after="60" w:line="240" w:lineRule="auto"/>
              <w:jc w:val="left"/>
              <w:rPr>
                <w:lang w:val="en-GB"/>
              </w:rPr>
            </w:pPr>
            <w:r>
              <w:rPr>
                <w:lang w:val="en-GB"/>
              </w:rPr>
              <w:t>RM</w:t>
            </w:r>
          </w:p>
        </w:tc>
        <w:tc>
          <w:tcPr>
            <w:tcW w:w="5151" w:type="dxa"/>
            <w:shd w:val="clear" w:color="auto" w:fill="auto"/>
          </w:tcPr>
          <w:p w14:paraId="12612EB6" w14:textId="2B461555" w:rsidR="002C775A" w:rsidRPr="00CF30EA" w:rsidRDefault="000701DE" w:rsidP="00B943EE">
            <w:pPr>
              <w:suppressLineNumbers/>
              <w:spacing w:before="60" w:after="60" w:line="240" w:lineRule="auto"/>
              <w:jc w:val="left"/>
              <w:rPr>
                <w:lang w:val="en-GB"/>
              </w:rPr>
            </w:pPr>
            <w:r>
              <w:rPr>
                <w:lang w:val="en-GB"/>
              </w:rPr>
              <w:t xml:space="preserve">Initial draft </w:t>
            </w:r>
            <w:r w:rsidR="000E577A">
              <w:rPr>
                <w:lang w:val="en-GB"/>
              </w:rPr>
              <w:t xml:space="preserve">for </w:t>
            </w:r>
            <w:r>
              <w:rPr>
                <w:lang w:val="en-GB"/>
              </w:rPr>
              <w:t>S100 Validation Checks GitHub repository</w:t>
            </w:r>
            <w:r w:rsidR="00D80E53">
              <w:rPr>
                <w:lang w:val="en-GB"/>
              </w:rPr>
              <w:t>. This is based on the August 2023 checks from the S-102 PT, which are aligned to the unpublished S-102 Edition 2.3.0.</w:t>
            </w:r>
          </w:p>
        </w:tc>
      </w:tr>
      <w:tr w:rsidR="000701DE" w:rsidRPr="00CF30EA" w14:paraId="77B4FF3A" w14:textId="77777777" w:rsidTr="2D8F900D">
        <w:trPr>
          <w:cantSplit/>
        </w:trPr>
        <w:tc>
          <w:tcPr>
            <w:tcW w:w="985" w:type="dxa"/>
            <w:shd w:val="clear" w:color="auto" w:fill="auto"/>
          </w:tcPr>
          <w:p w14:paraId="65809BCC" w14:textId="0D2CE4FE" w:rsidR="002C775A" w:rsidRPr="00CF30EA" w:rsidRDefault="00D34BD7" w:rsidP="00B943EE">
            <w:pPr>
              <w:suppressLineNumbers/>
              <w:spacing w:before="60" w:after="60" w:line="240" w:lineRule="auto"/>
              <w:jc w:val="left"/>
              <w:rPr>
                <w:lang w:val="en-GB"/>
              </w:rPr>
            </w:pPr>
            <w:r>
              <w:rPr>
                <w:lang w:val="en-GB"/>
              </w:rPr>
              <w:t>0.2.0</w:t>
            </w:r>
          </w:p>
        </w:tc>
        <w:tc>
          <w:tcPr>
            <w:tcW w:w="1350" w:type="dxa"/>
            <w:shd w:val="clear" w:color="auto" w:fill="auto"/>
          </w:tcPr>
          <w:p w14:paraId="11E5C2AB" w14:textId="1C8225CF" w:rsidR="002C775A" w:rsidRPr="00CF30EA" w:rsidRDefault="00D34BD7" w:rsidP="00B943EE">
            <w:pPr>
              <w:suppressLineNumbers/>
              <w:spacing w:before="60" w:after="60" w:line="240" w:lineRule="auto"/>
              <w:jc w:val="left"/>
              <w:rPr>
                <w:lang w:val="en-GB"/>
              </w:rPr>
            </w:pPr>
            <w:r>
              <w:rPr>
                <w:lang w:val="en-GB"/>
              </w:rPr>
              <w:t>2024-11-18</w:t>
            </w:r>
          </w:p>
        </w:tc>
        <w:tc>
          <w:tcPr>
            <w:tcW w:w="1530" w:type="dxa"/>
            <w:shd w:val="clear" w:color="auto" w:fill="auto"/>
          </w:tcPr>
          <w:p w14:paraId="3669E0A1" w14:textId="2A7AE49C" w:rsidR="002C775A" w:rsidRPr="00CF30EA" w:rsidRDefault="00D34BD7" w:rsidP="00B943EE">
            <w:pPr>
              <w:suppressLineNumbers/>
              <w:spacing w:before="60" w:after="60" w:line="240" w:lineRule="auto"/>
              <w:jc w:val="left"/>
              <w:rPr>
                <w:lang w:val="en-GB"/>
              </w:rPr>
            </w:pPr>
            <w:r>
              <w:rPr>
                <w:lang w:val="en-GB"/>
              </w:rPr>
              <w:t>RM</w:t>
            </w:r>
          </w:p>
        </w:tc>
        <w:tc>
          <w:tcPr>
            <w:tcW w:w="5151" w:type="dxa"/>
            <w:shd w:val="clear" w:color="auto" w:fill="auto"/>
          </w:tcPr>
          <w:p w14:paraId="16DB5768" w14:textId="30503613" w:rsidR="002C775A" w:rsidRPr="00CF30EA" w:rsidRDefault="00D34BD7" w:rsidP="00B943EE">
            <w:pPr>
              <w:suppressLineNumbers/>
              <w:spacing w:before="60" w:after="60" w:line="240" w:lineRule="auto"/>
              <w:jc w:val="left"/>
              <w:rPr>
                <w:lang w:val="en-GB"/>
              </w:rPr>
            </w:pPr>
            <w:r>
              <w:rPr>
                <w:lang w:val="en-GB"/>
              </w:rPr>
              <w:t>Editorial updates agreed at S-100 WG9</w:t>
            </w:r>
            <w:r w:rsidR="00D632C4">
              <w:rPr>
                <w:lang w:val="en-GB"/>
              </w:rPr>
              <w:t>.</w:t>
            </w:r>
            <w:r w:rsidR="006C2115">
              <w:rPr>
                <w:lang w:val="en-GB"/>
              </w:rPr>
              <w:t xml:space="preserve"> Continues to </w:t>
            </w:r>
            <w:proofErr w:type="spellStart"/>
            <w:r w:rsidR="006C2115">
              <w:rPr>
                <w:lang w:val="en-GB"/>
              </w:rPr>
              <w:t>based</w:t>
            </w:r>
            <w:proofErr w:type="spellEnd"/>
            <w:r w:rsidR="006C2115">
              <w:rPr>
                <w:lang w:val="en-GB"/>
              </w:rPr>
              <w:t xml:space="preserve"> on the August 2023 checks.</w:t>
            </w:r>
          </w:p>
        </w:tc>
      </w:tr>
      <w:tr w:rsidR="000701DE" w:rsidRPr="00CF30EA" w14:paraId="32FCDEB9" w14:textId="77777777" w:rsidTr="2D8F900D">
        <w:trPr>
          <w:cantSplit/>
        </w:trPr>
        <w:tc>
          <w:tcPr>
            <w:tcW w:w="985" w:type="dxa"/>
            <w:shd w:val="clear" w:color="auto" w:fill="auto"/>
          </w:tcPr>
          <w:p w14:paraId="75B05B17" w14:textId="3D31040C" w:rsidR="002C775A" w:rsidRPr="00CF30EA" w:rsidRDefault="4BDBA920" w:rsidP="00B943EE">
            <w:pPr>
              <w:suppressLineNumbers/>
              <w:spacing w:before="60" w:after="60" w:line="240" w:lineRule="auto"/>
              <w:jc w:val="left"/>
              <w:rPr>
                <w:lang w:val="en-GB"/>
              </w:rPr>
            </w:pPr>
            <w:r w:rsidRPr="18618C85">
              <w:rPr>
                <w:lang w:val="en-GB"/>
              </w:rPr>
              <w:t>1.0.0</w:t>
            </w:r>
          </w:p>
        </w:tc>
        <w:tc>
          <w:tcPr>
            <w:tcW w:w="1350" w:type="dxa"/>
            <w:shd w:val="clear" w:color="auto" w:fill="auto"/>
          </w:tcPr>
          <w:p w14:paraId="09A3677D" w14:textId="473E7E1B" w:rsidR="002C775A" w:rsidRPr="00CF30EA" w:rsidRDefault="4BDBA920" w:rsidP="00B943EE">
            <w:pPr>
              <w:suppressLineNumbers/>
              <w:spacing w:before="60" w:after="60" w:line="240" w:lineRule="auto"/>
              <w:jc w:val="left"/>
              <w:rPr>
                <w:lang w:val="en-GB"/>
              </w:rPr>
            </w:pPr>
            <w:r w:rsidRPr="18618C85">
              <w:rPr>
                <w:lang w:val="en-GB"/>
              </w:rPr>
              <w:t>2025-09-30</w:t>
            </w:r>
          </w:p>
        </w:tc>
        <w:tc>
          <w:tcPr>
            <w:tcW w:w="1530" w:type="dxa"/>
            <w:shd w:val="clear" w:color="auto" w:fill="auto"/>
          </w:tcPr>
          <w:p w14:paraId="5CC5C9B3" w14:textId="02A83FFB" w:rsidR="002C775A" w:rsidRPr="00CF30EA" w:rsidRDefault="4BDBA920" w:rsidP="00B943EE">
            <w:pPr>
              <w:suppressLineNumbers/>
              <w:spacing w:before="60" w:after="60" w:line="240" w:lineRule="auto"/>
              <w:jc w:val="left"/>
              <w:rPr>
                <w:lang w:val="en-GB"/>
              </w:rPr>
            </w:pPr>
            <w:r w:rsidRPr="18618C85">
              <w:rPr>
                <w:lang w:val="en-GB"/>
              </w:rPr>
              <w:t>DROH (BSH)</w:t>
            </w:r>
          </w:p>
        </w:tc>
        <w:tc>
          <w:tcPr>
            <w:tcW w:w="5151" w:type="dxa"/>
            <w:shd w:val="clear" w:color="auto" w:fill="auto"/>
          </w:tcPr>
          <w:p w14:paraId="2AD7C713" w14:textId="0E3D40FA" w:rsidR="002C775A" w:rsidRPr="00CF30EA" w:rsidRDefault="05DF3328" w:rsidP="00B943EE">
            <w:pPr>
              <w:suppressLineNumbers/>
              <w:spacing w:before="60" w:after="60" w:line="240" w:lineRule="auto"/>
              <w:jc w:val="left"/>
              <w:rPr>
                <w:lang w:val="en-GB"/>
              </w:rPr>
            </w:pPr>
            <w:r w:rsidRPr="2D8F900D">
              <w:rPr>
                <w:lang w:val="en-GB"/>
              </w:rPr>
              <w:t xml:space="preserve">Update to version </w:t>
            </w:r>
            <w:r w:rsidR="18FAD732" w:rsidRPr="2D8F900D">
              <w:rPr>
                <w:lang w:val="en-GB"/>
              </w:rPr>
              <w:t xml:space="preserve">S-102 </w:t>
            </w:r>
            <w:r w:rsidRPr="2D8F900D">
              <w:rPr>
                <w:lang w:val="en-GB"/>
              </w:rPr>
              <w:t>3.0.0 via the S-102PT25</w:t>
            </w:r>
          </w:p>
        </w:tc>
      </w:tr>
      <w:tr w:rsidR="000701DE" w:rsidRPr="00CF30EA" w14:paraId="7BAE32A2" w14:textId="77777777" w:rsidTr="2D8F900D">
        <w:trPr>
          <w:cantSplit/>
        </w:trPr>
        <w:tc>
          <w:tcPr>
            <w:tcW w:w="985" w:type="dxa"/>
            <w:shd w:val="clear" w:color="auto" w:fill="auto"/>
          </w:tcPr>
          <w:p w14:paraId="29F9293D" w14:textId="25F799CA" w:rsidR="002C775A" w:rsidRPr="00CF30EA" w:rsidRDefault="002C775A" w:rsidP="00B943EE">
            <w:pPr>
              <w:suppressLineNumbers/>
              <w:spacing w:before="60" w:after="60" w:line="240" w:lineRule="auto"/>
              <w:jc w:val="left"/>
              <w:rPr>
                <w:lang w:val="en-GB"/>
              </w:rPr>
            </w:pPr>
          </w:p>
        </w:tc>
        <w:tc>
          <w:tcPr>
            <w:tcW w:w="1350" w:type="dxa"/>
            <w:shd w:val="clear" w:color="auto" w:fill="auto"/>
          </w:tcPr>
          <w:p w14:paraId="56AFCE51" w14:textId="02F90313" w:rsidR="002C775A" w:rsidRPr="00CF30EA" w:rsidRDefault="002C775A" w:rsidP="00B943EE">
            <w:pPr>
              <w:suppressLineNumbers/>
              <w:spacing w:before="60" w:after="60" w:line="240" w:lineRule="auto"/>
              <w:jc w:val="left"/>
              <w:rPr>
                <w:lang w:val="en-GB"/>
              </w:rPr>
            </w:pPr>
          </w:p>
        </w:tc>
        <w:tc>
          <w:tcPr>
            <w:tcW w:w="1530" w:type="dxa"/>
            <w:shd w:val="clear" w:color="auto" w:fill="auto"/>
          </w:tcPr>
          <w:p w14:paraId="318AEC5E" w14:textId="732F91CB" w:rsidR="002C775A" w:rsidRPr="00CF30EA" w:rsidRDefault="002C775A" w:rsidP="00B943EE">
            <w:pPr>
              <w:suppressLineNumbers/>
              <w:spacing w:before="60" w:after="60" w:line="240" w:lineRule="auto"/>
              <w:jc w:val="left"/>
              <w:rPr>
                <w:lang w:val="en-GB"/>
              </w:rPr>
            </w:pPr>
          </w:p>
        </w:tc>
        <w:tc>
          <w:tcPr>
            <w:tcW w:w="5151" w:type="dxa"/>
            <w:shd w:val="clear" w:color="auto" w:fill="auto"/>
          </w:tcPr>
          <w:p w14:paraId="399A9E0D" w14:textId="4C6253A4" w:rsidR="002C775A" w:rsidRPr="00CF30EA" w:rsidRDefault="002C775A" w:rsidP="00B943EE">
            <w:pPr>
              <w:suppressLineNumbers/>
              <w:spacing w:before="60" w:after="60" w:line="240" w:lineRule="auto"/>
              <w:jc w:val="left"/>
              <w:rPr>
                <w:lang w:val="en-GB"/>
              </w:rPr>
            </w:pPr>
          </w:p>
        </w:tc>
      </w:tr>
      <w:tr w:rsidR="000701DE" w:rsidRPr="00CF30EA" w14:paraId="4F708FD5" w14:textId="77777777" w:rsidTr="2D8F900D">
        <w:trPr>
          <w:cantSplit/>
        </w:trPr>
        <w:tc>
          <w:tcPr>
            <w:tcW w:w="985" w:type="dxa"/>
            <w:shd w:val="clear" w:color="auto" w:fill="auto"/>
          </w:tcPr>
          <w:p w14:paraId="64D96FDA" w14:textId="64E20517" w:rsidR="002C775A" w:rsidRPr="00CF30EA" w:rsidRDefault="002C775A" w:rsidP="00B943EE">
            <w:pPr>
              <w:suppressLineNumbers/>
              <w:spacing w:before="60" w:after="60" w:line="240" w:lineRule="auto"/>
              <w:jc w:val="left"/>
              <w:rPr>
                <w:lang w:val="en-GB"/>
              </w:rPr>
            </w:pPr>
          </w:p>
        </w:tc>
        <w:tc>
          <w:tcPr>
            <w:tcW w:w="1350" w:type="dxa"/>
            <w:shd w:val="clear" w:color="auto" w:fill="auto"/>
          </w:tcPr>
          <w:p w14:paraId="04A4F9E8" w14:textId="1DE492D7" w:rsidR="002C775A" w:rsidRPr="00CF30EA" w:rsidRDefault="002C775A" w:rsidP="00B943EE">
            <w:pPr>
              <w:suppressLineNumbers/>
              <w:spacing w:before="60" w:after="60" w:line="240" w:lineRule="auto"/>
              <w:jc w:val="left"/>
              <w:rPr>
                <w:lang w:val="en-GB"/>
              </w:rPr>
            </w:pPr>
          </w:p>
        </w:tc>
        <w:tc>
          <w:tcPr>
            <w:tcW w:w="1530" w:type="dxa"/>
            <w:shd w:val="clear" w:color="auto" w:fill="auto"/>
          </w:tcPr>
          <w:p w14:paraId="3ECAC785" w14:textId="200C9609" w:rsidR="002C775A" w:rsidRPr="00CF30EA" w:rsidRDefault="002C775A" w:rsidP="00B943EE">
            <w:pPr>
              <w:suppressLineNumbers/>
              <w:spacing w:before="60" w:after="60" w:line="240" w:lineRule="auto"/>
              <w:jc w:val="left"/>
              <w:rPr>
                <w:lang w:val="en-GB"/>
              </w:rPr>
            </w:pPr>
          </w:p>
        </w:tc>
        <w:tc>
          <w:tcPr>
            <w:tcW w:w="5151" w:type="dxa"/>
            <w:shd w:val="clear" w:color="auto" w:fill="auto"/>
          </w:tcPr>
          <w:p w14:paraId="0455176E" w14:textId="26D3A278" w:rsidR="002C775A" w:rsidRPr="00CF30EA" w:rsidRDefault="002C775A" w:rsidP="00B943EE">
            <w:pPr>
              <w:suppressLineNumbers/>
              <w:spacing w:before="60" w:after="60" w:line="240" w:lineRule="auto"/>
              <w:jc w:val="left"/>
              <w:rPr>
                <w:lang w:val="en-GB"/>
              </w:rPr>
            </w:pPr>
          </w:p>
        </w:tc>
      </w:tr>
      <w:tr w:rsidR="000701DE" w:rsidRPr="00CF30EA" w14:paraId="73192FF4" w14:textId="77777777" w:rsidTr="2D8F900D">
        <w:trPr>
          <w:cantSplit/>
        </w:trPr>
        <w:tc>
          <w:tcPr>
            <w:tcW w:w="985" w:type="dxa"/>
            <w:shd w:val="clear" w:color="auto" w:fill="auto"/>
          </w:tcPr>
          <w:p w14:paraId="2C4AB30D" w14:textId="37CAE5BA" w:rsidR="002C775A" w:rsidRPr="00CF30EA" w:rsidRDefault="002C775A" w:rsidP="00B943EE">
            <w:pPr>
              <w:suppressLineNumbers/>
              <w:spacing w:before="60" w:after="60" w:line="240" w:lineRule="auto"/>
              <w:jc w:val="left"/>
              <w:rPr>
                <w:lang w:val="en-GB"/>
              </w:rPr>
            </w:pPr>
          </w:p>
        </w:tc>
        <w:tc>
          <w:tcPr>
            <w:tcW w:w="1350" w:type="dxa"/>
            <w:shd w:val="clear" w:color="auto" w:fill="auto"/>
          </w:tcPr>
          <w:p w14:paraId="48C3B6F0" w14:textId="66F7497B" w:rsidR="002C775A" w:rsidRPr="00CF30EA" w:rsidRDefault="002C775A" w:rsidP="00B943EE">
            <w:pPr>
              <w:suppressLineNumbers/>
              <w:spacing w:before="60" w:after="60" w:line="240" w:lineRule="auto"/>
              <w:jc w:val="left"/>
              <w:rPr>
                <w:lang w:val="en-GB"/>
              </w:rPr>
            </w:pPr>
          </w:p>
        </w:tc>
        <w:tc>
          <w:tcPr>
            <w:tcW w:w="1530" w:type="dxa"/>
            <w:shd w:val="clear" w:color="auto" w:fill="auto"/>
          </w:tcPr>
          <w:p w14:paraId="174DFE64" w14:textId="2BA7FF3B" w:rsidR="002C775A" w:rsidRPr="00CF30EA" w:rsidRDefault="002C775A" w:rsidP="00B943EE">
            <w:pPr>
              <w:suppressLineNumbers/>
              <w:spacing w:before="60" w:after="60" w:line="240" w:lineRule="auto"/>
              <w:jc w:val="left"/>
              <w:rPr>
                <w:lang w:val="en-GB"/>
              </w:rPr>
            </w:pPr>
          </w:p>
        </w:tc>
        <w:tc>
          <w:tcPr>
            <w:tcW w:w="5151" w:type="dxa"/>
            <w:shd w:val="clear" w:color="auto" w:fill="auto"/>
          </w:tcPr>
          <w:p w14:paraId="2624F6B4" w14:textId="4DEA2C08" w:rsidR="002C775A" w:rsidRPr="00CF30EA" w:rsidRDefault="002C775A" w:rsidP="00B943EE">
            <w:pPr>
              <w:suppressLineNumbers/>
              <w:spacing w:before="60" w:after="60" w:line="240" w:lineRule="auto"/>
              <w:jc w:val="left"/>
              <w:rPr>
                <w:lang w:val="en-GB"/>
              </w:rPr>
            </w:pPr>
          </w:p>
        </w:tc>
      </w:tr>
      <w:tr w:rsidR="000701DE" w:rsidRPr="00CF30EA" w14:paraId="532FDBC0" w14:textId="77777777" w:rsidTr="2D8F900D">
        <w:trPr>
          <w:cantSplit/>
        </w:trPr>
        <w:tc>
          <w:tcPr>
            <w:tcW w:w="985" w:type="dxa"/>
            <w:shd w:val="clear" w:color="auto" w:fill="auto"/>
          </w:tcPr>
          <w:p w14:paraId="2851984E" w14:textId="2646BF5C" w:rsidR="006D6192" w:rsidRPr="00CF30EA" w:rsidRDefault="006D6192" w:rsidP="00B943EE">
            <w:pPr>
              <w:suppressLineNumbers/>
              <w:spacing w:before="60" w:after="60" w:line="240" w:lineRule="auto"/>
              <w:jc w:val="left"/>
              <w:rPr>
                <w:lang w:val="en-GB"/>
              </w:rPr>
            </w:pPr>
          </w:p>
        </w:tc>
        <w:tc>
          <w:tcPr>
            <w:tcW w:w="1350" w:type="dxa"/>
            <w:shd w:val="clear" w:color="auto" w:fill="auto"/>
          </w:tcPr>
          <w:p w14:paraId="5D4CBB21" w14:textId="346F20B6" w:rsidR="006D6192" w:rsidRPr="00CF30EA" w:rsidRDefault="006D6192" w:rsidP="00B943EE">
            <w:pPr>
              <w:suppressLineNumbers/>
              <w:spacing w:before="60" w:after="60" w:line="240" w:lineRule="auto"/>
              <w:jc w:val="left"/>
              <w:rPr>
                <w:lang w:val="en-GB"/>
              </w:rPr>
            </w:pPr>
          </w:p>
        </w:tc>
        <w:tc>
          <w:tcPr>
            <w:tcW w:w="1530" w:type="dxa"/>
            <w:shd w:val="clear" w:color="auto" w:fill="auto"/>
          </w:tcPr>
          <w:p w14:paraId="63B3D62D" w14:textId="759D73C4" w:rsidR="006D6192" w:rsidRPr="00CF30EA" w:rsidRDefault="006D6192" w:rsidP="00B943EE">
            <w:pPr>
              <w:suppressLineNumbers/>
              <w:spacing w:before="60" w:after="60" w:line="240" w:lineRule="auto"/>
              <w:jc w:val="left"/>
              <w:rPr>
                <w:lang w:val="en-GB"/>
              </w:rPr>
            </w:pPr>
          </w:p>
        </w:tc>
        <w:tc>
          <w:tcPr>
            <w:tcW w:w="5151" w:type="dxa"/>
            <w:shd w:val="clear" w:color="auto" w:fill="auto"/>
          </w:tcPr>
          <w:p w14:paraId="1171BB6C" w14:textId="7DDBD593" w:rsidR="006D6192" w:rsidRPr="00CF30EA" w:rsidRDefault="006D6192" w:rsidP="00B943EE">
            <w:pPr>
              <w:suppressLineNumbers/>
              <w:spacing w:before="60" w:after="60" w:line="240" w:lineRule="auto"/>
              <w:jc w:val="left"/>
              <w:rPr>
                <w:lang w:val="en-GB"/>
              </w:rPr>
            </w:pPr>
          </w:p>
        </w:tc>
      </w:tr>
    </w:tbl>
    <w:p w14:paraId="6689BAAF" w14:textId="615F7D8C" w:rsidR="00B90C51" w:rsidRDefault="00B90C51" w:rsidP="004B2DB3">
      <w:pPr>
        <w:suppressLineNumbers/>
        <w:spacing w:line="240" w:lineRule="auto"/>
        <w:rPr>
          <w:b/>
          <w:sz w:val="24"/>
          <w:szCs w:val="24"/>
          <w:lang w:val="en-GB"/>
        </w:rPr>
      </w:pPr>
    </w:p>
    <w:p w14:paraId="40143DEB" w14:textId="5C2C129C" w:rsidR="006F16C8" w:rsidRPr="00CF30EA" w:rsidRDefault="006F16C8" w:rsidP="18618C85">
      <w:pPr>
        <w:pStyle w:val="zzCover"/>
        <w:spacing w:before="360" w:after="120"/>
        <w:jc w:val="center"/>
        <w:rPr>
          <w:color w:val="auto"/>
          <w:lang w:val="en-GB"/>
        </w:rPr>
      </w:pPr>
      <w:bookmarkStart w:id="4" w:name="_Hlk162627190"/>
      <w:r w:rsidRPr="18618C85">
        <w:rPr>
          <w:color w:val="auto"/>
          <w:lang w:val="en-GB"/>
        </w:rPr>
        <w:t xml:space="preserve">Summary of Substantive Changes in Edition </w:t>
      </w:r>
      <w:r w:rsidR="74E51707" w:rsidRPr="18618C85">
        <w:rPr>
          <w:color w:val="auto"/>
          <w:lang w:val="en-GB"/>
        </w:rPr>
        <w:t>1.0.0</w:t>
      </w:r>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2"/>
        <w:gridCol w:w="2054"/>
      </w:tblGrid>
      <w:tr w:rsidR="006F16C8" w:rsidRPr="00B63849" w14:paraId="710C823A" w14:textId="77777777" w:rsidTr="00CE3512">
        <w:trPr>
          <w:cantSplit/>
        </w:trPr>
        <w:tc>
          <w:tcPr>
            <w:tcW w:w="3861" w:type="pct"/>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1139" w:type="pct"/>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6F16C8" w:rsidRPr="00B63849" w14:paraId="6D958594" w14:textId="77777777" w:rsidTr="00CE3512">
        <w:trPr>
          <w:cantSplit/>
        </w:trPr>
        <w:tc>
          <w:tcPr>
            <w:tcW w:w="3861" w:type="pct"/>
          </w:tcPr>
          <w:p w14:paraId="07ECEAAD" w14:textId="0630640C" w:rsidR="006F16C8" w:rsidRPr="00B63849" w:rsidRDefault="003B33F1" w:rsidP="00861BBF">
            <w:pPr>
              <w:suppressAutoHyphens/>
              <w:spacing w:before="60" w:after="60"/>
              <w:rPr>
                <w:rFonts w:cs="Arial"/>
                <w:lang w:val="en-GB"/>
              </w:rPr>
            </w:pPr>
            <w:r>
              <w:rPr>
                <w:rFonts w:cs="Arial"/>
                <w:lang w:val="en-GB"/>
              </w:rPr>
              <w:t>(To be populated for edition</w:t>
            </w:r>
            <w:r w:rsidR="00CE3512">
              <w:rPr>
                <w:rFonts w:cs="Arial"/>
                <w:lang w:val="en-GB"/>
              </w:rPr>
              <w:t>s</w:t>
            </w:r>
            <w:r>
              <w:rPr>
                <w:rFonts w:cs="Arial"/>
                <w:lang w:val="en-GB"/>
              </w:rPr>
              <w:t xml:space="preserve"> following Edition 1.0.0)</w:t>
            </w:r>
          </w:p>
        </w:tc>
        <w:tc>
          <w:tcPr>
            <w:tcW w:w="1139" w:type="pct"/>
          </w:tcPr>
          <w:p w14:paraId="26F3AF37" w14:textId="73469C46" w:rsidR="006F16C8" w:rsidRPr="00571FE7" w:rsidRDefault="006F16C8" w:rsidP="00710F8D">
            <w:pPr>
              <w:suppressAutoHyphens/>
              <w:spacing w:before="60" w:after="60"/>
              <w:rPr>
                <w:rFonts w:cs="Arial"/>
                <w:bCs/>
                <w:lang w:val="en-GB"/>
              </w:rPr>
            </w:pPr>
          </w:p>
        </w:tc>
      </w:tr>
      <w:tr w:rsidR="00934F23" w:rsidRPr="00B63849" w14:paraId="5291394D" w14:textId="77777777" w:rsidTr="00CE3512">
        <w:trPr>
          <w:cantSplit/>
        </w:trPr>
        <w:tc>
          <w:tcPr>
            <w:tcW w:w="3861" w:type="pct"/>
          </w:tcPr>
          <w:p w14:paraId="2983CD8C" w14:textId="16518239" w:rsidR="00934F23" w:rsidRDefault="00934F23" w:rsidP="00861BBF">
            <w:pPr>
              <w:suppressAutoHyphens/>
              <w:spacing w:before="60" w:after="60"/>
              <w:rPr>
                <w:rFonts w:cs="Arial"/>
                <w:lang w:val="en-GB"/>
              </w:rPr>
            </w:pPr>
          </w:p>
        </w:tc>
        <w:tc>
          <w:tcPr>
            <w:tcW w:w="1139" w:type="pct"/>
          </w:tcPr>
          <w:p w14:paraId="4071387F" w14:textId="75E96841" w:rsidR="00934F23" w:rsidRPr="00571FE7" w:rsidRDefault="00934F23" w:rsidP="00710F8D">
            <w:pPr>
              <w:suppressAutoHyphens/>
              <w:spacing w:before="60" w:after="60"/>
              <w:rPr>
                <w:rFonts w:cs="Arial"/>
                <w:bCs/>
                <w:lang w:val="en-GB"/>
              </w:rPr>
            </w:pPr>
          </w:p>
        </w:tc>
      </w:tr>
      <w:tr w:rsidR="006F16C8" w:rsidRPr="00B63849" w14:paraId="5A05A525" w14:textId="77777777" w:rsidTr="00CE3512">
        <w:trPr>
          <w:cantSplit/>
        </w:trPr>
        <w:tc>
          <w:tcPr>
            <w:tcW w:w="3861" w:type="pct"/>
          </w:tcPr>
          <w:p w14:paraId="1C31F09A" w14:textId="230D9CFF" w:rsidR="006F16C8" w:rsidRPr="00B63849" w:rsidRDefault="006F16C8" w:rsidP="00861BBF">
            <w:pPr>
              <w:suppressAutoHyphens/>
              <w:spacing w:before="60" w:after="60"/>
              <w:rPr>
                <w:rFonts w:cs="Arial"/>
                <w:lang w:val="en-GB"/>
              </w:rPr>
            </w:pPr>
          </w:p>
        </w:tc>
        <w:tc>
          <w:tcPr>
            <w:tcW w:w="1139" w:type="pct"/>
          </w:tcPr>
          <w:p w14:paraId="42E8049C" w14:textId="5AC06C75" w:rsidR="006F16C8" w:rsidRPr="00571FE7" w:rsidRDefault="006F16C8" w:rsidP="00861BBF">
            <w:pPr>
              <w:suppressAutoHyphens/>
              <w:spacing w:before="60" w:after="60"/>
              <w:rPr>
                <w:rFonts w:cs="Arial"/>
                <w:bCs/>
                <w:lang w:val="en-GB"/>
              </w:rPr>
            </w:pPr>
          </w:p>
        </w:tc>
      </w:tr>
      <w:bookmarkEnd w:id="4"/>
    </w:tbl>
    <w:p w14:paraId="35BBAC60" w14:textId="77777777" w:rsidR="006F16C8" w:rsidRPr="006F16C8" w:rsidRDefault="006F16C8" w:rsidP="004B2DB3">
      <w:pPr>
        <w:suppressLineNumbers/>
        <w:spacing w:line="240" w:lineRule="auto"/>
        <w:rPr>
          <w:bCs/>
          <w:sz w:val="24"/>
          <w:szCs w:val="24"/>
          <w:lang w:val="en-GB"/>
        </w:rPr>
      </w:pPr>
    </w:p>
    <w:p w14:paraId="09C4EC10" w14:textId="77777777" w:rsidR="00B90C51" w:rsidRPr="00CF30EA" w:rsidRDefault="00B90C51" w:rsidP="004B2DB3">
      <w:pPr>
        <w:suppressLineNumbers/>
        <w:rPr>
          <w:lang w:val="en-GB"/>
        </w:rPr>
      </w:pPr>
    </w:p>
    <w:p w14:paraId="50AFF7B5" w14:textId="6EC37390" w:rsidR="00172DC8" w:rsidRPr="00CF30EA" w:rsidRDefault="00B90C51" w:rsidP="00DF5185">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65ECD1FB" w14:textId="0E6392A1" w:rsidR="00D80E53" w:rsidRDefault="2D8F900D" w:rsidP="2D8F900D">
      <w:pPr>
        <w:pStyle w:val="Verzeichnis1"/>
        <w:tabs>
          <w:tab w:val="left" w:pos="390"/>
          <w:tab w:val="right" w:leader="dot" w:pos="9015"/>
        </w:tabs>
        <w:rPr>
          <w:rFonts w:asciiTheme="minorHAnsi" w:eastAsiaTheme="minorEastAsia" w:hAnsiTheme="minorHAnsi" w:cstheme="minorBidi"/>
          <w:b w:val="0"/>
          <w:bCs w:val="0"/>
          <w:kern w:val="2"/>
          <w:sz w:val="24"/>
          <w:szCs w:val="24"/>
          <w:lang w:val="en-US" w:eastAsia="en-US"/>
          <w14:ligatures w14:val="standardContextual"/>
        </w:rPr>
      </w:pPr>
      <w:r>
        <w:fldChar w:fldCharType="begin"/>
      </w:r>
      <w:r w:rsidR="00E80248">
        <w:instrText>TOC \o "1-3" \z \u \h</w:instrText>
      </w:r>
      <w:r>
        <w:fldChar w:fldCharType="separate"/>
      </w:r>
      <w:hyperlink w:anchor="_Toc1818533357">
        <w:r w:rsidRPr="2D8F900D">
          <w:rPr>
            <w:rStyle w:val="Hyperlink"/>
          </w:rPr>
          <w:t>1</w:t>
        </w:r>
        <w:r w:rsidR="00E80248">
          <w:tab/>
        </w:r>
        <w:r w:rsidRPr="2D8F900D">
          <w:rPr>
            <w:rStyle w:val="Hyperlink"/>
          </w:rPr>
          <w:t>Introduction</w:t>
        </w:r>
        <w:r w:rsidR="00E80248">
          <w:tab/>
        </w:r>
        <w:r w:rsidR="00E80248">
          <w:fldChar w:fldCharType="begin"/>
        </w:r>
        <w:r w:rsidR="00E80248">
          <w:instrText>PAGEREF _Toc1818533357 \h</w:instrText>
        </w:r>
        <w:r w:rsidR="00E80248">
          <w:fldChar w:fldCharType="separate"/>
        </w:r>
        <w:r w:rsidR="00796A84">
          <w:t>1</w:t>
        </w:r>
        <w:r w:rsidR="00E80248">
          <w:fldChar w:fldCharType="end"/>
        </w:r>
      </w:hyperlink>
    </w:p>
    <w:p w14:paraId="494084EA" w14:textId="09620164" w:rsidR="00D80E53" w:rsidRDefault="00000000" w:rsidP="2D8F900D">
      <w:pPr>
        <w:pStyle w:val="Verzeichnis2"/>
        <w:tabs>
          <w:tab w:val="left" w:pos="600"/>
          <w:tab w:val="right" w:leader="dot" w:pos="9015"/>
        </w:tabs>
        <w:rPr>
          <w:rFonts w:asciiTheme="minorHAnsi" w:eastAsiaTheme="minorEastAsia" w:hAnsiTheme="minorHAnsi" w:cstheme="minorBidi"/>
          <w:kern w:val="2"/>
          <w:sz w:val="24"/>
          <w:szCs w:val="24"/>
          <w:lang w:val="en-US" w:eastAsia="en-US"/>
          <w14:ligatures w14:val="standardContextual"/>
        </w:rPr>
      </w:pPr>
      <w:hyperlink w:anchor="_Toc226729039">
        <w:r w:rsidR="2D8F900D" w:rsidRPr="2D8F900D">
          <w:rPr>
            <w:rStyle w:val="Hyperlink"/>
          </w:rPr>
          <w:t>1.1</w:t>
        </w:r>
        <w:r w:rsidR="005D0D70">
          <w:tab/>
        </w:r>
        <w:r w:rsidR="2D8F900D" w:rsidRPr="2D8F900D">
          <w:rPr>
            <w:rStyle w:val="Hyperlink"/>
          </w:rPr>
          <w:t>Scope</w:t>
        </w:r>
        <w:r w:rsidR="005D0D70">
          <w:tab/>
        </w:r>
        <w:r w:rsidR="005D0D70">
          <w:fldChar w:fldCharType="begin"/>
        </w:r>
        <w:r w:rsidR="005D0D70">
          <w:instrText>PAGEREF _Toc226729039 \h</w:instrText>
        </w:r>
        <w:r w:rsidR="005D0D70">
          <w:fldChar w:fldCharType="separate"/>
        </w:r>
        <w:r w:rsidR="00796A84">
          <w:t>1</w:t>
        </w:r>
        <w:r w:rsidR="005D0D70">
          <w:fldChar w:fldCharType="end"/>
        </w:r>
      </w:hyperlink>
    </w:p>
    <w:p w14:paraId="4B37F314" w14:textId="3A940A72" w:rsidR="00D80E53" w:rsidRDefault="00000000" w:rsidP="2D8F900D">
      <w:pPr>
        <w:pStyle w:val="Verzeichnis2"/>
        <w:tabs>
          <w:tab w:val="left" w:pos="600"/>
          <w:tab w:val="right" w:leader="dot" w:pos="9015"/>
        </w:tabs>
        <w:rPr>
          <w:rFonts w:asciiTheme="minorHAnsi" w:eastAsiaTheme="minorEastAsia" w:hAnsiTheme="minorHAnsi" w:cstheme="minorBidi"/>
          <w:kern w:val="2"/>
          <w:sz w:val="24"/>
          <w:szCs w:val="24"/>
          <w:lang w:val="en-US" w:eastAsia="en-US"/>
          <w14:ligatures w14:val="standardContextual"/>
        </w:rPr>
      </w:pPr>
      <w:hyperlink w:anchor="_Toc1075993478">
        <w:r w:rsidR="2D8F900D" w:rsidRPr="2D8F900D">
          <w:rPr>
            <w:rStyle w:val="Hyperlink"/>
          </w:rPr>
          <w:t>1.2</w:t>
        </w:r>
        <w:r w:rsidR="005D0D70">
          <w:tab/>
        </w:r>
        <w:r w:rsidR="2D8F900D" w:rsidRPr="2D8F900D">
          <w:rPr>
            <w:rStyle w:val="Hyperlink"/>
          </w:rPr>
          <w:t>Conformance</w:t>
        </w:r>
        <w:r w:rsidR="005D0D70">
          <w:tab/>
        </w:r>
        <w:r w:rsidR="005D0D70">
          <w:fldChar w:fldCharType="begin"/>
        </w:r>
        <w:r w:rsidR="005D0D70">
          <w:instrText>PAGEREF _Toc1075993478 \h</w:instrText>
        </w:r>
        <w:r w:rsidR="005D0D70">
          <w:fldChar w:fldCharType="separate"/>
        </w:r>
        <w:r w:rsidR="00796A84">
          <w:t>1</w:t>
        </w:r>
        <w:r w:rsidR="005D0D70">
          <w:fldChar w:fldCharType="end"/>
        </w:r>
      </w:hyperlink>
    </w:p>
    <w:p w14:paraId="3C751996" w14:textId="053F789F" w:rsidR="00D80E53" w:rsidRDefault="00000000" w:rsidP="2D8F900D">
      <w:pPr>
        <w:pStyle w:val="Verzeichnis2"/>
        <w:tabs>
          <w:tab w:val="left" w:pos="600"/>
          <w:tab w:val="right" w:leader="dot" w:pos="9015"/>
        </w:tabs>
        <w:rPr>
          <w:rFonts w:asciiTheme="minorHAnsi" w:eastAsiaTheme="minorEastAsia" w:hAnsiTheme="minorHAnsi" w:cstheme="minorBidi"/>
          <w:kern w:val="2"/>
          <w:sz w:val="24"/>
          <w:szCs w:val="24"/>
          <w:lang w:val="en-US" w:eastAsia="en-US"/>
          <w14:ligatures w14:val="standardContextual"/>
        </w:rPr>
      </w:pPr>
      <w:hyperlink w:anchor="_Toc1412153472">
        <w:r w:rsidR="2D8F900D" w:rsidRPr="2D8F900D">
          <w:rPr>
            <w:rStyle w:val="Hyperlink"/>
          </w:rPr>
          <w:t>1.3</w:t>
        </w:r>
        <w:r w:rsidR="005D0D70">
          <w:tab/>
        </w:r>
        <w:r w:rsidR="2D8F900D" w:rsidRPr="2D8F900D">
          <w:rPr>
            <w:rStyle w:val="Hyperlink"/>
          </w:rPr>
          <w:t>References</w:t>
        </w:r>
        <w:r w:rsidR="005D0D70">
          <w:tab/>
        </w:r>
        <w:r w:rsidR="005D0D70">
          <w:fldChar w:fldCharType="begin"/>
        </w:r>
        <w:r w:rsidR="005D0D70">
          <w:instrText>PAGEREF _Toc1412153472 \h</w:instrText>
        </w:r>
        <w:r w:rsidR="005D0D70">
          <w:fldChar w:fldCharType="separate"/>
        </w:r>
        <w:r w:rsidR="00796A84">
          <w:t>1</w:t>
        </w:r>
        <w:r w:rsidR="005D0D70">
          <w:fldChar w:fldCharType="end"/>
        </w:r>
      </w:hyperlink>
    </w:p>
    <w:p w14:paraId="736368BB" w14:textId="7D3F1F16" w:rsidR="00D80E53" w:rsidRDefault="00000000" w:rsidP="2D8F900D">
      <w:pPr>
        <w:pStyle w:val="Verzeichnis3"/>
        <w:tabs>
          <w:tab w:val="left" w:pos="990"/>
          <w:tab w:val="right" w:leader="dot" w:pos="9015"/>
        </w:tabs>
        <w:rPr>
          <w:rFonts w:asciiTheme="minorHAnsi" w:eastAsiaTheme="minorEastAsia" w:hAnsiTheme="minorHAnsi" w:cstheme="minorBidi"/>
          <w:kern w:val="2"/>
          <w:sz w:val="24"/>
          <w:szCs w:val="24"/>
          <w:lang w:val="en-US" w:eastAsia="en-US"/>
          <w14:ligatures w14:val="standardContextual"/>
        </w:rPr>
      </w:pPr>
      <w:hyperlink w:anchor="_Toc719612024">
        <w:r w:rsidR="2D8F900D" w:rsidRPr="2D8F900D">
          <w:rPr>
            <w:rStyle w:val="Hyperlink"/>
          </w:rPr>
          <w:t>1.3.1</w:t>
        </w:r>
        <w:r w:rsidR="005D0D70">
          <w:tab/>
        </w:r>
        <w:r w:rsidR="2D8F900D" w:rsidRPr="2D8F900D">
          <w:rPr>
            <w:rStyle w:val="Hyperlink"/>
          </w:rPr>
          <w:t>Normative references</w:t>
        </w:r>
        <w:r w:rsidR="005D0D70">
          <w:tab/>
        </w:r>
        <w:r w:rsidR="005D0D70">
          <w:fldChar w:fldCharType="begin"/>
        </w:r>
        <w:r w:rsidR="005D0D70">
          <w:instrText>PAGEREF _Toc719612024 \h</w:instrText>
        </w:r>
        <w:r w:rsidR="005D0D70">
          <w:fldChar w:fldCharType="separate"/>
        </w:r>
        <w:r w:rsidR="00796A84">
          <w:t>1</w:t>
        </w:r>
        <w:r w:rsidR="005D0D70">
          <w:fldChar w:fldCharType="end"/>
        </w:r>
      </w:hyperlink>
    </w:p>
    <w:p w14:paraId="47B5B496" w14:textId="649F4C5C" w:rsidR="00D80E53" w:rsidRDefault="00000000" w:rsidP="2D8F900D">
      <w:pPr>
        <w:pStyle w:val="Verzeichnis3"/>
        <w:tabs>
          <w:tab w:val="left" w:pos="990"/>
          <w:tab w:val="right" w:leader="dot" w:pos="9015"/>
        </w:tabs>
        <w:rPr>
          <w:rFonts w:asciiTheme="minorHAnsi" w:eastAsiaTheme="minorEastAsia" w:hAnsiTheme="minorHAnsi" w:cstheme="minorBidi"/>
          <w:kern w:val="2"/>
          <w:sz w:val="24"/>
          <w:szCs w:val="24"/>
          <w:lang w:val="en-US" w:eastAsia="en-US"/>
          <w14:ligatures w14:val="standardContextual"/>
        </w:rPr>
      </w:pPr>
      <w:hyperlink w:anchor="_Toc698258601">
        <w:r w:rsidR="2D8F900D" w:rsidRPr="2D8F900D">
          <w:rPr>
            <w:rStyle w:val="Hyperlink"/>
          </w:rPr>
          <w:t>1.3.2</w:t>
        </w:r>
        <w:r w:rsidR="005D0D70">
          <w:tab/>
        </w:r>
        <w:r w:rsidR="2D8F900D" w:rsidRPr="2D8F900D">
          <w:rPr>
            <w:rStyle w:val="Hyperlink"/>
          </w:rPr>
          <w:t>Informative references</w:t>
        </w:r>
        <w:r w:rsidR="005D0D70">
          <w:tab/>
        </w:r>
        <w:r w:rsidR="005D0D70">
          <w:fldChar w:fldCharType="begin"/>
        </w:r>
        <w:r w:rsidR="005D0D70">
          <w:instrText>PAGEREF _Toc698258601 \h</w:instrText>
        </w:r>
        <w:r w:rsidR="005D0D70">
          <w:fldChar w:fldCharType="separate"/>
        </w:r>
        <w:r w:rsidR="00796A84">
          <w:t>1</w:t>
        </w:r>
        <w:r w:rsidR="005D0D70">
          <w:fldChar w:fldCharType="end"/>
        </w:r>
      </w:hyperlink>
    </w:p>
    <w:p w14:paraId="20DDB2A4" w14:textId="220EAEC9" w:rsidR="00D80E53" w:rsidRDefault="00000000" w:rsidP="2D8F900D">
      <w:pPr>
        <w:pStyle w:val="Verzeichnis2"/>
        <w:tabs>
          <w:tab w:val="left" w:pos="600"/>
          <w:tab w:val="right" w:leader="dot" w:pos="9015"/>
        </w:tabs>
        <w:rPr>
          <w:rFonts w:asciiTheme="minorHAnsi" w:eastAsiaTheme="minorEastAsia" w:hAnsiTheme="minorHAnsi" w:cstheme="minorBidi"/>
          <w:kern w:val="2"/>
          <w:sz w:val="24"/>
          <w:szCs w:val="24"/>
          <w:lang w:val="en-US" w:eastAsia="en-US"/>
          <w14:ligatures w14:val="standardContextual"/>
        </w:rPr>
      </w:pPr>
      <w:hyperlink w:anchor="_Toc1631243829">
        <w:r w:rsidR="2D8F900D" w:rsidRPr="2D8F900D">
          <w:rPr>
            <w:rStyle w:val="Hyperlink"/>
          </w:rPr>
          <w:t>1.4</w:t>
        </w:r>
        <w:r w:rsidR="005D0D70">
          <w:tab/>
        </w:r>
        <w:r w:rsidR="2D8F900D" w:rsidRPr="2D8F900D">
          <w:rPr>
            <w:rStyle w:val="Hyperlink"/>
          </w:rPr>
          <w:t>Terms, definitions and abbreviations</w:t>
        </w:r>
        <w:r w:rsidR="005D0D70">
          <w:tab/>
        </w:r>
        <w:r w:rsidR="005D0D70">
          <w:fldChar w:fldCharType="begin"/>
        </w:r>
        <w:r w:rsidR="005D0D70">
          <w:instrText>PAGEREF _Toc1631243829 \h</w:instrText>
        </w:r>
        <w:r w:rsidR="005D0D70">
          <w:fldChar w:fldCharType="separate"/>
        </w:r>
        <w:r w:rsidR="00796A84">
          <w:t>1</w:t>
        </w:r>
        <w:r w:rsidR="005D0D70">
          <w:fldChar w:fldCharType="end"/>
        </w:r>
      </w:hyperlink>
    </w:p>
    <w:p w14:paraId="741AF060" w14:textId="5321CDFD" w:rsidR="00D80E53" w:rsidRDefault="00000000" w:rsidP="2D8F900D">
      <w:pPr>
        <w:pStyle w:val="Verzeichnis3"/>
        <w:tabs>
          <w:tab w:val="left" w:pos="990"/>
          <w:tab w:val="right" w:leader="dot" w:pos="9015"/>
        </w:tabs>
        <w:rPr>
          <w:rFonts w:asciiTheme="minorHAnsi" w:eastAsiaTheme="minorEastAsia" w:hAnsiTheme="minorHAnsi" w:cstheme="minorBidi"/>
          <w:kern w:val="2"/>
          <w:sz w:val="24"/>
          <w:szCs w:val="24"/>
          <w:lang w:val="en-US" w:eastAsia="en-US"/>
          <w14:ligatures w14:val="standardContextual"/>
        </w:rPr>
      </w:pPr>
      <w:hyperlink w:anchor="_Toc924875353">
        <w:r w:rsidR="2D8F900D" w:rsidRPr="2D8F900D">
          <w:rPr>
            <w:rStyle w:val="Hyperlink"/>
          </w:rPr>
          <w:t>1.4.1</w:t>
        </w:r>
        <w:r w:rsidR="005D0D70">
          <w:tab/>
        </w:r>
        <w:r w:rsidR="2D8F900D" w:rsidRPr="2D8F900D">
          <w:rPr>
            <w:rStyle w:val="Hyperlink"/>
          </w:rPr>
          <w:t>Terms and definitions</w:t>
        </w:r>
        <w:r w:rsidR="005D0D70">
          <w:tab/>
        </w:r>
        <w:r w:rsidR="005D0D70">
          <w:fldChar w:fldCharType="begin"/>
        </w:r>
        <w:r w:rsidR="005D0D70">
          <w:instrText>PAGEREF _Toc924875353 \h</w:instrText>
        </w:r>
        <w:r w:rsidR="005D0D70">
          <w:fldChar w:fldCharType="separate"/>
        </w:r>
        <w:r w:rsidR="00796A84">
          <w:t>1</w:t>
        </w:r>
        <w:r w:rsidR="005D0D70">
          <w:fldChar w:fldCharType="end"/>
        </w:r>
      </w:hyperlink>
    </w:p>
    <w:p w14:paraId="488498EC" w14:textId="5DEA9173" w:rsidR="00D80E53" w:rsidRDefault="00000000" w:rsidP="2D8F900D">
      <w:pPr>
        <w:pStyle w:val="Verzeichnis3"/>
        <w:tabs>
          <w:tab w:val="left" w:pos="990"/>
          <w:tab w:val="right" w:leader="dot" w:pos="9015"/>
        </w:tabs>
        <w:rPr>
          <w:rFonts w:asciiTheme="minorHAnsi" w:eastAsiaTheme="minorEastAsia" w:hAnsiTheme="minorHAnsi" w:cstheme="minorBidi"/>
          <w:kern w:val="2"/>
          <w:sz w:val="24"/>
          <w:szCs w:val="24"/>
          <w:lang w:val="en-US" w:eastAsia="en-US"/>
          <w14:ligatures w14:val="standardContextual"/>
        </w:rPr>
      </w:pPr>
      <w:hyperlink w:anchor="_Toc2131437326">
        <w:r w:rsidR="2D8F900D" w:rsidRPr="2D8F900D">
          <w:rPr>
            <w:rStyle w:val="Hyperlink"/>
          </w:rPr>
          <w:t>1.4.2</w:t>
        </w:r>
        <w:r w:rsidR="005D0D70">
          <w:tab/>
        </w:r>
        <w:r w:rsidR="2D8F900D" w:rsidRPr="2D8F900D">
          <w:rPr>
            <w:rStyle w:val="Hyperlink"/>
          </w:rPr>
          <w:t>Abbreviations</w:t>
        </w:r>
        <w:r w:rsidR="005D0D70">
          <w:tab/>
        </w:r>
        <w:r w:rsidR="005D0D70">
          <w:fldChar w:fldCharType="begin"/>
        </w:r>
        <w:r w:rsidR="005D0D70">
          <w:instrText>PAGEREF _Toc2131437326 \h</w:instrText>
        </w:r>
        <w:r w:rsidR="005D0D70">
          <w:fldChar w:fldCharType="separate"/>
        </w:r>
        <w:r w:rsidR="00796A84">
          <w:t>2</w:t>
        </w:r>
        <w:r w:rsidR="005D0D70">
          <w:fldChar w:fldCharType="end"/>
        </w:r>
      </w:hyperlink>
    </w:p>
    <w:p w14:paraId="21EB6DED" w14:textId="676909C6" w:rsidR="00D80E53" w:rsidRDefault="00000000" w:rsidP="2D8F900D">
      <w:pPr>
        <w:pStyle w:val="Verzeichnis3"/>
        <w:tabs>
          <w:tab w:val="left" w:pos="990"/>
          <w:tab w:val="right" w:leader="dot" w:pos="9015"/>
        </w:tabs>
        <w:rPr>
          <w:rFonts w:asciiTheme="minorHAnsi" w:eastAsiaTheme="minorEastAsia" w:hAnsiTheme="minorHAnsi" w:cstheme="minorBidi"/>
          <w:kern w:val="2"/>
          <w:sz w:val="24"/>
          <w:szCs w:val="24"/>
          <w:lang w:val="en-US" w:eastAsia="en-US"/>
          <w14:ligatures w14:val="standardContextual"/>
        </w:rPr>
      </w:pPr>
      <w:hyperlink w:anchor="_Toc1902887456">
        <w:r w:rsidR="2D8F900D" w:rsidRPr="2D8F900D">
          <w:rPr>
            <w:rStyle w:val="Hyperlink"/>
          </w:rPr>
          <w:t>1.4.3</w:t>
        </w:r>
        <w:r w:rsidR="005D0D70">
          <w:tab/>
        </w:r>
        <w:r w:rsidR="2D8F900D" w:rsidRPr="2D8F900D">
          <w:rPr>
            <w:rStyle w:val="Hyperlink"/>
          </w:rPr>
          <w:t>Symbols</w:t>
        </w:r>
        <w:r w:rsidR="005D0D70">
          <w:tab/>
        </w:r>
        <w:r w:rsidR="005D0D70">
          <w:fldChar w:fldCharType="begin"/>
        </w:r>
        <w:r w:rsidR="005D0D70">
          <w:instrText>PAGEREF _Toc1902887456 \h</w:instrText>
        </w:r>
        <w:r w:rsidR="005D0D70">
          <w:fldChar w:fldCharType="separate"/>
        </w:r>
        <w:r w:rsidR="00796A84">
          <w:t>2</w:t>
        </w:r>
        <w:r w:rsidR="005D0D70">
          <w:fldChar w:fldCharType="end"/>
        </w:r>
      </w:hyperlink>
    </w:p>
    <w:p w14:paraId="5FE4EEEB" w14:textId="7EE50AE2" w:rsidR="00D80E53" w:rsidRDefault="00000000" w:rsidP="2D8F900D">
      <w:pPr>
        <w:pStyle w:val="Verzeichnis2"/>
        <w:tabs>
          <w:tab w:val="left" w:pos="600"/>
          <w:tab w:val="right" w:leader="dot" w:pos="9015"/>
        </w:tabs>
        <w:rPr>
          <w:rFonts w:asciiTheme="minorHAnsi" w:eastAsiaTheme="minorEastAsia" w:hAnsiTheme="minorHAnsi" w:cstheme="minorBidi"/>
          <w:kern w:val="2"/>
          <w:sz w:val="24"/>
          <w:szCs w:val="24"/>
          <w:lang w:val="en-US" w:eastAsia="en-US"/>
          <w14:ligatures w14:val="standardContextual"/>
        </w:rPr>
      </w:pPr>
      <w:hyperlink w:anchor="_Toc1598019392">
        <w:r w:rsidR="2D8F900D" w:rsidRPr="2D8F900D">
          <w:rPr>
            <w:rStyle w:val="Hyperlink"/>
          </w:rPr>
          <w:t>1.5</w:t>
        </w:r>
        <w:r w:rsidR="005D0D70">
          <w:tab/>
        </w:r>
        <w:r w:rsidR="2D8F900D" w:rsidRPr="2D8F900D">
          <w:rPr>
            <w:rStyle w:val="Hyperlink"/>
          </w:rPr>
          <w:t>Use of language</w:t>
        </w:r>
        <w:r w:rsidR="005D0D70">
          <w:tab/>
        </w:r>
        <w:r w:rsidR="005D0D70">
          <w:fldChar w:fldCharType="begin"/>
        </w:r>
        <w:r w:rsidR="005D0D70">
          <w:instrText>PAGEREF _Toc1598019392 \h</w:instrText>
        </w:r>
        <w:r w:rsidR="005D0D70">
          <w:fldChar w:fldCharType="separate"/>
        </w:r>
        <w:r w:rsidR="00796A84">
          <w:t>3</w:t>
        </w:r>
        <w:r w:rsidR="005D0D70">
          <w:fldChar w:fldCharType="end"/>
        </w:r>
      </w:hyperlink>
    </w:p>
    <w:p w14:paraId="6CAE94B2" w14:textId="12661BD9" w:rsidR="00D80E53" w:rsidRDefault="00000000" w:rsidP="2D8F900D">
      <w:pPr>
        <w:pStyle w:val="Verzeichnis2"/>
        <w:tabs>
          <w:tab w:val="left" w:pos="600"/>
          <w:tab w:val="right" w:leader="dot" w:pos="9015"/>
        </w:tabs>
        <w:rPr>
          <w:rFonts w:asciiTheme="minorHAnsi" w:eastAsiaTheme="minorEastAsia" w:hAnsiTheme="minorHAnsi" w:cstheme="minorBidi"/>
          <w:kern w:val="2"/>
          <w:sz w:val="24"/>
          <w:szCs w:val="24"/>
          <w:lang w:val="en-US" w:eastAsia="en-US"/>
          <w14:ligatures w14:val="standardContextual"/>
        </w:rPr>
      </w:pPr>
      <w:hyperlink w:anchor="_Toc1103093178">
        <w:r w:rsidR="2D8F900D" w:rsidRPr="2D8F900D">
          <w:rPr>
            <w:rStyle w:val="Hyperlink"/>
          </w:rPr>
          <w:t>1.6</w:t>
        </w:r>
        <w:r w:rsidR="005D0D70">
          <w:tab/>
        </w:r>
        <w:r w:rsidR="2D8F900D" w:rsidRPr="2D8F900D">
          <w:rPr>
            <w:rStyle w:val="Hyperlink"/>
          </w:rPr>
          <w:t>General description</w:t>
        </w:r>
        <w:r w:rsidR="005D0D70">
          <w:tab/>
        </w:r>
        <w:r w:rsidR="005D0D70">
          <w:fldChar w:fldCharType="begin"/>
        </w:r>
        <w:r w:rsidR="005D0D70">
          <w:instrText>PAGEREF _Toc1103093178 \h</w:instrText>
        </w:r>
        <w:r w:rsidR="005D0D70">
          <w:fldChar w:fldCharType="separate"/>
        </w:r>
        <w:r w:rsidR="00796A84">
          <w:t>3</w:t>
        </w:r>
        <w:r w:rsidR="005D0D70">
          <w:fldChar w:fldCharType="end"/>
        </w:r>
      </w:hyperlink>
    </w:p>
    <w:p w14:paraId="008B5D04" w14:textId="69C0E222" w:rsidR="00D80E53" w:rsidRDefault="00000000" w:rsidP="2D8F900D">
      <w:pPr>
        <w:pStyle w:val="Verzeichnis2"/>
        <w:tabs>
          <w:tab w:val="left" w:pos="600"/>
          <w:tab w:val="right" w:leader="dot" w:pos="9015"/>
        </w:tabs>
        <w:rPr>
          <w:rFonts w:asciiTheme="minorHAnsi" w:eastAsiaTheme="minorEastAsia" w:hAnsiTheme="minorHAnsi" w:cstheme="minorBidi"/>
          <w:kern w:val="2"/>
          <w:sz w:val="24"/>
          <w:szCs w:val="24"/>
          <w:lang w:val="en-US" w:eastAsia="en-US"/>
          <w14:ligatures w14:val="standardContextual"/>
        </w:rPr>
      </w:pPr>
      <w:hyperlink w:anchor="_Toc1547018014">
        <w:r w:rsidR="2D8F900D" w:rsidRPr="2D8F900D">
          <w:rPr>
            <w:rStyle w:val="Hyperlink"/>
          </w:rPr>
          <w:t>1.7</w:t>
        </w:r>
        <w:r w:rsidR="005D0D70">
          <w:tab/>
        </w:r>
        <w:r w:rsidR="2D8F900D" w:rsidRPr="2D8F900D">
          <w:rPr>
            <w:rStyle w:val="Hyperlink"/>
          </w:rPr>
          <w:t>Specification metadata and maintenance</w:t>
        </w:r>
        <w:r w:rsidR="005D0D70">
          <w:tab/>
        </w:r>
        <w:r w:rsidR="005D0D70">
          <w:fldChar w:fldCharType="begin"/>
        </w:r>
        <w:r w:rsidR="005D0D70">
          <w:instrText>PAGEREF _Toc1547018014 \h</w:instrText>
        </w:r>
        <w:r w:rsidR="005D0D70">
          <w:fldChar w:fldCharType="separate"/>
        </w:r>
        <w:r w:rsidR="00796A84">
          <w:t>3</w:t>
        </w:r>
        <w:r w:rsidR="005D0D70">
          <w:fldChar w:fldCharType="end"/>
        </w:r>
      </w:hyperlink>
    </w:p>
    <w:p w14:paraId="7D7C08BD" w14:textId="233A1D4C" w:rsidR="00D80E53" w:rsidRDefault="00000000" w:rsidP="2D8F900D">
      <w:pPr>
        <w:pStyle w:val="Verzeichnis3"/>
        <w:tabs>
          <w:tab w:val="left" w:pos="990"/>
          <w:tab w:val="right" w:leader="dot" w:pos="9015"/>
        </w:tabs>
        <w:rPr>
          <w:rFonts w:asciiTheme="minorHAnsi" w:eastAsiaTheme="minorEastAsia" w:hAnsiTheme="minorHAnsi" w:cstheme="minorBidi"/>
          <w:kern w:val="2"/>
          <w:sz w:val="24"/>
          <w:szCs w:val="24"/>
          <w:lang w:val="en-US" w:eastAsia="en-US"/>
          <w14:ligatures w14:val="standardContextual"/>
        </w:rPr>
      </w:pPr>
      <w:hyperlink w:anchor="_Toc1314510821">
        <w:r w:rsidR="2D8F900D" w:rsidRPr="2D8F900D">
          <w:rPr>
            <w:rStyle w:val="Hyperlink"/>
          </w:rPr>
          <w:t>1.7.1</w:t>
        </w:r>
        <w:r w:rsidR="005D0D70">
          <w:tab/>
        </w:r>
        <w:r w:rsidR="2D8F900D" w:rsidRPr="2D8F900D">
          <w:rPr>
            <w:rStyle w:val="Hyperlink"/>
          </w:rPr>
          <w:t>Specification metadata</w:t>
        </w:r>
        <w:r w:rsidR="005D0D70">
          <w:tab/>
        </w:r>
        <w:r w:rsidR="005D0D70">
          <w:fldChar w:fldCharType="begin"/>
        </w:r>
        <w:r w:rsidR="005D0D70">
          <w:instrText>PAGEREF _Toc1314510821 \h</w:instrText>
        </w:r>
        <w:r w:rsidR="005D0D70">
          <w:fldChar w:fldCharType="separate"/>
        </w:r>
        <w:r w:rsidR="00796A84">
          <w:t>3</w:t>
        </w:r>
        <w:r w:rsidR="005D0D70">
          <w:fldChar w:fldCharType="end"/>
        </w:r>
      </w:hyperlink>
    </w:p>
    <w:p w14:paraId="1A6833E6" w14:textId="15EBFCAE" w:rsidR="00D80E53" w:rsidRDefault="00000000" w:rsidP="2D8F900D">
      <w:pPr>
        <w:pStyle w:val="Verzeichnis3"/>
        <w:tabs>
          <w:tab w:val="left" w:pos="990"/>
          <w:tab w:val="right" w:leader="dot" w:pos="9015"/>
        </w:tabs>
        <w:rPr>
          <w:rFonts w:asciiTheme="minorHAnsi" w:eastAsiaTheme="minorEastAsia" w:hAnsiTheme="minorHAnsi" w:cstheme="minorBidi"/>
          <w:kern w:val="2"/>
          <w:sz w:val="24"/>
          <w:szCs w:val="24"/>
          <w:lang w:val="en-US" w:eastAsia="en-US"/>
          <w14:ligatures w14:val="standardContextual"/>
        </w:rPr>
      </w:pPr>
      <w:hyperlink w:anchor="_Toc2109911850">
        <w:r w:rsidR="2D8F900D" w:rsidRPr="2D8F900D">
          <w:rPr>
            <w:rStyle w:val="Hyperlink"/>
          </w:rPr>
          <w:t>1.7.2</w:t>
        </w:r>
        <w:r w:rsidR="005D0D70">
          <w:tab/>
        </w:r>
        <w:r w:rsidR="2D8F900D" w:rsidRPr="2D8F900D">
          <w:rPr>
            <w:rStyle w:val="Hyperlink"/>
          </w:rPr>
          <w:t>Specification maintenance</w:t>
        </w:r>
        <w:r w:rsidR="005D0D70">
          <w:tab/>
        </w:r>
        <w:r w:rsidR="005D0D70">
          <w:fldChar w:fldCharType="begin"/>
        </w:r>
        <w:r w:rsidR="005D0D70">
          <w:instrText>PAGEREF _Toc2109911850 \h</w:instrText>
        </w:r>
        <w:r w:rsidR="005D0D70">
          <w:fldChar w:fldCharType="separate"/>
        </w:r>
        <w:r w:rsidR="00796A84">
          <w:t>3</w:t>
        </w:r>
        <w:r w:rsidR="005D0D70">
          <w:fldChar w:fldCharType="end"/>
        </w:r>
      </w:hyperlink>
    </w:p>
    <w:p w14:paraId="2A9BB986" w14:textId="0CE9D9D5" w:rsidR="00D80E53" w:rsidRDefault="00000000" w:rsidP="2D8F900D">
      <w:pPr>
        <w:pStyle w:val="Verzeichnis1"/>
        <w:tabs>
          <w:tab w:val="left" w:pos="390"/>
          <w:tab w:val="right" w:leader="dot" w:pos="9015"/>
        </w:tabs>
        <w:rPr>
          <w:rFonts w:asciiTheme="minorHAnsi" w:eastAsiaTheme="minorEastAsia" w:hAnsiTheme="minorHAnsi" w:cstheme="minorBidi"/>
          <w:b w:val="0"/>
          <w:bCs w:val="0"/>
          <w:kern w:val="2"/>
          <w:sz w:val="24"/>
          <w:szCs w:val="24"/>
          <w:lang w:val="en-US" w:eastAsia="en-US"/>
          <w14:ligatures w14:val="standardContextual"/>
        </w:rPr>
      </w:pPr>
      <w:hyperlink w:anchor="_Toc1750167193">
        <w:r w:rsidR="2D8F900D" w:rsidRPr="2D8F900D">
          <w:rPr>
            <w:rStyle w:val="Hyperlink"/>
          </w:rPr>
          <w:t>2</w:t>
        </w:r>
        <w:r w:rsidR="005D0D70">
          <w:tab/>
        </w:r>
        <w:r w:rsidR="2D8F900D" w:rsidRPr="2D8F900D">
          <w:rPr>
            <w:rStyle w:val="Hyperlink"/>
          </w:rPr>
          <w:t>Check Structure</w:t>
        </w:r>
        <w:r w:rsidR="005D0D70">
          <w:tab/>
        </w:r>
        <w:r w:rsidR="005D0D70">
          <w:fldChar w:fldCharType="begin"/>
        </w:r>
        <w:r w:rsidR="005D0D70">
          <w:instrText>PAGEREF _Toc1750167193 \h</w:instrText>
        </w:r>
        <w:r w:rsidR="005D0D70">
          <w:fldChar w:fldCharType="separate"/>
        </w:r>
        <w:r w:rsidR="00796A84">
          <w:t>4</w:t>
        </w:r>
        <w:r w:rsidR="005D0D70">
          <w:fldChar w:fldCharType="end"/>
        </w:r>
      </w:hyperlink>
    </w:p>
    <w:p w14:paraId="332921A6" w14:textId="17E0B39E" w:rsidR="00D80E53" w:rsidRDefault="00000000" w:rsidP="2D8F900D">
      <w:pPr>
        <w:pStyle w:val="Verzeichnis1"/>
        <w:tabs>
          <w:tab w:val="left" w:pos="390"/>
          <w:tab w:val="right" w:leader="dot" w:pos="9015"/>
        </w:tabs>
        <w:rPr>
          <w:rFonts w:asciiTheme="minorHAnsi" w:eastAsiaTheme="minorEastAsia" w:hAnsiTheme="minorHAnsi" w:cstheme="minorBidi"/>
          <w:b w:val="0"/>
          <w:bCs w:val="0"/>
          <w:kern w:val="2"/>
          <w:sz w:val="24"/>
          <w:szCs w:val="24"/>
          <w:lang w:val="en-US" w:eastAsia="en-US"/>
          <w14:ligatures w14:val="standardContextual"/>
        </w:rPr>
      </w:pPr>
      <w:hyperlink w:anchor="_Toc1318209698">
        <w:r w:rsidR="2D8F900D" w:rsidRPr="2D8F900D">
          <w:rPr>
            <w:rStyle w:val="Hyperlink"/>
          </w:rPr>
          <w:t>3</w:t>
        </w:r>
        <w:r w:rsidR="005D0D70">
          <w:tab/>
        </w:r>
        <w:r w:rsidR="2D8F900D" w:rsidRPr="2D8F900D">
          <w:rPr>
            <w:rStyle w:val="Hyperlink"/>
          </w:rPr>
          <w:t>Check Syntax</w:t>
        </w:r>
        <w:r w:rsidR="005D0D70">
          <w:tab/>
        </w:r>
        <w:r w:rsidR="005D0D70">
          <w:fldChar w:fldCharType="begin"/>
        </w:r>
        <w:r w:rsidR="005D0D70">
          <w:instrText>PAGEREF _Toc1318209698 \h</w:instrText>
        </w:r>
        <w:r w:rsidR="005D0D70">
          <w:fldChar w:fldCharType="separate"/>
        </w:r>
        <w:r w:rsidR="00796A84">
          <w:t>5</w:t>
        </w:r>
        <w:r w:rsidR="005D0D70">
          <w:fldChar w:fldCharType="end"/>
        </w:r>
      </w:hyperlink>
    </w:p>
    <w:p w14:paraId="4BFC9A39" w14:textId="5F648A46" w:rsidR="00D80E53" w:rsidRDefault="00000000" w:rsidP="2D8F900D">
      <w:pPr>
        <w:pStyle w:val="Verzeichnis1"/>
        <w:tabs>
          <w:tab w:val="left" w:pos="390"/>
          <w:tab w:val="right" w:leader="dot" w:pos="9015"/>
        </w:tabs>
        <w:rPr>
          <w:rFonts w:asciiTheme="minorHAnsi" w:eastAsiaTheme="minorEastAsia" w:hAnsiTheme="minorHAnsi" w:cstheme="minorBidi"/>
          <w:b w:val="0"/>
          <w:bCs w:val="0"/>
          <w:kern w:val="2"/>
          <w:sz w:val="24"/>
          <w:szCs w:val="24"/>
          <w:lang w:val="en-US" w:eastAsia="en-US"/>
          <w14:ligatures w14:val="standardContextual"/>
        </w:rPr>
      </w:pPr>
      <w:hyperlink w:anchor="_Toc518120229">
        <w:r w:rsidR="2D8F900D" w:rsidRPr="2D8F900D">
          <w:rPr>
            <w:rStyle w:val="Hyperlink"/>
          </w:rPr>
          <w:t>4</w:t>
        </w:r>
        <w:r w:rsidR="005D0D70">
          <w:tab/>
        </w:r>
        <w:r w:rsidR="2D8F900D" w:rsidRPr="2D8F900D">
          <w:rPr>
            <w:rStyle w:val="Hyperlink"/>
          </w:rPr>
          <w:t>Organisation</w:t>
        </w:r>
        <w:r w:rsidR="005D0D70">
          <w:tab/>
        </w:r>
        <w:r w:rsidR="005D0D70">
          <w:fldChar w:fldCharType="begin"/>
        </w:r>
        <w:r w:rsidR="005D0D70">
          <w:instrText>PAGEREF _Toc518120229 \h</w:instrText>
        </w:r>
        <w:r w:rsidR="005D0D70">
          <w:fldChar w:fldCharType="separate"/>
        </w:r>
        <w:r w:rsidR="00796A84">
          <w:t>5</w:t>
        </w:r>
        <w:r w:rsidR="005D0D70">
          <w:fldChar w:fldCharType="end"/>
        </w:r>
      </w:hyperlink>
    </w:p>
    <w:p w14:paraId="14FA139F" w14:textId="025E2405" w:rsidR="2D8F900D" w:rsidRDefault="00000000" w:rsidP="2D8F900D">
      <w:pPr>
        <w:pStyle w:val="Verzeichnis1"/>
        <w:tabs>
          <w:tab w:val="left" w:pos="390"/>
          <w:tab w:val="right" w:leader="dot" w:pos="9015"/>
        </w:tabs>
      </w:pPr>
      <w:hyperlink w:anchor="_Toc1918059611">
        <w:r w:rsidR="2D8F900D" w:rsidRPr="2D8F900D">
          <w:rPr>
            <w:rStyle w:val="Hyperlink"/>
          </w:rPr>
          <w:t>5</w:t>
        </w:r>
        <w:r w:rsidR="2D8F900D">
          <w:tab/>
        </w:r>
        <w:r w:rsidR="2D8F900D" w:rsidRPr="2D8F900D">
          <w:rPr>
            <w:rStyle w:val="Hyperlink"/>
          </w:rPr>
          <w:t>Other Applicable Checks</w:t>
        </w:r>
        <w:r w:rsidR="2D8F900D">
          <w:tab/>
        </w:r>
        <w:r w:rsidR="2D8F900D">
          <w:fldChar w:fldCharType="begin"/>
        </w:r>
        <w:r w:rsidR="2D8F900D">
          <w:instrText>PAGEREF _Toc1918059611 \h</w:instrText>
        </w:r>
        <w:r w:rsidR="2D8F900D">
          <w:fldChar w:fldCharType="separate"/>
        </w:r>
        <w:r w:rsidR="00796A84">
          <w:t>5</w:t>
        </w:r>
        <w:r w:rsidR="2D8F900D">
          <w:fldChar w:fldCharType="end"/>
        </w:r>
      </w:hyperlink>
    </w:p>
    <w:p w14:paraId="79CBEE11" w14:textId="014B4D79" w:rsidR="2D8F900D" w:rsidRDefault="00000000" w:rsidP="2D8F900D">
      <w:pPr>
        <w:pStyle w:val="Verzeichnis2"/>
        <w:tabs>
          <w:tab w:val="left" w:pos="600"/>
          <w:tab w:val="right" w:leader="dot" w:pos="9015"/>
        </w:tabs>
      </w:pPr>
      <w:hyperlink w:anchor="_Toc348297980">
        <w:r w:rsidR="2D8F900D" w:rsidRPr="2D8F900D">
          <w:rPr>
            <w:rStyle w:val="Hyperlink"/>
          </w:rPr>
          <w:t>5.1</w:t>
        </w:r>
        <w:r w:rsidR="2D8F900D">
          <w:tab/>
        </w:r>
        <w:r w:rsidR="2D8F900D" w:rsidRPr="2D8F900D">
          <w:rPr>
            <w:rStyle w:val="Hyperlink"/>
          </w:rPr>
          <w:t>Generic S-100 checks</w:t>
        </w:r>
        <w:r w:rsidR="2D8F900D">
          <w:tab/>
        </w:r>
        <w:r w:rsidR="2D8F900D">
          <w:fldChar w:fldCharType="begin"/>
        </w:r>
        <w:r w:rsidR="2D8F900D">
          <w:instrText>PAGEREF _Toc348297980 \h</w:instrText>
        </w:r>
        <w:r w:rsidR="2D8F900D">
          <w:fldChar w:fldCharType="separate"/>
        </w:r>
        <w:r w:rsidR="00796A84">
          <w:t>5</w:t>
        </w:r>
        <w:r w:rsidR="2D8F900D">
          <w:fldChar w:fldCharType="end"/>
        </w:r>
      </w:hyperlink>
    </w:p>
    <w:p w14:paraId="40A53258" w14:textId="0CAEE85A" w:rsidR="2D8F900D" w:rsidRDefault="00000000" w:rsidP="2D8F900D">
      <w:pPr>
        <w:pStyle w:val="Verzeichnis2"/>
        <w:tabs>
          <w:tab w:val="left" w:pos="600"/>
          <w:tab w:val="right" w:leader="dot" w:pos="9015"/>
        </w:tabs>
      </w:pPr>
      <w:hyperlink w:anchor="_Toc248442364">
        <w:r w:rsidR="2D8F900D" w:rsidRPr="2D8F900D">
          <w:rPr>
            <w:rStyle w:val="Hyperlink"/>
          </w:rPr>
          <w:t>5.2</w:t>
        </w:r>
        <w:r w:rsidR="2D8F900D">
          <w:tab/>
        </w:r>
        <w:r w:rsidR="2D8F900D" w:rsidRPr="2D8F900D">
          <w:rPr>
            <w:rStyle w:val="Hyperlink"/>
          </w:rPr>
          <w:t>Interoperability checks</w:t>
        </w:r>
        <w:r w:rsidR="2D8F900D">
          <w:tab/>
        </w:r>
        <w:r w:rsidR="2D8F900D">
          <w:fldChar w:fldCharType="begin"/>
        </w:r>
        <w:r w:rsidR="2D8F900D">
          <w:instrText>PAGEREF _Toc248442364 \h</w:instrText>
        </w:r>
        <w:r w:rsidR="2D8F900D">
          <w:fldChar w:fldCharType="separate"/>
        </w:r>
        <w:r w:rsidR="00796A84">
          <w:t>7</w:t>
        </w:r>
        <w:r w:rsidR="2D8F900D">
          <w:fldChar w:fldCharType="end"/>
        </w:r>
      </w:hyperlink>
    </w:p>
    <w:p w14:paraId="4ECD474D" w14:textId="3F054A65" w:rsidR="2D8F900D" w:rsidRDefault="00000000" w:rsidP="2D8F900D">
      <w:pPr>
        <w:pStyle w:val="Verzeichnis1"/>
        <w:tabs>
          <w:tab w:val="left" w:pos="390"/>
          <w:tab w:val="right" w:leader="dot" w:pos="9015"/>
        </w:tabs>
      </w:pPr>
      <w:hyperlink w:anchor="_Toc1068202228">
        <w:r w:rsidR="2D8F900D" w:rsidRPr="2D8F900D">
          <w:rPr>
            <w:rStyle w:val="Hyperlink"/>
          </w:rPr>
          <w:t>6</w:t>
        </w:r>
        <w:r w:rsidR="2D8F900D">
          <w:tab/>
        </w:r>
        <w:r w:rsidR="2D8F900D" w:rsidRPr="2D8F900D">
          <w:rPr>
            <w:rStyle w:val="Hyperlink"/>
          </w:rPr>
          <w:t>Check Application Sequence</w:t>
        </w:r>
        <w:r w:rsidR="2D8F900D">
          <w:tab/>
        </w:r>
        <w:r w:rsidR="2D8F900D">
          <w:fldChar w:fldCharType="begin"/>
        </w:r>
        <w:r w:rsidR="2D8F900D">
          <w:instrText>PAGEREF _Toc1068202228 \h</w:instrText>
        </w:r>
        <w:r w:rsidR="2D8F900D">
          <w:fldChar w:fldCharType="separate"/>
        </w:r>
        <w:r w:rsidR="00796A84">
          <w:t>7</w:t>
        </w:r>
        <w:r w:rsidR="2D8F900D">
          <w:fldChar w:fldCharType="end"/>
        </w:r>
      </w:hyperlink>
    </w:p>
    <w:p w14:paraId="1C0C9C36" w14:textId="0495EAF8" w:rsidR="2D8F900D" w:rsidRDefault="00000000" w:rsidP="2D8F900D">
      <w:pPr>
        <w:pStyle w:val="Verzeichnis1"/>
        <w:tabs>
          <w:tab w:val="left" w:pos="390"/>
          <w:tab w:val="right" w:leader="dot" w:pos="9015"/>
        </w:tabs>
      </w:pPr>
      <w:hyperlink w:anchor="_Toc41377477">
        <w:r w:rsidR="2D8F900D" w:rsidRPr="2D8F900D">
          <w:rPr>
            <w:rStyle w:val="Hyperlink"/>
          </w:rPr>
          <w:t>7</w:t>
        </w:r>
        <w:r w:rsidR="2D8F900D">
          <w:tab/>
        </w:r>
        <w:r w:rsidR="2D8F900D" w:rsidRPr="2D8F900D">
          <w:rPr>
            <w:rStyle w:val="Hyperlink"/>
          </w:rPr>
          <w:t>Check Classification</w:t>
        </w:r>
        <w:r w:rsidR="2D8F900D">
          <w:tab/>
        </w:r>
        <w:r w:rsidR="2D8F900D">
          <w:fldChar w:fldCharType="begin"/>
        </w:r>
        <w:r w:rsidR="2D8F900D">
          <w:instrText>PAGEREF _Toc41377477 \h</w:instrText>
        </w:r>
        <w:r w:rsidR="2D8F900D">
          <w:fldChar w:fldCharType="separate"/>
        </w:r>
        <w:r w:rsidR="00796A84">
          <w:t>8</w:t>
        </w:r>
        <w:r w:rsidR="2D8F900D">
          <w:fldChar w:fldCharType="end"/>
        </w:r>
      </w:hyperlink>
    </w:p>
    <w:p w14:paraId="5014F732" w14:textId="6BC90DF3" w:rsidR="2D8F900D" w:rsidRDefault="00000000" w:rsidP="2D8F900D">
      <w:pPr>
        <w:pStyle w:val="Verzeichnis1"/>
        <w:tabs>
          <w:tab w:val="left" w:pos="390"/>
          <w:tab w:val="right" w:leader="dot" w:pos="9015"/>
        </w:tabs>
      </w:pPr>
      <w:hyperlink w:anchor="_Toc509524713">
        <w:r w:rsidR="2D8F900D" w:rsidRPr="2D8F900D">
          <w:rPr>
            <w:rStyle w:val="Hyperlink"/>
          </w:rPr>
          <w:t>8</w:t>
        </w:r>
        <w:r w:rsidR="2D8F900D">
          <w:tab/>
        </w:r>
        <w:r w:rsidR="2D8F900D" w:rsidRPr="2D8F900D">
          <w:rPr>
            <w:rStyle w:val="Hyperlink"/>
          </w:rPr>
          <w:t>Geometry and Spatial Operators</w:t>
        </w:r>
        <w:r w:rsidR="2D8F900D">
          <w:tab/>
        </w:r>
        <w:r w:rsidR="2D8F900D">
          <w:fldChar w:fldCharType="begin"/>
        </w:r>
        <w:r w:rsidR="2D8F900D">
          <w:instrText>PAGEREF _Toc509524713 \h</w:instrText>
        </w:r>
        <w:r w:rsidR="2D8F900D">
          <w:fldChar w:fldCharType="separate"/>
        </w:r>
        <w:r w:rsidR="00796A84">
          <w:t>8</w:t>
        </w:r>
        <w:r w:rsidR="2D8F900D">
          <w:fldChar w:fldCharType="end"/>
        </w:r>
      </w:hyperlink>
    </w:p>
    <w:p w14:paraId="5E67352F" w14:textId="126B926F" w:rsidR="2D8F900D" w:rsidRDefault="00000000" w:rsidP="2D8F900D">
      <w:pPr>
        <w:pStyle w:val="Verzeichnis1"/>
        <w:tabs>
          <w:tab w:val="left" w:pos="390"/>
          <w:tab w:val="right" w:leader="dot" w:pos="9015"/>
        </w:tabs>
      </w:pPr>
      <w:hyperlink w:anchor="_Toc1383605272">
        <w:r w:rsidR="2D8F900D" w:rsidRPr="2D8F900D">
          <w:rPr>
            <w:rStyle w:val="Hyperlink"/>
          </w:rPr>
          <w:t>9</w:t>
        </w:r>
        <w:r w:rsidR="2D8F900D">
          <w:tab/>
        </w:r>
        <w:r w:rsidR="2D8F900D" w:rsidRPr="2D8F900D">
          <w:rPr>
            <w:rStyle w:val="Hyperlink"/>
          </w:rPr>
          <w:t>Other Components of this Specification</w:t>
        </w:r>
        <w:r w:rsidR="2D8F900D">
          <w:tab/>
        </w:r>
        <w:r w:rsidR="2D8F900D">
          <w:fldChar w:fldCharType="begin"/>
        </w:r>
        <w:r w:rsidR="2D8F900D">
          <w:instrText>PAGEREF _Toc1383605272 \h</w:instrText>
        </w:r>
        <w:r w:rsidR="2D8F900D">
          <w:fldChar w:fldCharType="separate"/>
        </w:r>
        <w:r w:rsidR="00796A84">
          <w:t>8</w:t>
        </w:r>
        <w:r w:rsidR="2D8F900D">
          <w:fldChar w:fldCharType="end"/>
        </w:r>
      </w:hyperlink>
      <w:r w:rsidR="2D8F900D">
        <w:fldChar w:fldCharType="end"/>
      </w:r>
    </w:p>
    <w:p w14:paraId="5CFB76EA" w14:textId="609813F0" w:rsidR="00DF33D4" w:rsidRPr="00CF30EA" w:rsidRDefault="00DF33D4" w:rsidP="2D8F900D">
      <w:pPr>
        <w:suppressLineNumbers/>
        <w:spacing w:line="240" w:lineRule="auto"/>
        <w:rPr>
          <w:rFonts w:cs="Arial"/>
          <w:noProof/>
          <w:lang w:val="en-GB"/>
        </w:rPr>
      </w:pPr>
    </w:p>
    <w:p w14:paraId="27759973" w14:textId="77777777" w:rsidR="005712B5" w:rsidRPr="00CF30EA" w:rsidRDefault="005712B5" w:rsidP="004B2DB3">
      <w:pPr>
        <w:suppressLineNumbers/>
        <w:spacing w:line="240" w:lineRule="auto"/>
        <w:rPr>
          <w:rFonts w:cs="Arial"/>
          <w:bCs/>
          <w:noProof/>
          <w:sz w:val="22"/>
          <w:lang w:val="en-GB"/>
        </w:rPr>
      </w:pPr>
    </w:p>
    <w:p w14:paraId="65967D41" w14:textId="2BB0799B" w:rsidR="00DF33D4" w:rsidRPr="00CF30EA" w:rsidRDefault="00DF33D4" w:rsidP="004B2DB3">
      <w:pPr>
        <w:suppressLineNumbers/>
        <w:rPr>
          <w:b/>
          <w:bCs/>
          <w:noProof/>
          <w:lang w:val="en-GB"/>
        </w:rPr>
        <w:sectPr w:rsidR="00DF33D4" w:rsidRPr="00CF30EA" w:rsidSect="00A07674">
          <w:headerReference w:type="even" r:id="rId15"/>
          <w:headerReference w:type="default" r:id="rId16"/>
          <w:footerReference w:type="even" r:id="rId17"/>
          <w:footerReference w:type="default" r:id="rId18"/>
          <w:headerReference w:type="first" r:id="rId19"/>
          <w:footerReference w:type="first" r:id="rId20"/>
          <w:pgSz w:w="11906" w:h="16838" w:code="9"/>
          <w:pgMar w:top="1440" w:right="1440" w:bottom="1440" w:left="1440" w:header="709" w:footer="709" w:gutter="0"/>
          <w:pgNumType w:fmt="lowerRoman" w:start="1"/>
          <w:cols w:space="720"/>
          <w:titlePg/>
          <w:docGrid w:linePitch="360"/>
        </w:sectPr>
      </w:pPr>
    </w:p>
    <w:p w14:paraId="6B4BE938" w14:textId="0512347B" w:rsidR="00CF30EA" w:rsidRPr="002631DD" w:rsidRDefault="002631DD" w:rsidP="002631DD">
      <w:pPr>
        <w:pStyle w:val="berschrift1"/>
        <w:tabs>
          <w:tab w:val="clear" w:pos="400"/>
        </w:tabs>
        <w:spacing w:before="120" w:after="200" w:line="240" w:lineRule="auto"/>
        <w:ind w:left="567" w:hanging="567"/>
        <w:rPr>
          <w:lang w:val="en-GB"/>
        </w:rPr>
      </w:pPr>
      <w:bookmarkStart w:id="5" w:name="_Toc298795141"/>
      <w:bookmarkStart w:id="6" w:name="_Toc1818533357"/>
      <w:r w:rsidRPr="2D8F900D">
        <w:rPr>
          <w:lang w:val="en-GB"/>
        </w:rPr>
        <w:lastRenderedPageBreak/>
        <w:t>Introduction</w:t>
      </w:r>
      <w:bookmarkEnd w:id="5"/>
      <w:bookmarkEnd w:id="6"/>
    </w:p>
    <w:p w14:paraId="63BB43CF" w14:textId="05FD1722" w:rsidR="004C3566" w:rsidRDefault="00236539" w:rsidP="00CF30EA">
      <w:pPr>
        <w:spacing w:after="120" w:line="240" w:lineRule="auto"/>
        <w:rPr>
          <w:lang w:val="en-GB"/>
        </w:rPr>
      </w:pPr>
      <w:r>
        <w:rPr>
          <w:lang w:val="en-GB"/>
        </w:rPr>
        <w:t>This document</w:t>
      </w:r>
      <w:r w:rsidRPr="00236539">
        <w:rPr>
          <w:lang w:val="en-GB"/>
        </w:rPr>
        <w:t xml:space="preserve"> specifies </w:t>
      </w:r>
      <w:r>
        <w:rPr>
          <w:lang w:val="en-GB"/>
        </w:rPr>
        <w:t xml:space="preserve">a set of </w:t>
      </w:r>
      <w:r w:rsidRPr="00236539">
        <w:rPr>
          <w:lang w:val="en-GB"/>
        </w:rPr>
        <w:t xml:space="preserve">checks that producers of </w:t>
      </w:r>
      <w:r w:rsidR="00754555">
        <w:rPr>
          <w:lang w:val="en-GB"/>
        </w:rPr>
        <w:t>S-</w:t>
      </w:r>
      <w:r w:rsidR="00215A58">
        <w:rPr>
          <w:lang w:val="en-GB"/>
        </w:rPr>
        <w:t>1</w:t>
      </w:r>
      <w:r w:rsidR="00F4326B">
        <w:rPr>
          <w:lang w:val="en-GB"/>
        </w:rPr>
        <w:t>02</w:t>
      </w:r>
      <w:r w:rsidR="00754555">
        <w:rPr>
          <w:lang w:val="en-GB"/>
        </w:rPr>
        <w:t xml:space="preserve"> </w:t>
      </w:r>
      <w:r w:rsidR="00F4326B">
        <w:rPr>
          <w:lang w:val="en-GB"/>
        </w:rPr>
        <w:t>Bathymetric Surface</w:t>
      </w:r>
      <w:r w:rsidRPr="00236539">
        <w:rPr>
          <w:lang w:val="en-GB"/>
        </w:rPr>
        <w:t xml:space="preserve"> validation tools </w:t>
      </w:r>
      <w:r w:rsidR="00754555">
        <w:rPr>
          <w:lang w:val="en-GB"/>
        </w:rPr>
        <w:t>must</w:t>
      </w:r>
      <w:r w:rsidRPr="00236539">
        <w:rPr>
          <w:lang w:val="en-GB"/>
        </w:rPr>
        <w:t xml:space="preserve"> </w:t>
      </w:r>
      <w:r w:rsidR="00754555">
        <w:rPr>
          <w:lang w:val="en-GB"/>
        </w:rPr>
        <w:t>implement</w:t>
      </w:r>
      <w:r w:rsidRPr="00236539">
        <w:rPr>
          <w:lang w:val="en-GB"/>
        </w:rPr>
        <w:t xml:space="preserve"> in their validation software. </w:t>
      </w:r>
      <w:r>
        <w:rPr>
          <w:lang w:val="en-GB"/>
        </w:rPr>
        <w:t>Validation</w:t>
      </w:r>
      <w:r w:rsidRPr="00236539">
        <w:rPr>
          <w:lang w:val="en-GB"/>
        </w:rPr>
        <w:t xml:space="preserve"> software </w:t>
      </w:r>
      <w:r w:rsidR="00754555">
        <w:rPr>
          <w:lang w:val="en-GB"/>
        </w:rPr>
        <w:t>is</w:t>
      </w:r>
      <w:r w:rsidRPr="00236539">
        <w:rPr>
          <w:lang w:val="en-GB"/>
        </w:rPr>
        <w:t xml:space="preserve"> used </w:t>
      </w:r>
      <w:r w:rsidR="00754555">
        <w:rPr>
          <w:lang w:val="en-GB"/>
        </w:rPr>
        <w:t>to</w:t>
      </w:r>
      <w:r w:rsidRPr="00236539">
        <w:rPr>
          <w:lang w:val="en-GB"/>
        </w:rPr>
        <w:t xml:space="preserve"> ensure that </w:t>
      </w:r>
      <w:r>
        <w:rPr>
          <w:lang w:val="en-GB"/>
        </w:rPr>
        <w:t>S-1</w:t>
      </w:r>
      <w:r w:rsidR="00F4326B">
        <w:rPr>
          <w:lang w:val="en-GB"/>
        </w:rPr>
        <w:t>02</w:t>
      </w:r>
      <w:r>
        <w:rPr>
          <w:lang w:val="en-GB"/>
        </w:rPr>
        <w:t xml:space="preserve"> </w:t>
      </w:r>
      <w:r w:rsidRPr="00236539">
        <w:rPr>
          <w:lang w:val="en-GB"/>
        </w:rPr>
        <w:t xml:space="preserve">data are compliant with the </w:t>
      </w:r>
      <w:r w:rsidR="00757F2D">
        <w:rPr>
          <w:lang w:val="en-GB"/>
        </w:rPr>
        <w:t>S-</w:t>
      </w:r>
      <w:r w:rsidR="00F4326B">
        <w:rPr>
          <w:lang w:val="en-GB"/>
        </w:rPr>
        <w:t>102</w:t>
      </w:r>
      <w:r w:rsidRPr="00236539">
        <w:rPr>
          <w:lang w:val="en-GB"/>
        </w:rPr>
        <w:t xml:space="preserve"> Product Specification. The</w:t>
      </w:r>
      <w:r>
        <w:rPr>
          <w:lang w:val="en-GB"/>
        </w:rPr>
        <w:t xml:space="preserve"> initial</w:t>
      </w:r>
      <w:r w:rsidRPr="00236539">
        <w:rPr>
          <w:lang w:val="en-GB"/>
        </w:rPr>
        <w:t xml:space="preserve"> </w:t>
      </w:r>
      <w:r>
        <w:rPr>
          <w:lang w:val="en-GB"/>
        </w:rPr>
        <w:t>list of checks</w:t>
      </w:r>
      <w:r w:rsidR="00754555">
        <w:rPr>
          <w:lang w:val="en-GB"/>
        </w:rPr>
        <w:t xml:space="preserve"> for S-</w:t>
      </w:r>
      <w:r w:rsidR="00F4326B">
        <w:rPr>
          <w:lang w:val="en-GB"/>
        </w:rPr>
        <w:t>102</w:t>
      </w:r>
      <w:r w:rsidRPr="00236539">
        <w:rPr>
          <w:lang w:val="en-GB"/>
        </w:rPr>
        <w:t xml:space="preserve"> </w:t>
      </w:r>
      <w:r>
        <w:rPr>
          <w:lang w:val="en-GB"/>
        </w:rPr>
        <w:t>w</w:t>
      </w:r>
      <w:r w:rsidRPr="00236539">
        <w:rPr>
          <w:lang w:val="en-GB"/>
        </w:rPr>
        <w:t>as compiled</w:t>
      </w:r>
      <w:r>
        <w:rPr>
          <w:lang w:val="en-GB"/>
        </w:rPr>
        <w:t xml:space="preserve"> by the </w:t>
      </w:r>
      <w:r w:rsidR="001C137B" w:rsidRPr="001C137B">
        <w:rPr>
          <w:lang w:val="en-GB"/>
        </w:rPr>
        <w:t xml:space="preserve">IHO </w:t>
      </w:r>
      <w:r w:rsidR="0010055A">
        <w:rPr>
          <w:lang w:val="en-GB"/>
        </w:rPr>
        <w:t>S-102 Project Team of the IHO S-100 Working Group</w:t>
      </w:r>
      <w:r w:rsidR="00754555">
        <w:rPr>
          <w:lang w:val="en-GB"/>
        </w:rPr>
        <w:t>.</w:t>
      </w:r>
    </w:p>
    <w:p w14:paraId="4427A2A4" w14:textId="41216480" w:rsidR="00BA4C13" w:rsidRDefault="00754555" w:rsidP="00CF30EA">
      <w:pPr>
        <w:spacing w:after="120" w:line="240" w:lineRule="auto"/>
        <w:rPr>
          <w:lang w:val="en-GB"/>
        </w:rPr>
      </w:pPr>
      <w:r>
        <w:rPr>
          <w:lang w:val="en-GB"/>
        </w:rPr>
        <w:t xml:space="preserve">The checks listed in this document </w:t>
      </w:r>
      <w:r w:rsidR="009C7608">
        <w:rPr>
          <w:lang w:val="en-GB"/>
        </w:rPr>
        <w:t>are product-specific. They supplement but do not replace the generic S-100 validation checks applicable to all S-100 products which are defined in a separate IHO publication (S-158:100 – Universal Hydrographic Model Validation Checks).</w:t>
      </w:r>
    </w:p>
    <w:p w14:paraId="2AE66429" w14:textId="24C98FFD" w:rsidR="00F9107D" w:rsidRPr="00CF30EA" w:rsidRDefault="00F9107D" w:rsidP="0098512D">
      <w:pPr>
        <w:pStyle w:val="berschrift2"/>
        <w:tabs>
          <w:tab w:val="clear" w:pos="540"/>
          <w:tab w:val="clear" w:pos="700"/>
          <w:tab w:val="left" w:pos="709"/>
        </w:tabs>
        <w:spacing w:before="120" w:after="200" w:line="240" w:lineRule="auto"/>
        <w:ind w:left="709" w:hanging="709"/>
        <w:rPr>
          <w:lang w:val="en-GB"/>
        </w:rPr>
      </w:pPr>
      <w:bookmarkStart w:id="7" w:name="_Toc126186777"/>
      <w:bookmarkStart w:id="8" w:name="_Toc126241790"/>
      <w:bookmarkStart w:id="9" w:name="_Toc127967165"/>
      <w:bookmarkStart w:id="10" w:name="_Toc127967680"/>
      <w:bookmarkStart w:id="11" w:name="_Toc126186778"/>
      <w:bookmarkStart w:id="12" w:name="_Toc126241791"/>
      <w:bookmarkStart w:id="13" w:name="_Toc127967166"/>
      <w:bookmarkStart w:id="14" w:name="_Toc127967681"/>
      <w:bookmarkStart w:id="15" w:name="_Toc216573062"/>
      <w:bookmarkStart w:id="16" w:name="_Toc226729039"/>
      <w:bookmarkEnd w:id="7"/>
      <w:bookmarkEnd w:id="8"/>
      <w:bookmarkEnd w:id="9"/>
      <w:bookmarkEnd w:id="10"/>
      <w:bookmarkEnd w:id="11"/>
      <w:bookmarkEnd w:id="12"/>
      <w:bookmarkEnd w:id="13"/>
      <w:bookmarkEnd w:id="14"/>
      <w:r w:rsidRPr="2D8F900D">
        <w:rPr>
          <w:lang w:val="en-GB"/>
        </w:rPr>
        <w:t>Scope</w:t>
      </w:r>
      <w:bookmarkEnd w:id="15"/>
      <w:bookmarkEnd w:id="16"/>
    </w:p>
    <w:p w14:paraId="773E34E4" w14:textId="089CD461" w:rsidR="009C7608" w:rsidRDefault="00CD7912" w:rsidP="0098512D">
      <w:pPr>
        <w:spacing w:after="120" w:line="240" w:lineRule="auto"/>
        <w:rPr>
          <w:lang w:val="en-GB"/>
        </w:rPr>
      </w:pPr>
      <w:r w:rsidRPr="004A1094">
        <w:rPr>
          <w:lang w:val="en-GB"/>
        </w:rPr>
        <w:t>This document</w:t>
      </w:r>
      <w:r w:rsidR="009756F1" w:rsidRPr="004A1094">
        <w:rPr>
          <w:lang w:val="en-GB"/>
        </w:rPr>
        <w:t>, designated as “S-158</w:t>
      </w:r>
      <w:r w:rsidR="007206C1" w:rsidRPr="004A1094">
        <w:rPr>
          <w:lang w:val="en-GB"/>
        </w:rPr>
        <w:t>:</w:t>
      </w:r>
      <w:r w:rsidR="00F4326B">
        <w:rPr>
          <w:lang w:val="en-GB"/>
        </w:rPr>
        <w:t>102</w:t>
      </w:r>
      <w:r w:rsidR="009756F1" w:rsidRPr="004A1094">
        <w:rPr>
          <w:lang w:val="en-GB"/>
        </w:rPr>
        <w:t>” by the IHO,</w:t>
      </w:r>
      <w:r w:rsidRPr="004A1094">
        <w:rPr>
          <w:lang w:val="en-GB"/>
        </w:rPr>
        <w:t xml:space="preserve"> </w:t>
      </w:r>
      <w:r w:rsidR="007206C1" w:rsidRPr="004A1094">
        <w:rPr>
          <w:lang w:val="en-GB"/>
        </w:rPr>
        <w:t>specifies</w:t>
      </w:r>
      <w:r w:rsidRPr="004A1094">
        <w:rPr>
          <w:lang w:val="en-GB"/>
        </w:rPr>
        <w:t xml:space="preserve"> validation checks for </w:t>
      </w:r>
      <w:r w:rsidR="00236539" w:rsidRPr="004A1094">
        <w:rPr>
          <w:lang w:val="en-GB"/>
        </w:rPr>
        <w:t xml:space="preserve">data products conforming to </w:t>
      </w:r>
      <w:r w:rsidR="00754555" w:rsidRPr="004A1094">
        <w:rPr>
          <w:lang w:val="en-GB"/>
        </w:rPr>
        <w:t>Edition</w:t>
      </w:r>
      <w:r w:rsidR="004A1094">
        <w:rPr>
          <w:lang w:val="en-GB"/>
        </w:rPr>
        <w:t>(s)</w:t>
      </w:r>
      <w:r w:rsidR="00754555" w:rsidRPr="004A1094">
        <w:rPr>
          <w:lang w:val="en-GB"/>
        </w:rPr>
        <w:t xml:space="preserve"> </w:t>
      </w:r>
      <w:r w:rsidR="00F4326B">
        <w:rPr>
          <w:lang w:val="en-GB"/>
        </w:rPr>
        <w:t>3</w:t>
      </w:r>
      <w:r w:rsidR="00D9553C" w:rsidRPr="004A1094">
        <w:rPr>
          <w:lang w:val="en-GB"/>
        </w:rPr>
        <w:t>.0</w:t>
      </w:r>
      <w:r w:rsidR="00754555" w:rsidRPr="004A1094">
        <w:rPr>
          <w:lang w:val="en-GB"/>
        </w:rPr>
        <w:t>.</w:t>
      </w:r>
      <w:r w:rsidR="004A1094" w:rsidRPr="004A1094">
        <w:rPr>
          <w:lang w:val="en-GB"/>
        </w:rPr>
        <w:t>x</w:t>
      </w:r>
      <w:r w:rsidR="00754555" w:rsidRPr="004A1094">
        <w:rPr>
          <w:lang w:val="en-GB"/>
        </w:rPr>
        <w:t xml:space="preserve"> of </w:t>
      </w:r>
      <w:r w:rsidR="007206C1" w:rsidRPr="004A1094">
        <w:rPr>
          <w:lang w:val="en-GB"/>
        </w:rPr>
        <w:t xml:space="preserve">the </w:t>
      </w:r>
      <w:r w:rsidR="00757F2D">
        <w:rPr>
          <w:lang w:val="en-GB"/>
        </w:rPr>
        <w:t>S-</w:t>
      </w:r>
      <w:r w:rsidR="00F4326B">
        <w:rPr>
          <w:lang w:val="en-GB"/>
        </w:rPr>
        <w:t>102</w:t>
      </w:r>
      <w:r w:rsidR="007206C1" w:rsidRPr="004A1094">
        <w:rPr>
          <w:lang w:val="en-GB"/>
        </w:rPr>
        <w:t xml:space="preserve"> (</w:t>
      </w:r>
      <w:r w:rsidR="00F4326B">
        <w:rPr>
          <w:lang w:val="en-GB"/>
        </w:rPr>
        <w:t>Bathymetric Surface</w:t>
      </w:r>
      <w:r w:rsidR="007206C1" w:rsidRPr="004A1094">
        <w:rPr>
          <w:lang w:val="en-GB"/>
        </w:rPr>
        <w:t xml:space="preserve">) </w:t>
      </w:r>
      <w:r w:rsidR="00236539" w:rsidRPr="004A1094">
        <w:rPr>
          <w:lang w:val="en-GB"/>
        </w:rPr>
        <w:t>Product Specification</w:t>
      </w:r>
      <w:r w:rsidR="003972F0" w:rsidRPr="004A1094">
        <w:rPr>
          <w:lang w:val="en-GB"/>
        </w:rPr>
        <w:t>.</w:t>
      </w:r>
    </w:p>
    <w:p w14:paraId="1C2AE0B6" w14:textId="38A0E6E0" w:rsidR="00944041" w:rsidRDefault="00944041" w:rsidP="0098512D">
      <w:pPr>
        <w:spacing w:after="120" w:line="240" w:lineRule="auto"/>
        <w:rPr>
          <w:lang w:val="en-GB"/>
        </w:rPr>
      </w:pPr>
      <w:r>
        <w:rPr>
          <w:lang w:val="en-GB"/>
        </w:rPr>
        <w:t xml:space="preserve">This document specifies product-specific validation checks for both </w:t>
      </w:r>
      <w:r w:rsidR="00757F2D">
        <w:rPr>
          <w:lang w:val="en-GB"/>
        </w:rPr>
        <w:t>S-</w:t>
      </w:r>
      <w:r w:rsidR="00F4326B">
        <w:rPr>
          <w:lang w:val="en-GB"/>
        </w:rPr>
        <w:t>102</w:t>
      </w:r>
      <w:r>
        <w:rPr>
          <w:lang w:val="en-GB"/>
        </w:rPr>
        <w:t xml:space="preserve"> datasets and exchange sets containing </w:t>
      </w:r>
      <w:r w:rsidR="00757F2D">
        <w:rPr>
          <w:lang w:val="en-GB"/>
        </w:rPr>
        <w:t>S-</w:t>
      </w:r>
      <w:r w:rsidR="00F4326B">
        <w:rPr>
          <w:lang w:val="en-GB"/>
        </w:rPr>
        <w:t>102</w:t>
      </w:r>
      <w:r>
        <w:rPr>
          <w:lang w:val="en-GB"/>
        </w:rPr>
        <w:t xml:space="preserve"> datasets.</w:t>
      </w:r>
    </w:p>
    <w:p w14:paraId="630B1472" w14:textId="36F6DBAC" w:rsidR="009C7608" w:rsidRDefault="009C7608" w:rsidP="0098512D">
      <w:pPr>
        <w:spacing w:after="120" w:line="240" w:lineRule="auto"/>
        <w:rPr>
          <w:lang w:val="en-GB"/>
        </w:rPr>
      </w:pPr>
      <w:r>
        <w:rPr>
          <w:lang w:val="en-GB"/>
        </w:rPr>
        <w:t xml:space="preserve">The checks specified in this document supplement the checks described in Edition 1.0.0 of </w:t>
      </w:r>
      <w:r w:rsidRPr="009C7608">
        <w:rPr>
          <w:lang w:val="en-GB"/>
        </w:rPr>
        <w:t>S-158:100 (Universal Hydrographic Data Model Validation Checks).</w:t>
      </w:r>
      <w:r>
        <w:rPr>
          <w:lang w:val="en-GB"/>
        </w:rPr>
        <w:t xml:space="preserve"> Both </w:t>
      </w:r>
      <w:r w:rsidR="00944041">
        <w:rPr>
          <w:lang w:val="en-GB"/>
        </w:rPr>
        <w:t>sets of validation</w:t>
      </w:r>
      <w:r>
        <w:rPr>
          <w:lang w:val="en-GB"/>
        </w:rPr>
        <w:t xml:space="preserve"> checks</w:t>
      </w:r>
      <w:r w:rsidR="00944041">
        <w:rPr>
          <w:lang w:val="en-GB"/>
        </w:rPr>
        <w:t>, those</w:t>
      </w:r>
      <w:r>
        <w:rPr>
          <w:lang w:val="en-GB"/>
        </w:rPr>
        <w:t xml:space="preserve"> described in S-158:100 </w:t>
      </w:r>
      <w:r w:rsidR="00944041">
        <w:rPr>
          <w:lang w:val="en-GB"/>
        </w:rPr>
        <w:t>as well as</w:t>
      </w:r>
      <w:r>
        <w:rPr>
          <w:lang w:val="en-GB"/>
        </w:rPr>
        <w:t xml:space="preserve"> those defined in S-158:</w:t>
      </w:r>
      <w:r w:rsidR="00F4326B">
        <w:rPr>
          <w:lang w:val="en-GB"/>
        </w:rPr>
        <w:t>102</w:t>
      </w:r>
      <w:r w:rsidR="00944041">
        <w:rPr>
          <w:lang w:val="en-GB"/>
        </w:rPr>
        <w:t>,</w:t>
      </w:r>
      <w:r>
        <w:rPr>
          <w:lang w:val="en-GB"/>
        </w:rPr>
        <w:t xml:space="preserve"> must be applied to test the validity of </w:t>
      </w:r>
      <w:r w:rsidR="00757F2D">
        <w:rPr>
          <w:lang w:val="en-GB"/>
        </w:rPr>
        <w:t>S-</w:t>
      </w:r>
      <w:r w:rsidR="00F4326B">
        <w:rPr>
          <w:lang w:val="en-GB"/>
        </w:rPr>
        <w:t>102</w:t>
      </w:r>
      <w:r>
        <w:rPr>
          <w:lang w:val="en-GB"/>
        </w:rPr>
        <w:t xml:space="preserve"> datasets and exchange sets.</w:t>
      </w:r>
      <w:r w:rsidR="00944041">
        <w:rPr>
          <w:lang w:val="en-GB"/>
        </w:rPr>
        <w:t xml:space="preserve"> For datasets and exchange sets intended for use on ECDIS, additional cross-product checks, defined in S-158:98, must also be applied.</w:t>
      </w:r>
    </w:p>
    <w:p w14:paraId="5CCD252A" w14:textId="295F88AD" w:rsidR="007C6D08" w:rsidRDefault="007C6D08" w:rsidP="0098512D">
      <w:pPr>
        <w:spacing w:after="120" w:line="240" w:lineRule="auto"/>
        <w:rPr>
          <w:lang w:val="en-GB"/>
        </w:rPr>
      </w:pPr>
      <w:r w:rsidRPr="007C6D08">
        <w:rPr>
          <w:lang w:val="en-GB"/>
        </w:rPr>
        <w:t xml:space="preserve">The checks </w:t>
      </w:r>
      <w:r>
        <w:rPr>
          <w:lang w:val="en-GB"/>
        </w:rPr>
        <w:t xml:space="preserve">described </w:t>
      </w:r>
      <w:r w:rsidRPr="007C6D08">
        <w:rPr>
          <w:lang w:val="en-GB"/>
        </w:rPr>
        <w:t>are intended for production systems designed to produce S-</w:t>
      </w:r>
      <w:r w:rsidR="00F4326B">
        <w:rPr>
          <w:lang w:val="en-GB"/>
        </w:rPr>
        <w:t>102</w:t>
      </w:r>
      <w:r w:rsidRPr="007C6D08">
        <w:rPr>
          <w:lang w:val="en-GB"/>
        </w:rPr>
        <w:t xml:space="preserve"> datasets. The checks can be administered at any time during the production phase.</w:t>
      </w:r>
    </w:p>
    <w:p w14:paraId="6983D981" w14:textId="77777777" w:rsidR="007206C1" w:rsidRDefault="007206C1" w:rsidP="007206C1">
      <w:pPr>
        <w:pStyle w:val="berschrift2"/>
        <w:rPr>
          <w:lang w:val="en-GB"/>
        </w:rPr>
      </w:pPr>
      <w:bookmarkStart w:id="17" w:name="_Toc557930630"/>
      <w:bookmarkStart w:id="18" w:name="_Toc1075993478"/>
      <w:r w:rsidRPr="2D8F900D">
        <w:rPr>
          <w:lang w:val="en-GB"/>
        </w:rPr>
        <w:t>Conformance</w:t>
      </w:r>
      <w:bookmarkEnd w:id="17"/>
      <w:bookmarkEnd w:id="18"/>
    </w:p>
    <w:p w14:paraId="55B43FA2" w14:textId="22956748" w:rsidR="0098512D" w:rsidRDefault="007206C1" w:rsidP="0098512D">
      <w:pPr>
        <w:spacing w:after="120" w:line="240" w:lineRule="auto"/>
        <w:rPr>
          <w:lang w:val="en-GB"/>
        </w:rPr>
      </w:pPr>
      <w:r>
        <w:rPr>
          <w:lang w:val="en-GB"/>
        </w:rPr>
        <w:t>This</w:t>
      </w:r>
      <w:r w:rsidR="003972F0">
        <w:rPr>
          <w:lang w:val="en-GB"/>
        </w:rPr>
        <w:t xml:space="preserve"> specification </w:t>
      </w:r>
      <w:r>
        <w:rPr>
          <w:lang w:val="en-GB"/>
        </w:rPr>
        <w:t>conforms to Edition 1.0.0 of</w:t>
      </w:r>
      <w:r w:rsidR="003972F0">
        <w:rPr>
          <w:lang w:val="en-GB"/>
        </w:rPr>
        <w:t xml:space="preserve"> </w:t>
      </w:r>
      <w:r>
        <w:rPr>
          <w:lang w:val="en-GB"/>
        </w:rPr>
        <w:t>IHO spec</w:t>
      </w:r>
      <w:r w:rsidR="00B95E73">
        <w:rPr>
          <w:lang w:val="en-GB"/>
        </w:rPr>
        <w:t>i</w:t>
      </w:r>
      <w:r>
        <w:rPr>
          <w:lang w:val="en-GB"/>
        </w:rPr>
        <w:t>fication</w:t>
      </w:r>
      <w:r w:rsidR="003972F0">
        <w:rPr>
          <w:lang w:val="en-GB"/>
        </w:rPr>
        <w:t xml:space="preserve"> S-158 </w:t>
      </w:r>
      <w:r>
        <w:rPr>
          <w:lang w:val="en-GB"/>
        </w:rPr>
        <w:t>(Validation Checks – Introduction and Structure)</w:t>
      </w:r>
      <w:r w:rsidR="003972F0">
        <w:rPr>
          <w:lang w:val="en-GB"/>
        </w:rPr>
        <w:t>.</w:t>
      </w:r>
    </w:p>
    <w:p w14:paraId="2FD02235" w14:textId="30A9DA0C" w:rsidR="00944041" w:rsidRDefault="00944041" w:rsidP="0098512D">
      <w:pPr>
        <w:spacing w:after="120" w:line="240" w:lineRule="auto"/>
        <w:rPr>
          <w:lang w:val="en-GB"/>
        </w:rPr>
      </w:pPr>
      <w:r>
        <w:rPr>
          <w:lang w:val="en-GB"/>
        </w:rPr>
        <w:t>The validation checks described herein conform to Edition</w:t>
      </w:r>
      <w:r w:rsidR="004A1094">
        <w:rPr>
          <w:lang w:val="en-GB"/>
        </w:rPr>
        <w:t>(s)</w:t>
      </w:r>
      <w:r>
        <w:rPr>
          <w:lang w:val="en-GB"/>
        </w:rPr>
        <w:t xml:space="preserve"> </w:t>
      </w:r>
      <w:r w:rsidR="00717755">
        <w:rPr>
          <w:lang w:val="en-GB"/>
        </w:rPr>
        <w:t>3</w:t>
      </w:r>
      <w:r w:rsidRPr="004A1094">
        <w:rPr>
          <w:lang w:val="en-GB"/>
        </w:rPr>
        <w:t>.0.</w:t>
      </w:r>
      <w:r w:rsidR="004A1094" w:rsidRPr="004A1094">
        <w:rPr>
          <w:lang w:val="en-GB"/>
        </w:rPr>
        <w:t>x</w:t>
      </w:r>
      <w:r>
        <w:rPr>
          <w:lang w:val="en-GB"/>
        </w:rPr>
        <w:t xml:space="preserve"> of IHO Product Specification </w:t>
      </w:r>
      <w:r w:rsidR="00757F2D">
        <w:rPr>
          <w:lang w:val="en-GB"/>
        </w:rPr>
        <w:t>S-</w:t>
      </w:r>
      <w:r w:rsidR="00F4326B">
        <w:rPr>
          <w:lang w:val="en-GB"/>
        </w:rPr>
        <w:t>102</w:t>
      </w:r>
      <w:r>
        <w:rPr>
          <w:lang w:val="en-GB"/>
        </w:rPr>
        <w:t xml:space="preserve"> (</w:t>
      </w:r>
      <w:r w:rsidR="00D80E53">
        <w:rPr>
          <w:lang w:val="en-GB"/>
        </w:rPr>
        <w:t>Bathymetric Surface</w:t>
      </w:r>
      <w:r>
        <w:rPr>
          <w:lang w:val="en-GB"/>
        </w:rPr>
        <w:t>).</w:t>
      </w:r>
    </w:p>
    <w:p w14:paraId="40B110A4" w14:textId="77777777" w:rsidR="00865B27" w:rsidRPr="00CF30EA" w:rsidRDefault="00865B27" w:rsidP="0098512D">
      <w:pPr>
        <w:spacing w:after="120" w:line="240" w:lineRule="auto"/>
        <w:rPr>
          <w:lang w:val="en-GB"/>
        </w:rPr>
      </w:pPr>
    </w:p>
    <w:p w14:paraId="1B692EC7" w14:textId="4A5B49EA" w:rsidR="00E57893" w:rsidRPr="00CF30EA" w:rsidRDefault="00E57893" w:rsidP="0098512D">
      <w:pPr>
        <w:pStyle w:val="berschrift2"/>
        <w:tabs>
          <w:tab w:val="clear" w:pos="540"/>
          <w:tab w:val="clear" w:pos="700"/>
          <w:tab w:val="left" w:pos="709"/>
        </w:tabs>
        <w:spacing w:before="120" w:after="200" w:line="240" w:lineRule="auto"/>
        <w:ind w:left="709" w:hanging="709"/>
        <w:rPr>
          <w:lang w:val="en-GB"/>
        </w:rPr>
      </w:pPr>
      <w:bookmarkStart w:id="19" w:name="_Toc1224489443"/>
      <w:bookmarkStart w:id="20" w:name="_Toc1412153472"/>
      <w:bookmarkStart w:id="21" w:name="_Toc412810740"/>
      <w:r w:rsidRPr="2D8F900D">
        <w:rPr>
          <w:lang w:val="en-GB"/>
        </w:rPr>
        <w:t>References</w:t>
      </w:r>
      <w:bookmarkEnd w:id="19"/>
      <w:bookmarkEnd w:id="20"/>
    </w:p>
    <w:p w14:paraId="40D02C9D" w14:textId="7DD21977" w:rsidR="00E57893" w:rsidRPr="00CF30EA" w:rsidRDefault="00E57893" w:rsidP="2D8F900D">
      <w:pPr>
        <w:pStyle w:val="berschrift3"/>
      </w:pPr>
      <w:bookmarkStart w:id="22" w:name="_Toc1057013311"/>
      <w:bookmarkStart w:id="23" w:name="_Toc719612024"/>
      <w:bookmarkEnd w:id="21"/>
      <w:r>
        <w:t>Normative</w:t>
      </w:r>
      <w:r w:rsidR="000A1EEF">
        <w:t xml:space="preserve"> references</w:t>
      </w:r>
      <w:bookmarkEnd w:id="22"/>
      <w:bookmarkEnd w:id="23"/>
    </w:p>
    <w:p w14:paraId="0514B3F0" w14:textId="6FEF8F80" w:rsidR="00B43E47" w:rsidRDefault="00B43E47" w:rsidP="00180511">
      <w:pPr>
        <w:autoSpaceDE w:val="0"/>
        <w:autoSpaceDN w:val="0"/>
        <w:adjustRightInd w:val="0"/>
        <w:spacing w:after="120" w:line="240" w:lineRule="auto"/>
        <w:ind w:left="1843" w:hanging="1843"/>
        <w:rPr>
          <w:lang w:val="en-GB"/>
        </w:rPr>
      </w:pPr>
      <w:r w:rsidRPr="2F40840B">
        <w:rPr>
          <w:lang w:val="en-GB"/>
        </w:rPr>
        <w:t>S-98</w:t>
      </w:r>
      <w:r>
        <w:tab/>
      </w:r>
      <w:r w:rsidRPr="2F40840B">
        <w:rPr>
          <w:i/>
          <w:iCs/>
          <w:lang w:val="en-GB"/>
        </w:rPr>
        <w:t>Data Product Interoperability in S-100 Navigation Systems, IHO Publication S-98, Edition 2.0.0</w:t>
      </w:r>
      <w:proofErr w:type="gramStart"/>
      <w:r w:rsidR="00C451B3" w:rsidRPr="2F40840B">
        <w:rPr>
          <w:i/>
          <w:iCs/>
          <w:lang w:val="en-GB"/>
        </w:rPr>
        <w:t>, ???</w:t>
      </w:r>
      <w:proofErr w:type="gramEnd"/>
      <w:r w:rsidR="00C451B3" w:rsidRPr="2F40840B">
        <w:rPr>
          <w:i/>
          <w:iCs/>
          <w:lang w:val="en-GB"/>
        </w:rPr>
        <w:t xml:space="preserve"> 2024</w:t>
      </w:r>
      <w:r w:rsidRPr="2F40840B">
        <w:rPr>
          <w:lang w:val="en-GB"/>
        </w:rPr>
        <w:t>. In Preparation.</w:t>
      </w:r>
    </w:p>
    <w:p w14:paraId="659111CE" w14:textId="36416035" w:rsidR="00354ED8" w:rsidRDefault="00A2052E" w:rsidP="00180511">
      <w:pPr>
        <w:autoSpaceDE w:val="0"/>
        <w:autoSpaceDN w:val="0"/>
        <w:adjustRightInd w:val="0"/>
        <w:spacing w:after="120" w:line="240" w:lineRule="auto"/>
        <w:ind w:left="1843" w:hanging="1843"/>
        <w:rPr>
          <w:lang w:val="en-GB"/>
        </w:rPr>
      </w:pPr>
      <w:r w:rsidRPr="5F0F9801">
        <w:rPr>
          <w:lang w:val="en-GB"/>
        </w:rPr>
        <w:t>S-100</w:t>
      </w:r>
      <w:r>
        <w:tab/>
      </w:r>
      <w:r w:rsidRPr="5F0F9801">
        <w:rPr>
          <w:i/>
          <w:iCs/>
          <w:lang w:val="en-GB"/>
        </w:rPr>
        <w:t>IHO Universal Hydrographic Data Model</w:t>
      </w:r>
      <w:r w:rsidRPr="5F0F9801">
        <w:rPr>
          <w:lang w:val="en-GB"/>
        </w:rPr>
        <w:t>, Edition 5.</w:t>
      </w:r>
      <w:r w:rsidR="008939EF" w:rsidRPr="5F0F9801">
        <w:rPr>
          <w:lang w:val="en-GB"/>
        </w:rPr>
        <w:t>2</w:t>
      </w:r>
      <w:r w:rsidRPr="5F0F9801">
        <w:rPr>
          <w:lang w:val="en-GB"/>
        </w:rPr>
        <w:t xml:space="preserve">.0, </w:t>
      </w:r>
      <w:r w:rsidR="008939EF" w:rsidRPr="5F0F9801">
        <w:rPr>
          <w:lang w:val="en-GB"/>
        </w:rPr>
        <w:t>June 2024</w:t>
      </w:r>
    </w:p>
    <w:p w14:paraId="61F105EB" w14:textId="489DC4E9" w:rsidR="00B43E47" w:rsidRPr="00B43E47" w:rsidRDefault="00B43E47" w:rsidP="00B43E47">
      <w:pPr>
        <w:autoSpaceDE w:val="0"/>
        <w:autoSpaceDN w:val="0"/>
        <w:adjustRightInd w:val="0"/>
        <w:spacing w:after="120" w:line="240" w:lineRule="auto"/>
        <w:ind w:left="1843" w:hanging="1843"/>
        <w:rPr>
          <w:lang w:val="en-GB"/>
        </w:rPr>
      </w:pPr>
      <w:r w:rsidRPr="5F0F9801">
        <w:rPr>
          <w:lang w:val="en-GB"/>
        </w:rPr>
        <w:t>S-</w:t>
      </w:r>
      <w:r w:rsidR="00215A58" w:rsidRPr="5F0F9801">
        <w:rPr>
          <w:lang w:val="en-GB"/>
        </w:rPr>
        <w:t>1</w:t>
      </w:r>
      <w:r w:rsidR="0010055A" w:rsidRPr="5F0F9801">
        <w:rPr>
          <w:lang w:val="en-GB"/>
        </w:rPr>
        <w:t>02</w:t>
      </w:r>
      <w:r>
        <w:tab/>
      </w:r>
      <w:r w:rsidR="0010055A" w:rsidRPr="5F0F9801">
        <w:rPr>
          <w:i/>
          <w:iCs/>
          <w:lang w:val="en-GB"/>
        </w:rPr>
        <w:t>Bathymetric Surface Product Specification</w:t>
      </w:r>
      <w:r w:rsidRPr="5F0F9801">
        <w:rPr>
          <w:i/>
          <w:iCs/>
          <w:lang w:val="en-GB"/>
        </w:rPr>
        <w:t xml:space="preserve">, Edition </w:t>
      </w:r>
      <w:r w:rsidR="0010055A" w:rsidRPr="5F0F9801">
        <w:rPr>
          <w:i/>
          <w:iCs/>
          <w:lang w:val="en-GB"/>
        </w:rPr>
        <w:t>3</w:t>
      </w:r>
      <w:r w:rsidRPr="5F0F9801">
        <w:rPr>
          <w:i/>
          <w:iCs/>
          <w:lang w:val="en-GB"/>
        </w:rPr>
        <w:t>.0.0</w:t>
      </w:r>
      <w:r w:rsidR="00C451B3" w:rsidRPr="5F0F9801">
        <w:rPr>
          <w:i/>
          <w:iCs/>
          <w:lang w:val="en-GB"/>
        </w:rPr>
        <w:t xml:space="preserve">, </w:t>
      </w:r>
      <w:r w:rsidR="0F2405B5" w:rsidRPr="5F0F9801">
        <w:rPr>
          <w:i/>
          <w:iCs/>
          <w:lang w:val="en-GB"/>
        </w:rPr>
        <w:t>January</w:t>
      </w:r>
      <w:r w:rsidR="00C451B3" w:rsidRPr="5F0F9801">
        <w:rPr>
          <w:i/>
          <w:iCs/>
          <w:lang w:val="en-GB"/>
        </w:rPr>
        <w:t xml:space="preserve"> 202</w:t>
      </w:r>
      <w:r w:rsidR="3FF19DD6" w:rsidRPr="5F0F9801">
        <w:rPr>
          <w:i/>
          <w:iCs/>
          <w:lang w:val="en-GB"/>
        </w:rPr>
        <w:t>5</w:t>
      </w:r>
      <w:r w:rsidRPr="5F0F9801">
        <w:rPr>
          <w:lang w:val="en-GB"/>
        </w:rPr>
        <w:t xml:space="preserve">. </w:t>
      </w:r>
    </w:p>
    <w:p w14:paraId="1D34F22D" w14:textId="62F51255" w:rsidR="004C3566" w:rsidRDefault="004C3566" w:rsidP="5F0F9801">
      <w:pPr>
        <w:autoSpaceDE w:val="0"/>
        <w:autoSpaceDN w:val="0"/>
        <w:adjustRightInd w:val="0"/>
        <w:spacing w:after="120" w:line="240" w:lineRule="auto"/>
        <w:ind w:left="1843" w:hanging="1843"/>
      </w:pPr>
      <w:r w:rsidRPr="5F0F9801">
        <w:t>S-158</w:t>
      </w:r>
      <w:r>
        <w:tab/>
      </w:r>
      <w:r w:rsidRPr="5F0F9801">
        <w:rPr>
          <w:i/>
          <w:iCs/>
        </w:rPr>
        <w:t>Validation Checks – Introduction and Structure, Edition 1.0.0</w:t>
      </w:r>
      <w:proofErr w:type="gramStart"/>
      <w:r w:rsidRPr="5F0F9801">
        <w:rPr>
          <w:i/>
          <w:iCs/>
        </w:rPr>
        <w:t xml:space="preserve">, </w:t>
      </w:r>
      <w:r w:rsidR="0A392C8D" w:rsidRPr="5F0F9801">
        <w:rPr>
          <w:i/>
          <w:iCs/>
          <w:lang w:val="en-GB"/>
        </w:rPr>
        <w:t xml:space="preserve"> February</w:t>
      </w:r>
      <w:proofErr w:type="gramEnd"/>
      <w:r w:rsidR="0A392C8D" w:rsidRPr="5F0F9801">
        <w:rPr>
          <w:i/>
          <w:iCs/>
          <w:lang w:val="en-GB"/>
        </w:rPr>
        <w:t xml:space="preserve"> 2025</w:t>
      </w:r>
      <w:r w:rsidRPr="5F0F9801">
        <w:t>.</w:t>
      </w:r>
    </w:p>
    <w:p w14:paraId="58B4D659" w14:textId="616381E1" w:rsidR="004C3566" w:rsidRDefault="004C3566" w:rsidP="00B43E47">
      <w:pPr>
        <w:autoSpaceDE w:val="0"/>
        <w:autoSpaceDN w:val="0"/>
        <w:adjustRightInd w:val="0"/>
        <w:spacing w:after="120" w:line="240" w:lineRule="auto"/>
        <w:ind w:left="1843" w:hanging="1843"/>
        <w:rPr>
          <w:lang w:val="en-GB"/>
        </w:rPr>
      </w:pPr>
      <w:r w:rsidRPr="2F40840B">
        <w:rPr>
          <w:lang w:val="en-GB"/>
        </w:rPr>
        <w:t>S-158:100</w:t>
      </w:r>
      <w:r>
        <w:tab/>
      </w:r>
      <w:r w:rsidRPr="2F40840B">
        <w:rPr>
          <w:i/>
          <w:iCs/>
          <w:lang w:val="en-GB"/>
        </w:rPr>
        <w:t xml:space="preserve">Universal Hydrographic Data Model Validation Checks, Edition 1.0.0, </w:t>
      </w:r>
      <w:r w:rsidR="0FC626FB" w:rsidRPr="2F40840B">
        <w:rPr>
          <w:i/>
          <w:iCs/>
          <w:lang w:val="en-GB"/>
        </w:rPr>
        <w:t>February</w:t>
      </w:r>
      <w:r w:rsidRPr="2F40840B">
        <w:rPr>
          <w:i/>
          <w:iCs/>
          <w:lang w:val="en-GB"/>
        </w:rPr>
        <w:t xml:space="preserve"> 202</w:t>
      </w:r>
      <w:r w:rsidR="1DC94229" w:rsidRPr="2F40840B">
        <w:rPr>
          <w:i/>
          <w:iCs/>
          <w:lang w:val="en-GB"/>
        </w:rPr>
        <w:t>5</w:t>
      </w:r>
      <w:r w:rsidRPr="2F40840B">
        <w:rPr>
          <w:lang w:val="en-GB"/>
        </w:rPr>
        <w:t>.</w:t>
      </w:r>
    </w:p>
    <w:p w14:paraId="2A6ECB1A" w14:textId="77777777" w:rsidR="005B1C03" w:rsidRPr="00CF30EA" w:rsidRDefault="005B1C03" w:rsidP="00180511">
      <w:pPr>
        <w:autoSpaceDE w:val="0"/>
        <w:autoSpaceDN w:val="0"/>
        <w:adjustRightInd w:val="0"/>
        <w:spacing w:after="120" w:line="240" w:lineRule="auto"/>
        <w:ind w:left="1843" w:hanging="1843"/>
        <w:rPr>
          <w:noProof/>
          <w:lang w:val="en-GB"/>
        </w:rPr>
      </w:pPr>
    </w:p>
    <w:p w14:paraId="54A8BAB0" w14:textId="60B7162B" w:rsidR="00CB76B7" w:rsidRPr="00CF30EA" w:rsidRDefault="00CB76B7" w:rsidP="00B24DA3">
      <w:pPr>
        <w:pStyle w:val="berschrift3"/>
      </w:pPr>
      <w:bookmarkStart w:id="24" w:name="_Toc1218051114"/>
      <w:bookmarkStart w:id="25" w:name="_Toc698258601"/>
      <w:r>
        <w:t>Informative</w:t>
      </w:r>
      <w:r w:rsidR="000A1EEF">
        <w:t xml:space="preserve"> references</w:t>
      </w:r>
      <w:bookmarkEnd w:id="24"/>
      <w:bookmarkEnd w:id="25"/>
    </w:p>
    <w:p w14:paraId="1BD261D4" w14:textId="62D1901A" w:rsidR="00A2052E"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berschrift2"/>
        <w:tabs>
          <w:tab w:val="clear" w:pos="540"/>
          <w:tab w:val="clear" w:pos="700"/>
          <w:tab w:val="left" w:pos="709"/>
        </w:tabs>
        <w:spacing w:before="120" w:after="200" w:line="240" w:lineRule="auto"/>
        <w:ind w:left="709" w:hanging="709"/>
        <w:rPr>
          <w:lang w:val="en-GB"/>
        </w:rPr>
      </w:pPr>
      <w:bookmarkStart w:id="26" w:name="_Toc1576559197"/>
      <w:bookmarkStart w:id="27" w:name="_Toc1631243829"/>
      <w:bookmarkStart w:id="28" w:name="_Toc412810741"/>
      <w:r w:rsidRPr="2D8F900D">
        <w:rPr>
          <w:lang w:val="en-GB"/>
        </w:rPr>
        <w:t>Terms, definitions and abbreviations</w:t>
      </w:r>
      <w:bookmarkEnd w:id="26"/>
      <w:bookmarkEnd w:id="27"/>
    </w:p>
    <w:p w14:paraId="39F3C4C6" w14:textId="7B9C2172" w:rsidR="00664CD4" w:rsidRDefault="00664CD4" w:rsidP="2F40840B">
      <w:pPr>
        <w:pStyle w:val="berschrift3"/>
        <w:numPr>
          <w:ilvl w:val="0"/>
          <w:numId w:val="0"/>
        </w:numPr>
        <w:spacing w:line="360" w:lineRule="auto"/>
        <w:ind w:left="851" w:hanging="851"/>
      </w:pPr>
      <w:bookmarkStart w:id="29" w:name="_Toc1558844636"/>
      <w:bookmarkStart w:id="30" w:name="_Toc924875353"/>
      <w:bookmarkStart w:id="31" w:name="_Toc412810743"/>
      <w:bookmarkEnd w:id="28"/>
      <w:r>
        <w:t>Terms and definitions</w:t>
      </w:r>
      <w:bookmarkEnd w:id="29"/>
      <w:bookmarkEnd w:id="30"/>
    </w:p>
    <w:p w14:paraId="20A76D52" w14:textId="53699A99" w:rsidR="00265A81" w:rsidRPr="00265A81" w:rsidRDefault="00412BF4" w:rsidP="00265A81">
      <w:pPr>
        <w:rPr>
          <w:lang w:val="en-GB"/>
        </w:rPr>
      </w:pPr>
      <w:r>
        <w:rPr>
          <w:lang w:val="en-GB"/>
        </w:rPr>
        <w:t>T</w:t>
      </w:r>
      <w:r w:rsidR="00265A81" w:rsidRPr="00265A81">
        <w:rPr>
          <w:lang w:val="en-GB"/>
        </w:rPr>
        <w:t xml:space="preserve">he terms and definitions </w:t>
      </w:r>
      <w:r>
        <w:rPr>
          <w:lang w:val="en-GB"/>
        </w:rPr>
        <w:t xml:space="preserve">listed in S-158 </w:t>
      </w:r>
      <w:r w:rsidR="00265A81" w:rsidRPr="00265A81">
        <w:rPr>
          <w:lang w:val="en-GB"/>
        </w:rPr>
        <w:t>apply</w:t>
      </w:r>
      <w:r>
        <w:rPr>
          <w:lang w:val="en-GB"/>
        </w:rPr>
        <w:t xml:space="preserve"> to this document.</w:t>
      </w:r>
      <w:r w:rsidR="00532647">
        <w:rPr>
          <w:lang w:val="en-GB"/>
        </w:rPr>
        <w:t xml:space="preserve"> </w:t>
      </w:r>
      <w:r>
        <w:rPr>
          <w:lang w:val="en-GB"/>
        </w:rPr>
        <w:t>In addition, the following terms and definitions are used:</w:t>
      </w:r>
    </w:p>
    <w:p w14:paraId="0CC7EC0A" w14:textId="27B4FC7B" w:rsidR="00583ED8" w:rsidRPr="00583ED8" w:rsidRDefault="00532647" w:rsidP="00532647">
      <w:pPr>
        <w:pStyle w:val="dt"/>
        <w:rPr>
          <w:lang w:val="en-GB"/>
        </w:rPr>
      </w:pPr>
      <w:bookmarkStart w:id="32" w:name="_Toc386114206"/>
      <w:bookmarkEnd w:id="31"/>
      <w:r w:rsidRPr="00583ED8">
        <w:rPr>
          <w:lang w:val="en-GB"/>
        </w:rPr>
        <w:lastRenderedPageBreak/>
        <w:t>enumeration</w:t>
      </w:r>
    </w:p>
    <w:p w14:paraId="749C8248" w14:textId="48E15CFF" w:rsidR="00583ED8" w:rsidRDefault="00532647" w:rsidP="00583ED8">
      <w:pPr>
        <w:rPr>
          <w:lang w:val="en-GB"/>
        </w:rPr>
      </w:pPr>
      <w:r w:rsidRPr="2F40840B">
        <w:rPr>
          <w:lang w:val="en-GB"/>
        </w:rPr>
        <w:t>a</w:t>
      </w:r>
      <w:r w:rsidR="00583ED8" w:rsidRPr="2F40840B">
        <w:rPr>
          <w:lang w:val="en-GB"/>
        </w:rPr>
        <w:t xml:space="preserve"> fixed list of valid identifiers of named literal values. Attributes of an enumerated type may only take values from this list</w:t>
      </w:r>
      <w:r w:rsidR="3226D362" w:rsidRPr="2F40840B">
        <w:rPr>
          <w:lang w:val="en-GB"/>
        </w:rPr>
        <w:t>.</w:t>
      </w:r>
    </w:p>
    <w:p w14:paraId="3760DCF5" w14:textId="39B7F912" w:rsidR="00536518" w:rsidRPr="00536518" w:rsidRDefault="00536518" w:rsidP="00536518">
      <w:pPr>
        <w:pStyle w:val="dt"/>
        <w:rPr>
          <w:lang w:val="en-GB"/>
        </w:rPr>
      </w:pPr>
      <w:r>
        <w:rPr>
          <w:lang w:val="en-GB"/>
        </w:rPr>
        <w:t>e</w:t>
      </w:r>
      <w:r w:rsidRPr="00536518">
        <w:rPr>
          <w:lang w:val="en-GB"/>
        </w:rPr>
        <w:t>xterior</w:t>
      </w:r>
    </w:p>
    <w:p w14:paraId="1A096BFD" w14:textId="77777777" w:rsidR="00536518" w:rsidRPr="00536518" w:rsidRDefault="00536518" w:rsidP="00536518">
      <w:pPr>
        <w:spacing w:after="60" w:line="240" w:lineRule="auto"/>
        <w:rPr>
          <w:lang w:val="en-GB"/>
        </w:rPr>
      </w:pPr>
      <w:r w:rsidRPr="00536518">
        <w:rPr>
          <w:lang w:val="en-GB"/>
        </w:rPr>
        <w:t>difference between the universe and the closure [ISO 19107]</w:t>
      </w:r>
    </w:p>
    <w:p w14:paraId="5491ADE7" w14:textId="7680793C" w:rsidR="00536518" w:rsidRDefault="00536518" w:rsidP="00536518">
      <w:pPr>
        <w:rPr>
          <w:lang w:val="en-GB"/>
        </w:rPr>
      </w:pPr>
      <w:r w:rsidRPr="00536518">
        <w:rPr>
          <w:lang w:val="en-GB"/>
        </w:rPr>
        <w:t>NOTE The concept of exterior is applicable to both topological and geometric complexes</w:t>
      </w:r>
    </w:p>
    <w:p w14:paraId="007E69D7" w14:textId="08631472" w:rsidR="00583ED8" w:rsidRPr="00583ED8" w:rsidRDefault="00532647" w:rsidP="00532647">
      <w:pPr>
        <w:pStyle w:val="dt"/>
        <w:rPr>
          <w:lang w:val="en-GB"/>
        </w:rPr>
      </w:pPr>
      <w:r w:rsidRPr="00583ED8">
        <w:rPr>
          <w:lang w:val="en-GB"/>
        </w:rPr>
        <w:t>feature attribute</w:t>
      </w:r>
    </w:p>
    <w:p w14:paraId="0CAF1BF9" w14:textId="15FC65B8" w:rsidR="00583ED8" w:rsidRPr="00583ED8" w:rsidRDefault="00532647" w:rsidP="00532647">
      <w:pPr>
        <w:spacing w:after="60" w:line="240" w:lineRule="auto"/>
        <w:rPr>
          <w:lang w:val="en-GB"/>
        </w:rPr>
      </w:pPr>
      <w:r>
        <w:rPr>
          <w:lang w:val="en-GB"/>
        </w:rPr>
        <w:t>c</w:t>
      </w:r>
      <w:r w:rsidR="00583ED8" w:rsidRPr="00583ED8">
        <w:rPr>
          <w:lang w:val="en-GB"/>
        </w:rPr>
        <w:t>haracteristic of a feature</w:t>
      </w:r>
      <w:r w:rsidR="00536518">
        <w:rPr>
          <w:lang w:val="en-GB"/>
        </w:rPr>
        <w:t xml:space="preserve"> [ISO 19101]</w:t>
      </w:r>
    </w:p>
    <w:p w14:paraId="34D0E225" w14:textId="77777777" w:rsidR="00583ED8" w:rsidRPr="00583ED8" w:rsidRDefault="00583ED8" w:rsidP="00532647">
      <w:pPr>
        <w:spacing w:after="60" w:line="240" w:lineRule="auto"/>
        <w:rPr>
          <w:lang w:val="en-GB"/>
        </w:rPr>
      </w:pPr>
      <w:r w:rsidRPr="00583ED8">
        <w:rPr>
          <w:lang w:val="en-GB"/>
        </w:rPr>
        <w:t>NOTE: A feature attribute may occur as a type or an instance. Feature attribute type or feature attribute instance is used when only one is meant.</w:t>
      </w:r>
    </w:p>
    <w:p w14:paraId="4C807DBE" w14:textId="77777777" w:rsidR="00583ED8" w:rsidRPr="00583ED8" w:rsidRDefault="00583ED8" w:rsidP="00532647">
      <w:pPr>
        <w:spacing w:after="60" w:line="240" w:lineRule="auto"/>
        <w:rPr>
          <w:lang w:val="en-GB"/>
        </w:rPr>
      </w:pPr>
      <w:r w:rsidRPr="00583ED8">
        <w:rPr>
          <w:lang w:val="en-GB"/>
        </w:rPr>
        <w:t>NOTE: A feature attribute type has a name, a data type and a domain associated to it. A feature attribute instance has an attribute value taken from the value domain of the feature attribute type.</w:t>
      </w:r>
    </w:p>
    <w:p w14:paraId="7864D17A" w14:textId="77777777" w:rsidR="00583ED8" w:rsidRPr="00583ED8" w:rsidRDefault="00583ED8" w:rsidP="00532647">
      <w:pPr>
        <w:spacing w:after="60" w:line="240" w:lineRule="auto"/>
        <w:rPr>
          <w:lang w:val="en-GB"/>
        </w:rPr>
      </w:pPr>
      <w:r w:rsidRPr="00583ED8">
        <w:rPr>
          <w:lang w:val="en-GB"/>
        </w:rPr>
        <w:t>NOTE: In a Feature Catalogue, a feature attribute may include a value domain but does not specify attribute values for feature instances.</w:t>
      </w:r>
    </w:p>
    <w:p w14:paraId="4EC5299C" w14:textId="77777777" w:rsidR="00583ED8" w:rsidRPr="00583ED8" w:rsidRDefault="00583ED8" w:rsidP="00532647">
      <w:pPr>
        <w:spacing w:after="60" w:line="240" w:lineRule="auto"/>
        <w:rPr>
          <w:lang w:val="en-GB"/>
        </w:rPr>
      </w:pPr>
      <w:r w:rsidRPr="00583ED8">
        <w:rPr>
          <w:lang w:val="en-GB"/>
        </w:rPr>
        <w:t xml:space="preserve">EXAMPLE 1: A feature attribute named communication channel may have an attribute value VHF0007 which belongs to the data type text  </w:t>
      </w:r>
    </w:p>
    <w:p w14:paraId="51E6DE4F" w14:textId="7CDA1BE9" w:rsidR="00583ED8" w:rsidRDefault="00583ED8" w:rsidP="00583ED8">
      <w:pPr>
        <w:rPr>
          <w:lang w:val="en-GB"/>
        </w:rPr>
      </w:pPr>
      <w:r w:rsidRPr="00583ED8">
        <w:rPr>
          <w:lang w:val="en-GB"/>
        </w:rPr>
        <w:t xml:space="preserve">EXAMPLE 2: A feature attribute named length may have an attribute value 82.4 which belongs to the data type real  </w:t>
      </w:r>
    </w:p>
    <w:p w14:paraId="0EB69804" w14:textId="4EA03163" w:rsidR="00583ED8" w:rsidRPr="00583ED8" w:rsidRDefault="00532647" w:rsidP="00532647">
      <w:pPr>
        <w:pStyle w:val="dt"/>
        <w:rPr>
          <w:lang w:val="en-GB"/>
        </w:rPr>
      </w:pPr>
      <w:r w:rsidRPr="00583ED8">
        <w:rPr>
          <w:lang w:val="en-GB"/>
        </w:rPr>
        <w:t>multiplicity</w:t>
      </w:r>
    </w:p>
    <w:p w14:paraId="0DF29292" w14:textId="3093CC9B" w:rsidR="00583ED8" w:rsidRPr="00583ED8" w:rsidRDefault="00536518" w:rsidP="00532647">
      <w:pPr>
        <w:spacing w:after="60"/>
        <w:rPr>
          <w:lang w:val="en-GB"/>
        </w:rPr>
      </w:pPr>
      <w:r>
        <w:rPr>
          <w:lang w:val="en-GB"/>
        </w:rPr>
        <w:t>s</w:t>
      </w:r>
      <w:r w:rsidR="00583ED8" w:rsidRPr="00583ED8">
        <w:rPr>
          <w:lang w:val="en-GB"/>
        </w:rPr>
        <w:t>pecification of the number of possible occurrences of a property, or the number of allowable elements that may participate in a given relationship</w:t>
      </w:r>
      <w:r>
        <w:rPr>
          <w:lang w:val="en-GB"/>
        </w:rPr>
        <w:t xml:space="preserve"> [ISO 19103]</w:t>
      </w:r>
    </w:p>
    <w:p w14:paraId="4220B163" w14:textId="2DED9899" w:rsidR="00583ED8" w:rsidRDefault="00583ED8" w:rsidP="00583ED8">
      <w:pPr>
        <w:rPr>
          <w:lang w:val="en-GB"/>
        </w:rPr>
      </w:pPr>
      <w:r w:rsidRPr="00583ED8">
        <w:rPr>
          <w:lang w:val="en-GB"/>
        </w:rPr>
        <w:t xml:space="preserve">EXAMPLES: </w:t>
      </w:r>
      <w:proofErr w:type="gramStart"/>
      <w:r w:rsidRPr="00583ED8">
        <w:rPr>
          <w:lang w:val="en-GB"/>
        </w:rPr>
        <w:t>1..</w:t>
      </w:r>
      <w:proofErr w:type="gramEnd"/>
      <w:r w:rsidRPr="00583ED8">
        <w:rPr>
          <w:lang w:val="en-GB"/>
        </w:rPr>
        <w:t>* (one to many); 1 (exactly one); 0..1 (zero or one)</w:t>
      </w:r>
    </w:p>
    <w:p w14:paraId="25330C0D" w14:textId="78428A6F" w:rsidR="00CD21F1" w:rsidRPr="00CF30EA" w:rsidRDefault="00CD21F1" w:rsidP="003E2EDE">
      <w:pPr>
        <w:pStyle w:val="berschrift3"/>
      </w:pPr>
      <w:bookmarkStart w:id="33" w:name="_Toc533849930"/>
      <w:bookmarkStart w:id="34" w:name="_Toc2131437326"/>
      <w:bookmarkStart w:id="35" w:name="_Toc412810744"/>
      <w:bookmarkEnd w:id="32"/>
      <w:r>
        <w:t>Abbreviations</w:t>
      </w:r>
      <w:bookmarkEnd w:id="33"/>
      <w:bookmarkEnd w:id="34"/>
    </w:p>
    <w:bookmarkEnd w:id="35"/>
    <w:p w14:paraId="73EFB3D6" w14:textId="445B2D63" w:rsidR="000D1551" w:rsidRDefault="00751AB0" w:rsidP="00ED6F4D">
      <w:pPr>
        <w:spacing w:after="120" w:line="240" w:lineRule="auto"/>
        <w:rPr>
          <w:lang w:val="en-GB"/>
        </w:rPr>
      </w:pPr>
      <w:r w:rsidRPr="00CF30EA">
        <w:rPr>
          <w:lang w:val="en-GB"/>
        </w:rPr>
        <w:t xml:space="preserve">This </w:t>
      </w:r>
      <w:r w:rsidR="0069008F">
        <w:rPr>
          <w:lang w:val="en-GB"/>
        </w:rPr>
        <w:t>S</w:t>
      </w:r>
      <w:r w:rsidRPr="00CF30EA">
        <w:rPr>
          <w:lang w:val="en-GB"/>
        </w:rPr>
        <w:t xml:space="preserve">pecification </w:t>
      </w:r>
      <w:r w:rsidR="00412BF4">
        <w:rPr>
          <w:lang w:val="en-GB"/>
        </w:rPr>
        <w:t>uses</w:t>
      </w:r>
      <w:r w:rsidRPr="00CF30EA">
        <w:rPr>
          <w:lang w:val="en-GB"/>
        </w:rPr>
        <w:t xml:space="preserve"> the abbreviated terms</w:t>
      </w:r>
      <w:r w:rsidR="00412BF4">
        <w:rPr>
          <w:lang w:val="en-GB"/>
        </w:rPr>
        <w:t xml:space="preserve"> defined in S-158.</w:t>
      </w:r>
      <w:r w:rsidR="000D1551">
        <w:rPr>
          <w:lang w:val="en-GB"/>
        </w:rPr>
        <w:tab/>
      </w:r>
    </w:p>
    <w:p w14:paraId="16EEC5E3" w14:textId="7932FAC6" w:rsidR="007C6D08" w:rsidRDefault="007C6D08" w:rsidP="0069008F">
      <w:pPr>
        <w:tabs>
          <w:tab w:val="left" w:pos="993"/>
        </w:tabs>
        <w:spacing w:after="120" w:line="240" w:lineRule="auto"/>
        <w:rPr>
          <w:lang w:val="en-GB"/>
        </w:rPr>
      </w:pPr>
      <w:r w:rsidRPr="18618C85">
        <w:rPr>
          <w:lang w:val="en-GB"/>
        </w:rPr>
        <w:t xml:space="preserve">In addition, this </w:t>
      </w:r>
      <w:r w:rsidR="001E1A83" w:rsidRPr="18618C85">
        <w:rPr>
          <w:lang w:val="en-GB"/>
        </w:rPr>
        <w:t>S</w:t>
      </w:r>
      <w:r w:rsidRPr="18618C85">
        <w:rPr>
          <w:lang w:val="en-GB"/>
        </w:rPr>
        <w:t>pecification uses the following abbreviated terms:</w:t>
      </w:r>
    </w:p>
    <w:p w14:paraId="60557293" w14:textId="71DEEA9C" w:rsidR="00AA675A" w:rsidRDefault="00AA675A" w:rsidP="0069008F">
      <w:pPr>
        <w:tabs>
          <w:tab w:val="left" w:pos="993"/>
        </w:tabs>
        <w:spacing w:after="120" w:line="240" w:lineRule="auto"/>
        <w:rPr>
          <w:lang w:val="en-GB"/>
        </w:rPr>
      </w:pPr>
      <w:r w:rsidRPr="18618C85">
        <w:rPr>
          <w:lang w:val="en-GB"/>
        </w:rPr>
        <w:t>FDG</w:t>
      </w:r>
      <w:r>
        <w:tab/>
      </w:r>
      <w:r w:rsidR="00F64282" w:rsidRPr="18618C85">
        <w:rPr>
          <w:lang w:val="en-GB"/>
        </w:rPr>
        <w:t>Feature Data Group.</w:t>
      </w:r>
      <w:r w:rsidR="0034323F" w:rsidRPr="18618C85">
        <w:rPr>
          <w:lang w:val="en-GB"/>
        </w:rPr>
        <w:t xml:space="preserve"> The values group specified in S-100 Part 10c</w:t>
      </w:r>
      <w:r w:rsidR="00E737D4" w:rsidRPr="18618C85">
        <w:rPr>
          <w:lang w:val="en-GB"/>
        </w:rPr>
        <w:t xml:space="preserve"> and represented by Level 3 and Level 4 in S-102 Figure 10 </w:t>
      </w:r>
      <w:bookmarkStart w:id="36" w:name="_Hlk180360417"/>
      <w:r w:rsidR="00E737D4" w:rsidRPr="18618C85">
        <w:rPr>
          <w:lang w:val="en-GB"/>
        </w:rPr>
        <w:t>(Hierarchy of S-102 product)</w:t>
      </w:r>
      <w:bookmarkEnd w:id="36"/>
      <w:r w:rsidR="00E737D4" w:rsidRPr="18618C85">
        <w:rPr>
          <w:lang w:val="en-GB"/>
        </w:rPr>
        <w:t>.</w:t>
      </w:r>
    </w:p>
    <w:p w14:paraId="43DCA396" w14:textId="2C57B4FE" w:rsidR="00AA675A" w:rsidRDefault="00AA675A" w:rsidP="00AA675A">
      <w:pPr>
        <w:tabs>
          <w:tab w:val="left" w:pos="993"/>
        </w:tabs>
        <w:spacing w:after="120" w:line="240" w:lineRule="auto"/>
        <w:rPr>
          <w:lang w:val="en-GB"/>
        </w:rPr>
      </w:pPr>
      <w:r w:rsidRPr="18618C85">
        <w:rPr>
          <w:lang w:val="en-GB"/>
        </w:rPr>
        <w:t>FIDS</w:t>
      </w:r>
      <w:r>
        <w:tab/>
      </w:r>
      <w:r w:rsidR="00F64282" w:rsidRPr="18618C85">
        <w:rPr>
          <w:lang w:val="en-GB"/>
        </w:rPr>
        <w:t xml:space="preserve">Feature </w:t>
      </w:r>
      <w:r w:rsidR="0034323F" w:rsidRPr="18618C85">
        <w:rPr>
          <w:lang w:val="en-GB"/>
        </w:rPr>
        <w:t>Information</w:t>
      </w:r>
      <w:r w:rsidR="00F64282" w:rsidRPr="18618C85">
        <w:rPr>
          <w:lang w:val="en-GB"/>
        </w:rPr>
        <w:t xml:space="preserve"> Data</w:t>
      </w:r>
      <w:r w:rsidR="001E1A83" w:rsidRPr="18618C85">
        <w:rPr>
          <w:lang w:val="en-GB"/>
        </w:rPr>
        <w:t>s</w:t>
      </w:r>
      <w:r w:rsidR="00F64282" w:rsidRPr="18618C85">
        <w:rPr>
          <w:lang w:val="en-GB"/>
        </w:rPr>
        <w:t>et</w:t>
      </w:r>
      <w:r w:rsidR="00347148" w:rsidRPr="18618C85">
        <w:rPr>
          <w:lang w:val="en-GB"/>
        </w:rPr>
        <w:t xml:space="preserve"> in</w:t>
      </w:r>
      <w:r w:rsidR="0034323F" w:rsidRPr="18618C85">
        <w:rPr>
          <w:lang w:val="en-GB"/>
        </w:rPr>
        <w:t xml:space="preserve"> “</w:t>
      </w:r>
      <w:proofErr w:type="spellStart"/>
      <w:r w:rsidR="0034323F" w:rsidRPr="18618C85">
        <w:rPr>
          <w:lang w:val="en-GB"/>
        </w:rPr>
        <w:t>Group_F</w:t>
      </w:r>
      <w:proofErr w:type="spellEnd"/>
      <w:r w:rsidR="0034323F" w:rsidRPr="18618C85">
        <w:rPr>
          <w:lang w:val="en-GB"/>
        </w:rPr>
        <w:t xml:space="preserve">” </w:t>
      </w:r>
      <w:r w:rsidR="00347148" w:rsidRPr="18618C85">
        <w:rPr>
          <w:lang w:val="en-GB"/>
        </w:rPr>
        <w:t xml:space="preserve">- see </w:t>
      </w:r>
      <w:r w:rsidR="0034323F" w:rsidRPr="18618C85">
        <w:rPr>
          <w:lang w:val="en-GB"/>
        </w:rPr>
        <w:t>S-100 Part 10c</w:t>
      </w:r>
      <w:r w:rsidR="00186FDE" w:rsidRPr="18618C85">
        <w:rPr>
          <w:lang w:val="en-GB"/>
        </w:rPr>
        <w:t xml:space="preserve">. See </w:t>
      </w:r>
      <w:r w:rsidR="00E737D4" w:rsidRPr="18618C85">
        <w:rPr>
          <w:lang w:val="en-GB"/>
        </w:rPr>
        <w:t>S-102 Figure 10 (</w:t>
      </w:r>
      <w:r w:rsidR="00186FDE" w:rsidRPr="18618C85">
        <w:rPr>
          <w:lang w:val="en-GB"/>
        </w:rPr>
        <w:t>Hierarchy of S-102 product) and S-102 clause 10.2.3.</w:t>
      </w:r>
    </w:p>
    <w:p w14:paraId="027C935A" w14:textId="08FA709B" w:rsidR="00AA675A" w:rsidRDefault="00AA675A" w:rsidP="00AA675A">
      <w:pPr>
        <w:tabs>
          <w:tab w:val="left" w:pos="993"/>
        </w:tabs>
        <w:spacing w:after="120" w:line="240" w:lineRule="auto"/>
        <w:rPr>
          <w:lang w:val="en-GB"/>
        </w:rPr>
      </w:pPr>
      <w:r w:rsidRPr="18618C85">
        <w:rPr>
          <w:lang w:val="en-GB"/>
        </w:rPr>
        <w:t>FINST</w:t>
      </w:r>
      <w:r>
        <w:tab/>
      </w:r>
      <w:r w:rsidR="0034323F" w:rsidRPr="18618C85">
        <w:rPr>
          <w:lang w:val="en-GB"/>
        </w:rPr>
        <w:t xml:space="preserve">Feature Instance. Instance of </w:t>
      </w:r>
      <w:proofErr w:type="spellStart"/>
      <w:r w:rsidR="0034323F" w:rsidRPr="18618C85">
        <w:rPr>
          <w:lang w:val="en-GB"/>
        </w:rPr>
        <w:t>BathymetryCoverage</w:t>
      </w:r>
      <w:proofErr w:type="spellEnd"/>
      <w:r w:rsidR="0034323F" w:rsidRPr="18618C85">
        <w:rPr>
          <w:lang w:val="en-GB"/>
        </w:rPr>
        <w:t xml:space="preserve"> in S-102 3.0.0.</w:t>
      </w:r>
      <w:r w:rsidR="00186FDE" w:rsidRPr="18618C85">
        <w:rPr>
          <w:lang w:val="en-GB"/>
        </w:rPr>
        <w:t xml:space="preserve"> Represents the </w:t>
      </w:r>
      <w:proofErr w:type="spellStart"/>
      <w:r w:rsidR="00186FDE" w:rsidRPr="18618C85">
        <w:rPr>
          <w:lang w:val="en-GB"/>
        </w:rPr>
        <w:t>BathymetryCoverage.nn</w:t>
      </w:r>
      <w:proofErr w:type="spellEnd"/>
      <w:r w:rsidR="00186FDE" w:rsidRPr="18618C85">
        <w:rPr>
          <w:lang w:val="en-GB"/>
        </w:rPr>
        <w:t xml:space="preserve"> groups within the </w:t>
      </w:r>
      <w:proofErr w:type="spellStart"/>
      <w:r w:rsidR="00186FDE" w:rsidRPr="18618C85">
        <w:rPr>
          <w:lang w:val="en-GB"/>
        </w:rPr>
        <w:t>BathymetryCoverage</w:t>
      </w:r>
      <w:proofErr w:type="spellEnd"/>
      <w:r w:rsidR="00186FDE" w:rsidRPr="18618C85">
        <w:rPr>
          <w:lang w:val="en-GB"/>
        </w:rPr>
        <w:t xml:space="preserve"> feature type group.</w:t>
      </w:r>
    </w:p>
    <w:p w14:paraId="452A006E" w14:textId="550ECA46" w:rsidR="00AA675A" w:rsidRDefault="00AA675A" w:rsidP="00AA675A">
      <w:pPr>
        <w:tabs>
          <w:tab w:val="left" w:pos="993"/>
        </w:tabs>
        <w:spacing w:after="120" w:line="240" w:lineRule="auto"/>
        <w:rPr>
          <w:lang w:val="en-GB"/>
        </w:rPr>
      </w:pPr>
      <w:r w:rsidRPr="18618C85">
        <w:rPr>
          <w:lang w:val="en-GB"/>
        </w:rPr>
        <w:t>FTYPE</w:t>
      </w:r>
      <w:r>
        <w:tab/>
      </w:r>
      <w:r w:rsidR="0034323F" w:rsidRPr="18618C85">
        <w:rPr>
          <w:lang w:val="en-GB"/>
        </w:rPr>
        <w:t xml:space="preserve">Feature Type. </w:t>
      </w:r>
      <w:r w:rsidR="00DF4A31" w:rsidRPr="18618C85">
        <w:rPr>
          <w:lang w:val="en-GB"/>
        </w:rPr>
        <w:t>Represents the c</w:t>
      </w:r>
      <w:r w:rsidR="00186FDE" w:rsidRPr="18618C85">
        <w:rPr>
          <w:lang w:val="en-GB"/>
        </w:rPr>
        <w:t xml:space="preserve">ontainer group </w:t>
      </w:r>
      <w:proofErr w:type="spellStart"/>
      <w:r w:rsidR="00186FDE" w:rsidRPr="18618C85">
        <w:rPr>
          <w:lang w:val="en-GB"/>
        </w:rPr>
        <w:t>BathymetryCoverage</w:t>
      </w:r>
      <w:proofErr w:type="spellEnd"/>
      <w:r w:rsidR="00186FDE" w:rsidRPr="18618C85">
        <w:rPr>
          <w:lang w:val="en-GB"/>
        </w:rPr>
        <w:t xml:space="preserve"> in S-102. </w:t>
      </w:r>
      <w:r w:rsidR="00A80A08" w:rsidRPr="18618C85">
        <w:rPr>
          <w:lang w:val="en-GB"/>
        </w:rPr>
        <w:t>See</w:t>
      </w:r>
      <w:r w:rsidR="00DF4A31" w:rsidRPr="18618C85">
        <w:rPr>
          <w:lang w:val="en-GB"/>
        </w:rPr>
        <w:t xml:space="preserve"> Level 1 of Figure 10 (Hierarchy of S-102 product).</w:t>
      </w:r>
    </w:p>
    <w:p w14:paraId="775F4324" w14:textId="1192A731" w:rsidR="00AA675A" w:rsidRDefault="00AA675A" w:rsidP="00AA675A">
      <w:pPr>
        <w:tabs>
          <w:tab w:val="left" w:pos="993"/>
        </w:tabs>
        <w:spacing w:after="120" w:line="240" w:lineRule="auto"/>
        <w:rPr>
          <w:lang w:val="en-GB"/>
        </w:rPr>
      </w:pPr>
      <w:r w:rsidRPr="18618C85">
        <w:rPr>
          <w:lang w:val="en-GB"/>
        </w:rPr>
        <w:t>FTYPE.N</w:t>
      </w:r>
      <w:r>
        <w:tab/>
      </w:r>
      <w:r w:rsidR="00DF4A31" w:rsidRPr="18618C85">
        <w:rPr>
          <w:lang w:val="en-GB"/>
        </w:rPr>
        <w:t>Feature instance groups. “N” denotes t</w:t>
      </w:r>
      <w:r w:rsidR="0034323F" w:rsidRPr="18618C85">
        <w:rPr>
          <w:lang w:val="en-GB"/>
        </w:rPr>
        <w:t>he N-</w:t>
      </w:r>
      <w:proofErr w:type="spellStart"/>
      <w:r w:rsidR="0034323F" w:rsidRPr="18618C85">
        <w:rPr>
          <w:lang w:val="en-GB"/>
        </w:rPr>
        <w:t>th</w:t>
      </w:r>
      <w:proofErr w:type="spellEnd"/>
      <w:r w:rsidR="0034323F" w:rsidRPr="18618C85">
        <w:rPr>
          <w:lang w:val="en-GB"/>
        </w:rPr>
        <w:t xml:space="preserve"> Feature </w:t>
      </w:r>
      <w:r w:rsidR="00DF4A31" w:rsidRPr="18618C85">
        <w:rPr>
          <w:lang w:val="en-GB"/>
        </w:rPr>
        <w:t xml:space="preserve">instance </w:t>
      </w:r>
      <w:r w:rsidR="0034323F" w:rsidRPr="18618C85">
        <w:rPr>
          <w:lang w:val="en-GB"/>
        </w:rPr>
        <w:t>group in the dataset.</w:t>
      </w:r>
      <w:r w:rsidR="00A80A08" w:rsidRPr="18618C85">
        <w:rPr>
          <w:lang w:val="en-GB"/>
        </w:rPr>
        <w:t xml:space="preserve"> See Level 2 of Figure 10 (Hierarchy of S-102 product).</w:t>
      </w:r>
    </w:p>
    <w:p w14:paraId="379FF883" w14:textId="57B4B5C0" w:rsidR="00AA675A" w:rsidRDefault="00AA675A" w:rsidP="0069008F">
      <w:pPr>
        <w:tabs>
          <w:tab w:val="left" w:pos="993"/>
        </w:tabs>
        <w:spacing w:after="120" w:line="240" w:lineRule="auto"/>
        <w:rPr>
          <w:lang w:val="en-GB"/>
        </w:rPr>
      </w:pPr>
      <w:r w:rsidRPr="18618C85">
        <w:rPr>
          <w:lang w:val="en-GB"/>
        </w:rPr>
        <w:t>QINST</w:t>
      </w:r>
      <w:r>
        <w:tab/>
      </w:r>
      <w:r w:rsidR="0034323F" w:rsidRPr="18618C85">
        <w:rPr>
          <w:lang w:val="en-GB"/>
        </w:rPr>
        <w:t xml:space="preserve">Quality feature instance. Instance of </w:t>
      </w:r>
      <w:bookmarkStart w:id="37" w:name="_Hlk180361368"/>
      <w:proofErr w:type="spellStart"/>
      <w:r w:rsidR="0034323F" w:rsidRPr="18618C85">
        <w:rPr>
          <w:lang w:val="en-GB"/>
        </w:rPr>
        <w:t>QualityOfBathymetryCoverage</w:t>
      </w:r>
      <w:proofErr w:type="spellEnd"/>
      <w:r w:rsidR="0034323F" w:rsidRPr="18618C85">
        <w:rPr>
          <w:lang w:val="en-GB"/>
        </w:rPr>
        <w:t xml:space="preserve"> </w:t>
      </w:r>
      <w:bookmarkEnd w:id="37"/>
      <w:r w:rsidR="0034323F" w:rsidRPr="18618C85">
        <w:rPr>
          <w:lang w:val="en-GB"/>
        </w:rPr>
        <w:t>in S-102 3.0.0.</w:t>
      </w:r>
      <w:r w:rsidR="00A80A08" w:rsidRPr="18618C85">
        <w:rPr>
          <w:lang w:val="en-GB"/>
        </w:rPr>
        <w:t xml:space="preserve"> Represents the </w:t>
      </w:r>
      <w:proofErr w:type="spellStart"/>
      <w:r w:rsidR="00A80A08" w:rsidRPr="18618C85">
        <w:rPr>
          <w:lang w:val="en-GB"/>
        </w:rPr>
        <w:t>BathymetryCoverage.nn</w:t>
      </w:r>
      <w:proofErr w:type="spellEnd"/>
      <w:r w:rsidR="00A80A08" w:rsidRPr="18618C85">
        <w:rPr>
          <w:lang w:val="en-GB"/>
        </w:rPr>
        <w:t xml:space="preserve"> groups within the </w:t>
      </w:r>
      <w:proofErr w:type="spellStart"/>
      <w:r w:rsidR="00A80A08" w:rsidRPr="18618C85">
        <w:rPr>
          <w:lang w:val="en-GB"/>
        </w:rPr>
        <w:t>BathymetryCoverage</w:t>
      </w:r>
      <w:proofErr w:type="spellEnd"/>
      <w:r w:rsidR="00A80A08" w:rsidRPr="18618C85">
        <w:rPr>
          <w:lang w:val="en-GB"/>
        </w:rPr>
        <w:t xml:space="preserve"> feature type group.</w:t>
      </w:r>
    </w:p>
    <w:p w14:paraId="56E4917A" w14:textId="752C1033" w:rsidR="00AA675A" w:rsidRDefault="00AA675A" w:rsidP="0069008F">
      <w:pPr>
        <w:tabs>
          <w:tab w:val="left" w:pos="993"/>
        </w:tabs>
        <w:spacing w:after="120" w:line="240" w:lineRule="auto"/>
        <w:rPr>
          <w:lang w:val="en-GB"/>
        </w:rPr>
      </w:pPr>
      <w:r w:rsidRPr="18618C85">
        <w:rPr>
          <w:lang w:val="en-GB"/>
        </w:rPr>
        <w:t>QTYPE</w:t>
      </w:r>
      <w:r>
        <w:tab/>
      </w:r>
      <w:r w:rsidR="0034323F" w:rsidRPr="18618C85">
        <w:rPr>
          <w:lang w:val="en-GB"/>
        </w:rPr>
        <w:t xml:space="preserve">Quality </w:t>
      </w:r>
      <w:r w:rsidR="00DF4A31" w:rsidRPr="18618C85">
        <w:rPr>
          <w:lang w:val="en-GB"/>
        </w:rPr>
        <w:t>F</w:t>
      </w:r>
      <w:r w:rsidR="0034323F" w:rsidRPr="18618C85">
        <w:rPr>
          <w:lang w:val="en-GB"/>
        </w:rPr>
        <w:t xml:space="preserve">eature </w:t>
      </w:r>
      <w:r w:rsidR="00DF4A31" w:rsidRPr="18618C85">
        <w:rPr>
          <w:lang w:val="en-GB"/>
        </w:rPr>
        <w:t>T</w:t>
      </w:r>
      <w:r w:rsidR="0034323F" w:rsidRPr="18618C85">
        <w:rPr>
          <w:lang w:val="en-GB"/>
        </w:rPr>
        <w:t xml:space="preserve">ype. </w:t>
      </w:r>
      <w:r w:rsidR="00A80A08" w:rsidRPr="18618C85">
        <w:rPr>
          <w:lang w:val="en-GB"/>
        </w:rPr>
        <w:t>Represents the c</w:t>
      </w:r>
      <w:r w:rsidR="00DF4A31" w:rsidRPr="18618C85">
        <w:rPr>
          <w:lang w:val="en-GB"/>
        </w:rPr>
        <w:t xml:space="preserve">ontainer group for </w:t>
      </w:r>
      <w:proofErr w:type="spellStart"/>
      <w:r w:rsidR="0034323F" w:rsidRPr="18618C85">
        <w:rPr>
          <w:lang w:val="en-GB"/>
        </w:rPr>
        <w:t>QualityOfBathymetryCoverage</w:t>
      </w:r>
      <w:proofErr w:type="spellEnd"/>
      <w:r w:rsidR="0034323F" w:rsidRPr="18618C85">
        <w:rPr>
          <w:lang w:val="en-GB"/>
        </w:rPr>
        <w:t xml:space="preserve"> in S-102</w:t>
      </w:r>
      <w:r w:rsidR="00A80A08" w:rsidRPr="18618C85">
        <w:rPr>
          <w:lang w:val="en-GB"/>
        </w:rPr>
        <w:t xml:space="preserve"> (ed. 3.0.0). See Level 1 of Figure 10 (Hierarchy of S-102 product).</w:t>
      </w:r>
    </w:p>
    <w:p w14:paraId="44BD98D5" w14:textId="53F88918" w:rsidR="00AA675A" w:rsidRPr="003A655F" w:rsidRDefault="00AA675A" w:rsidP="0069008F">
      <w:pPr>
        <w:tabs>
          <w:tab w:val="left" w:pos="993"/>
        </w:tabs>
        <w:spacing w:after="120" w:line="240" w:lineRule="auto"/>
        <w:rPr>
          <w:lang w:val="en-GB"/>
        </w:rPr>
      </w:pPr>
      <w:r w:rsidRPr="18618C85">
        <w:rPr>
          <w:lang w:val="en-GB"/>
        </w:rPr>
        <w:t>QTYPE.N</w:t>
      </w:r>
      <w:r>
        <w:tab/>
      </w:r>
      <w:r w:rsidR="00A80A08" w:rsidRPr="18618C85">
        <w:rPr>
          <w:lang w:val="en-GB"/>
        </w:rPr>
        <w:t>Instance groups for the quality features. “N” denotes t</w:t>
      </w:r>
      <w:r w:rsidR="0034323F" w:rsidRPr="18618C85">
        <w:rPr>
          <w:lang w:val="en-GB"/>
        </w:rPr>
        <w:t>he N-</w:t>
      </w:r>
      <w:proofErr w:type="spellStart"/>
      <w:r w:rsidR="0034323F" w:rsidRPr="18618C85">
        <w:rPr>
          <w:lang w:val="en-GB"/>
        </w:rPr>
        <w:t>th</w:t>
      </w:r>
      <w:proofErr w:type="spellEnd"/>
      <w:r w:rsidR="0034323F" w:rsidRPr="18618C85">
        <w:rPr>
          <w:lang w:val="en-GB"/>
        </w:rPr>
        <w:t xml:space="preserve"> Quality feature </w:t>
      </w:r>
      <w:r w:rsidR="00DF4A31" w:rsidRPr="18618C85">
        <w:rPr>
          <w:lang w:val="en-GB"/>
        </w:rPr>
        <w:t xml:space="preserve">instance </w:t>
      </w:r>
      <w:r w:rsidR="0034323F" w:rsidRPr="18618C85">
        <w:rPr>
          <w:lang w:val="en-GB"/>
        </w:rPr>
        <w:t>group in the dataset.</w:t>
      </w:r>
      <w:r w:rsidR="00A80A08" w:rsidRPr="18618C85">
        <w:rPr>
          <w:lang w:val="en-GB"/>
        </w:rPr>
        <w:t xml:space="preserve"> See Level 2 of Figure 10 (Hierarchy of S-102 product).</w:t>
      </w:r>
    </w:p>
    <w:p w14:paraId="5E88960F" w14:textId="77777777" w:rsidR="000032F1" w:rsidRDefault="000032F1" w:rsidP="0069008F">
      <w:pPr>
        <w:tabs>
          <w:tab w:val="left" w:pos="993"/>
        </w:tabs>
        <w:spacing w:after="120" w:line="240" w:lineRule="auto"/>
        <w:rPr>
          <w:lang w:val="en-GB"/>
        </w:rPr>
      </w:pPr>
    </w:p>
    <w:p w14:paraId="7F180CEB" w14:textId="1DAB7D8E" w:rsidR="0069008F" w:rsidRDefault="000032F1" w:rsidP="5F0F9801">
      <w:pPr>
        <w:pStyle w:val="berschrift3"/>
        <w:ind w:left="720" w:hanging="720"/>
      </w:pPr>
      <w:bookmarkStart w:id="38" w:name="_Toc222950814"/>
      <w:bookmarkStart w:id="39" w:name="_Toc1902887456"/>
      <w:r>
        <w:t>Symbols</w:t>
      </w:r>
      <w:bookmarkEnd w:id="38"/>
      <w:bookmarkEnd w:id="39"/>
    </w:p>
    <w:p w14:paraId="24DA2034" w14:textId="71B96EA6" w:rsidR="00A8001D" w:rsidRPr="00A8001D" w:rsidRDefault="00A8001D" w:rsidP="00A8001D">
      <w:pPr>
        <w:rPr>
          <w:lang w:val="en-GB"/>
        </w:rPr>
      </w:pPr>
      <w:r>
        <w:rPr>
          <w:lang w:val="en-GB"/>
        </w:rPr>
        <w:t>The symbols used in logical and spatial expressions</w:t>
      </w:r>
      <w:r w:rsidR="00FA4269">
        <w:rPr>
          <w:lang w:val="en-GB"/>
        </w:rPr>
        <w:t xml:space="preserve"> are defined in S-158 clause 1.3.3 (Symbols).</w:t>
      </w:r>
    </w:p>
    <w:p w14:paraId="36A4AC67" w14:textId="77777777" w:rsidR="000032F1" w:rsidRPr="003A655F" w:rsidRDefault="000032F1" w:rsidP="000032F1">
      <w:pPr>
        <w:tabs>
          <w:tab w:val="left" w:pos="993"/>
        </w:tabs>
        <w:spacing w:after="120" w:line="240" w:lineRule="auto"/>
        <w:rPr>
          <w:lang w:val="en-GB"/>
        </w:rPr>
      </w:pPr>
    </w:p>
    <w:p w14:paraId="36436CF0" w14:textId="77777777" w:rsidR="00EB36F6" w:rsidRPr="00CF30EA" w:rsidRDefault="00EB36F6" w:rsidP="001F3EEB">
      <w:pPr>
        <w:pStyle w:val="berschrift2"/>
        <w:tabs>
          <w:tab w:val="clear" w:pos="540"/>
          <w:tab w:val="clear" w:pos="700"/>
          <w:tab w:val="left" w:pos="709"/>
        </w:tabs>
        <w:spacing w:before="120" w:after="200" w:line="240" w:lineRule="auto"/>
        <w:ind w:left="709" w:hanging="709"/>
        <w:rPr>
          <w:lang w:val="en-GB"/>
        </w:rPr>
      </w:pPr>
      <w:bookmarkStart w:id="40" w:name="_Toc1227716304"/>
      <w:bookmarkStart w:id="41" w:name="_Toc1598019392"/>
      <w:bookmarkStart w:id="42" w:name="_Toc412810746"/>
      <w:r w:rsidRPr="2D8F900D">
        <w:rPr>
          <w:lang w:val="en-GB"/>
        </w:rPr>
        <w:lastRenderedPageBreak/>
        <w:t>Use of language</w:t>
      </w:r>
      <w:bookmarkEnd w:id="40"/>
      <w:bookmarkEnd w:id="41"/>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pPr>
        <w:pStyle w:val="NormReference"/>
        <w:numPr>
          <w:ilvl w:val="0"/>
          <w:numId w:val="14"/>
        </w:numPr>
        <w:spacing w:after="60"/>
        <w:ind w:left="426" w:hanging="426"/>
        <w:rPr>
          <w:lang w:val="en-GB"/>
        </w:rPr>
      </w:pPr>
      <w:r w:rsidRPr="00CF30EA">
        <w:rPr>
          <w:lang w:val="en-GB"/>
        </w:rPr>
        <w:t>“Must” indicates a mandatory requirement.</w:t>
      </w:r>
    </w:p>
    <w:p w14:paraId="59706915" w14:textId="77777777" w:rsidR="00EB36F6" w:rsidRPr="00CF30EA" w:rsidRDefault="00EB36F6">
      <w:pPr>
        <w:pStyle w:val="NormReference"/>
        <w:numPr>
          <w:ilvl w:val="0"/>
          <w:numId w:val="14"/>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pPr>
        <w:pStyle w:val="NormReference"/>
        <w:numPr>
          <w:ilvl w:val="0"/>
          <w:numId w:val="14"/>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4F7E895E" w:rsidR="00CD21F1" w:rsidRDefault="005C6712" w:rsidP="001F3EEB">
      <w:pPr>
        <w:pStyle w:val="berschrift2"/>
        <w:tabs>
          <w:tab w:val="clear" w:pos="540"/>
          <w:tab w:val="clear" w:pos="700"/>
          <w:tab w:val="left" w:pos="709"/>
        </w:tabs>
        <w:spacing w:before="120" w:after="200"/>
        <w:ind w:left="709" w:hanging="709"/>
        <w:rPr>
          <w:lang w:val="en-GB"/>
        </w:rPr>
      </w:pPr>
      <w:bookmarkStart w:id="43" w:name="_Toc827767664"/>
      <w:bookmarkStart w:id="44" w:name="_Toc1103093178"/>
      <w:r w:rsidRPr="2D8F900D">
        <w:rPr>
          <w:lang w:val="en-GB"/>
        </w:rPr>
        <w:t xml:space="preserve">General </w:t>
      </w:r>
      <w:r w:rsidR="001F3EEB" w:rsidRPr="2D8F900D">
        <w:rPr>
          <w:lang w:val="en-GB"/>
        </w:rPr>
        <w:t>d</w:t>
      </w:r>
      <w:r w:rsidRPr="2D8F900D">
        <w:rPr>
          <w:lang w:val="en-GB"/>
        </w:rPr>
        <w:t>escription</w:t>
      </w:r>
      <w:bookmarkEnd w:id="43"/>
      <w:bookmarkEnd w:id="44"/>
    </w:p>
    <w:p w14:paraId="0BBAB8DA" w14:textId="25D92525" w:rsidR="007724B6" w:rsidRDefault="007724B6" w:rsidP="007724B6">
      <w:pPr>
        <w:rPr>
          <w:lang w:val="en-GB"/>
        </w:rPr>
      </w:pPr>
      <w:r w:rsidRPr="18618C85">
        <w:rPr>
          <w:lang w:val="en-GB"/>
        </w:rPr>
        <w:t>S-158</w:t>
      </w:r>
      <w:r w:rsidR="00E5222B" w:rsidRPr="18618C85">
        <w:rPr>
          <w:lang w:val="en-GB"/>
        </w:rPr>
        <w:t>:</w:t>
      </w:r>
      <w:r w:rsidR="007C6D08" w:rsidRPr="18618C85">
        <w:rPr>
          <w:lang w:val="en-GB"/>
        </w:rPr>
        <w:t>1</w:t>
      </w:r>
      <w:r w:rsidR="00496EC7" w:rsidRPr="18618C85">
        <w:rPr>
          <w:lang w:val="en-GB"/>
        </w:rPr>
        <w:t>02</w:t>
      </w:r>
      <w:r w:rsidR="007C6D08" w:rsidRPr="18618C85">
        <w:rPr>
          <w:lang w:val="en-GB"/>
        </w:rPr>
        <w:t xml:space="preserve"> </w:t>
      </w:r>
      <w:r w:rsidRPr="18618C85">
        <w:rPr>
          <w:lang w:val="en-GB"/>
        </w:rPr>
        <w:t xml:space="preserve">is a specification describing </w:t>
      </w:r>
      <w:r w:rsidR="00E5222B" w:rsidRPr="18618C85">
        <w:rPr>
          <w:lang w:val="en-GB"/>
        </w:rPr>
        <w:t xml:space="preserve">product-specific </w:t>
      </w:r>
      <w:r w:rsidRPr="18618C85">
        <w:rPr>
          <w:lang w:val="en-GB"/>
        </w:rPr>
        <w:t>validation checks for S-</w:t>
      </w:r>
      <w:r w:rsidR="00F4326B" w:rsidRPr="18618C85">
        <w:rPr>
          <w:lang w:val="en-GB"/>
        </w:rPr>
        <w:t>102</w:t>
      </w:r>
      <w:r w:rsidR="007C6D08" w:rsidRPr="18618C85">
        <w:rPr>
          <w:lang w:val="en-GB"/>
        </w:rPr>
        <w:t xml:space="preserve"> </w:t>
      </w:r>
      <w:r w:rsidR="004F095A" w:rsidRPr="18618C85">
        <w:rPr>
          <w:lang w:val="en-GB"/>
        </w:rPr>
        <w:t>products.</w:t>
      </w:r>
      <w:r w:rsidRPr="18618C85">
        <w:rPr>
          <w:lang w:val="en-GB"/>
        </w:rPr>
        <w:t xml:space="preserve"> </w:t>
      </w:r>
      <w:r w:rsidR="004F095A" w:rsidRPr="18618C85">
        <w:rPr>
          <w:lang w:val="en-GB"/>
        </w:rPr>
        <w:t>T</w:t>
      </w:r>
      <w:r w:rsidRPr="18618C85">
        <w:rPr>
          <w:lang w:val="en-GB"/>
        </w:rPr>
        <w:t xml:space="preserve">here are no data products based directly on </w:t>
      </w:r>
      <w:r w:rsidR="004F095A" w:rsidRPr="18618C85">
        <w:rPr>
          <w:lang w:val="en-GB"/>
        </w:rPr>
        <w:t xml:space="preserve">this edition of </w:t>
      </w:r>
      <w:r w:rsidRPr="18618C85">
        <w:rPr>
          <w:lang w:val="en-GB"/>
        </w:rPr>
        <w:t>S-158</w:t>
      </w:r>
      <w:r w:rsidR="004F095A" w:rsidRPr="18618C85">
        <w:rPr>
          <w:lang w:val="en-GB"/>
        </w:rPr>
        <w:t>:</w:t>
      </w:r>
      <w:r w:rsidR="00F4326B" w:rsidRPr="18618C85">
        <w:rPr>
          <w:lang w:val="en-GB"/>
        </w:rPr>
        <w:t>102</w:t>
      </w:r>
      <w:r w:rsidR="007C6D08" w:rsidRPr="18618C85">
        <w:rPr>
          <w:lang w:val="en-GB"/>
        </w:rPr>
        <w:t xml:space="preserve"> </w:t>
      </w:r>
      <w:r w:rsidRPr="18618C85">
        <w:rPr>
          <w:lang w:val="en-GB"/>
        </w:rPr>
        <w:t>and therefore no general information applicable to data products conforming to it.</w:t>
      </w:r>
    </w:p>
    <w:p w14:paraId="1D7F89F8" w14:textId="4B73AEF0" w:rsidR="00217B74" w:rsidRPr="007724B6" w:rsidRDefault="00217B74" w:rsidP="007724B6">
      <w:pPr>
        <w:rPr>
          <w:lang w:val="en-GB"/>
        </w:rPr>
      </w:pPr>
      <w:r w:rsidRPr="00217B74">
        <w:rPr>
          <w:lang w:val="en-GB"/>
        </w:rPr>
        <w:t xml:space="preserve">The </w:t>
      </w:r>
      <w:r>
        <w:rPr>
          <w:lang w:val="en-GB"/>
        </w:rPr>
        <w:t xml:space="preserve">validation </w:t>
      </w:r>
      <w:r w:rsidRPr="00217B74">
        <w:rPr>
          <w:lang w:val="en-GB"/>
        </w:rPr>
        <w:t>checks are intended for production systems designed to produce S-</w:t>
      </w:r>
      <w:r w:rsidR="00F4326B">
        <w:rPr>
          <w:lang w:val="en-GB"/>
        </w:rPr>
        <w:t>102</w:t>
      </w:r>
      <w:r w:rsidRPr="00217B74">
        <w:rPr>
          <w:lang w:val="en-GB"/>
        </w:rPr>
        <w:t xml:space="preserve"> </w:t>
      </w:r>
      <w:r w:rsidR="00D80E53">
        <w:rPr>
          <w:lang w:val="en-GB"/>
        </w:rPr>
        <w:t>Bathymetric Surface</w:t>
      </w:r>
      <w:r w:rsidRPr="00217B74">
        <w:rPr>
          <w:lang w:val="en-GB"/>
        </w:rPr>
        <w:t xml:space="preserve"> datasets. The checks can be administered at any time during the production phase.</w:t>
      </w:r>
    </w:p>
    <w:p w14:paraId="325FA959" w14:textId="66B61075" w:rsidR="005C6712" w:rsidRPr="00CF30EA" w:rsidRDefault="005C6712" w:rsidP="5F0F9801">
      <w:pPr>
        <w:pStyle w:val="berschrift2"/>
        <w:rPr>
          <w:szCs w:val="22"/>
          <w:lang w:val="en-GB"/>
        </w:rPr>
      </w:pPr>
      <w:bookmarkStart w:id="45" w:name="_Toc662916529"/>
      <w:bookmarkStart w:id="46" w:name="_Toc1547018014"/>
      <w:bookmarkStart w:id="47" w:name="_Toc412810747"/>
      <w:bookmarkEnd w:id="42"/>
      <w:r w:rsidRPr="2D8F900D">
        <w:rPr>
          <w:lang w:val="en-GB"/>
        </w:rPr>
        <w:t>Specification metadata and maintenance</w:t>
      </w:r>
      <w:bookmarkEnd w:id="45"/>
      <w:bookmarkEnd w:id="46"/>
    </w:p>
    <w:p w14:paraId="579CCD5E" w14:textId="4468B390" w:rsidR="00005A3B" w:rsidRPr="00CF30EA" w:rsidRDefault="00005A3B" w:rsidP="00165EA7">
      <w:pPr>
        <w:pStyle w:val="berschrift3"/>
      </w:pPr>
      <w:bookmarkStart w:id="48" w:name="_Toc892254126"/>
      <w:bookmarkStart w:id="49" w:name="_Toc1314510821"/>
      <w:bookmarkEnd w:id="47"/>
      <w:r>
        <w:t xml:space="preserve">Specification </w:t>
      </w:r>
      <w:r w:rsidR="00165EA7">
        <w:t>m</w:t>
      </w:r>
      <w:r>
        <w:t>etadata</w:t>
      </w:r>
      <w:bookmarkEnd w:id="48"/>
      <w:bookmarkEnd w:id="49"/>
    </w:p>
    <w:p w14:paraId="23569882" w14:textId="0C2B971F"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w:t>
      </w:r>
    </w:p>
    <w:p w14:paraId="54C497D3" w14:textId="24CD992A" w:rsidR="00CC2BE1" w:rsidRPr="00CF30EA" w:rsidRDefault="00CC2BE1" w:rsidP="00165EA7">
      <w:pPr>
        <w:tabs>
          <w:tab w:val="left" w:pos="1701"/>
        </w:tabs>
        <w:spacing w:after="120" w:line="240" w:lineRule="auto"/>
        <w:rPr>
          <w:lang w:val="en-GB"/>
        </w:rPr>
      </w:pPr>
      <w:r w:rsidRPr="18618C85">
        <w:rPr>
          <w:b/>
          <w:bCs/>
          <w:sz w:val="22"/>
          <w:szCs w:val="22"/>
          <w:lang w:val="en-GB"/>
        </w:rPr>
        <w:t>Title:</w:t>
      </w:r>
      <w:r w:rsidRPr="18618C85">
        <w:rPr>
          <w:lang w:val="en-GB"/>
        </w:rPr>
        <w:t xml:space="preserve"> </w:t>
      </w:r>
      <w:r>
        <w:tab/>
      </w:r>
      <w:r w:rsidR="00717755" w:rsidRPr="18618C85">
        <w:rPr>
          <w:lang w:val="en-GB"/>
        </w:rPr>
        <w:t xml:space="preserve">Bathymetric Surface </w:t>
      </w:r>
      <w:r w:rsidR="00113EC1" w:rsidRPr="18618C85">
        <w:rPr>
          <w:lang w:val="en-GB"/>
        </w:rPr>
        <w:t>Validation Checks</w:t>
      </w:r>
    </w:p>
    <w:p w14:paraId="1501621B" w14:textId="210DB9E3" w:rsidR="00CC2BE1" w:rsidRPr="00CF30EA" w:rsidRDefault="007724B6" w:rsidP="00165EA7">
      <w:pPr>
        <w:tabs>
          <w:tab w:val="left" w:pos="1701"/>
        </w:tabs>
        <w:spacing w:after="120" w:line="240" w:lineRule="auto"/>
        <w:rPr>
          <w:lang w:val="en-GB"/>
        </w:rPr>
      </w:pPr>
      <w:r w:rsidRPr="18618C85">
        <w:rPr>
          <w:b/>
          <w:bCs/>
          <w:sz w:val="22"/>
          <w:szCs w:val="22"/>
          <w:lang w:val="en-GB"/>
        </w:rPr>
        <w:t>V</w:t>
      </w:r>
      <w:r w:rsidR="00CC2BE1" w:rsidRPr="18618C85">
        <w:rPr>
          <w:b/>
          <w:bCs/>
          <w:sz w:val="22"/>
          <w:szCs w:val="22"/>
          <w:lang w:val="en-GB"/>
        </w:rPr>
        <w:t>ersion</w:t>
      </w:r>
      <w:r w:rsidR="00121B72" w:rsidRPr="18618C85">
        <w:rPr>
          <w:b/>
          <w:bCs/>
          <w:sz w:val="22"/>
          <w:szCs w:val="22"/>
          <w:lang w:val="en-GB"/>
        </w:rPr>
        <w:t>:</w:t>
      </w:r>
      <w:r w:rsidR="00121B72" w:rsidRPr="18618C85">
        <w:rPr>
          <w:lang w:val="en-GB"/>
        </w:rPr>
        <w:t xml:space="preserve"> </w:t>
      </w:r>
      <w:r>
        <w:tab/>
      </w:r>
      <w:r w:rsidR="27C6668B" w:rsidRPr="18618C85">
        <w:rPr>
          <w:lang w:val="en-GB"/>
        </w:rPr>
        <w:t>1</w:t>
      </w:r>
      <w:r w:rsidR="65A5CE06" w:rsidRPr="18618C85">
        <w:rPr>
          <w:lang w:val="en-GB"/>
        </w:rPr>
        <w:t>.0.0</w:t>
      </w:r>
    </w:p>
    <w:p w14:paraId="0F27C97C" w14:textId="3C1ADE63" w:rsidR="00CC2BE1" w:rsidRPr="00CF30EA" w:rsidRDefault="00CC2BE1" w:rsidP="00165EA7">
      <w:pPr>
        <w:tabs>
          <w:tab w:val="left" w:pos="1701"/>
        </w:tabs>
        <w:spacing w:after="120" w:line="240" w:lineRule="auto"/>
        <w:rPr>
          <w:lang w:val="en-GB"/>
        </w:rPr>
      </w:pPr>
      <w:r w:rsidRPr="18618C85">
        <w:rPr>
          <w:b/>
          <w:bCs/>
          <w:sz w:val="22"/>
          <w:szCs w:val="22"/>
          <w:lang w:val="en-GB"/>
        </w:rPr>
        <w:t>Date</w:t>
      </w:r>
      <w:r w:rsidR="001568CF" w:rsidRPr="18618C85">
        <w:rPr>
          <w:b/>
          <w:bCs/>
          <w:sz w:val="22"/>
          <w:szCs w:val="22"/>
          <w:lang w:val="en-GB"/>
        </w:rPr>
        <w:t>:</w:t>
      </w:r>
      <w:r w:rsidR="001568CF" w:rsidRPr="18618C85">
        <w:rPr>
          <w:lang w:val="en-GB"/>
        </w:rPr>
        <w:t xml:space="preserve"> </w:t>
      </w:r>
      <w:r>
        <w:tab/>
      </w:r>
      <w:r w:rsidR="1DDAE767" w:rsidRPr="18618C85">
        <w:rPr>
          <w:lang w:val="en-GB"/>
        </w:rPr>
        <w:t>2025-</w:t>
      </w:r>
      <w:r w:rsidR="70D8669E" w:rsidRPr="18618C85">
        <w:rPr>
          <w:lang w:val="en-GB"/>
        </w:rPr>
        <w:t>12</w:t>
      </w:r>
      <w:r w:rsidR="1DDAE767" w:rsidRPr="18618C85">
        <w:rPr>
          <w:lang w:val="en-GB"/>
        </w:rPr>
        <w:t>-</w:t>
      </w:r>
      <w:r w:rsidR="510CF2AA" w:rsidRPr="18618C85">
        <w:rPr>
          <w:lang w:val="en-GB"/>
        </w:rPr>
        <w:t>31</w:t>
      </w:r>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F63C88" w:rsidRDefault="00D57BBE" w:rsidP="00913A48">
      <w:pPr>
        <w:spacing w:after="0" w:line="240" w:lineRule="auto"/>
        <w:ind w:left="1701"/>
        <w:rPr>
          <w:rFonts w:cs="Arial"/>
          <w:lang w:val="de-DE"/>
        </w:rPr>
      </w:pPr>
      <w:r w:rsidRPr="2F40840B">
        <w:rPr>
          <w:rFonts w:cs="Arial"/>
          <w:lang w:val="de-DE"/>
        </w:rPr>
        <w:t xml:space="preserve">4 </w:t>
      </w:r>
      <w:proofErr w:type="spellStart"/>
      <w:r w:rsidRPr="2F40840B">
        <w:rPr>
          <w:rFonts w:cs="Arial"/>
          <w:lang w:val="de-DE"/>
        </w:rPr>
        <w:t>quai</w:t>
      </w:r>
      <w:proofErr w:type="spellEnd"/>
      <w:r w:rsidRPr="2F40840B">
        <w:rPr>
          <w:rFonts w:cs="Arial"/>
          <w:lang w:val="de-DE"/>
        </w:rPr>
        <w:t xml:space="preserve"> Antoine 1er,</w:t>
      </w:r>
    </w:p>
    <w:p w14:paraId="3648D7FD" w14:textId="556EF35E" w:rsidR="0074556E" w:rsidRPr="00F63C88" w:rsidRDefault="0074556E" w:rsidP="00913A48">
      <w:pPr>
        <w:spacing w:after="0" w:line="240" w:lineRule="auto"/>
        <w:ind w:left="1701"/>
        <w:rPr>
          <w:rFonts w:cs="Arial"/>
          <w:lang w:val="de-DE"/>
        </w:rPr>
      </w:pPr>
      <w:r w:rsidRPr="2F40840B">
        <w:rPr>
          <w:rFonts w:cs="Arial"/>
          <w:lang w:val="de-DE"/>
        </w:rPr>
        <w:t>B.P.</w:t>
      </w:r>
      <w:r w:rsidR="00913A48" w:rsidRPr="2F40840B">
        <w:rPr>
          <w:rFonts w:cs="Arial"/>
          <w:lang w:val="de-DE"/>
        </w:rPr>
        <w:t xml:space="preserve">445 </w:t>
      </w:r>
      <w:r w:rsidR="00D57BBE" w:rsidRPr="2F40840B">
        <w:rPr>
          <w:rFonts w:cs="Arial"/>
          <w:lang w:val="de-DE"/>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21"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2" w:history="1">
        <w:r w:rsidR="00913A48" w:rsidRPr="00185FCB">
          <w:rPr>
            <w:rStyle w:val="Hyperlink"/>
            <w:lang w:val="en-GB"/>
          </w:rPr>
          <w:t>https://registry.iho.int</w:t>
        </w:r>
      </w:hyperlink>
      <w:r w:rsidR="00913A48">
        <w:rPr>
          <w:lang w:val="en-GB"/>
        </w:rPr>
        <w:t xml:space="preserve"> </w:t>
      </w:r>
    </w:p>
    <w:p w14:paraId="4CADA9E7" w14:textId="33F31E11"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9B79F1" w:rsidRPr="00CF30EA">
        <w:rPr>
          <w:lang w:val="en-GB"/>
        </w:rPr>
        <w:t>S</w:t>
      </w:r>
      <w:r w:rsidR="008B2C84" w:rsidRPr="00CF30EA">
        <w:rPr>
          <w:lang w:val="en-GB"/>
        </w:rPr>
        <w:t>-</w:t>
      </w:r>
      <w:r w:rsidR="009B79F1" w:rsidRPr="00CF30EA">
        <w:rPr>
          <w:lang w:val="en-GB"/>
        </w:rPr>
        <w:t>1</w:t>
      </w:r>
      <w:r w:rsidR="00113EC1">
        <w:rPr>
          <w:lang w:val="en-GB"/>
        </w:rPr>
        <w:t>58</w:t>
      </w:r>
      <w:r w:rsidR="004F095A">
        <w:rPr>
          <w:lang w:val="en-GB"/>
        </w:rPr>
        <w:t>:</w:t>
      </w:r>
      <w:r w:rsidR="00F4326B">
        <w:rPr>
          <w:lang w:val="en-GB"/>
        </w:rPr>
        <w:t>102</w:t>
      </w:r>
    </w:p>
    <w:p w14:paraId="3D5BEFB7" w14:textId="10D53FE1"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Specification are coordinated by </w:t>
      </w:r>
      <w:r w:rsidR="002B303B">
        <w:rPr>
          <w:lang w:val="en-GB"/>
        </w:rPr>
        <w:t xml:space="preserve">the </w:t>
      </w:r>
      <w:r w:rsidR="001C137B" w:rsidRPr="001C137B">
        <w:rPr>
          <w:lang w:val="en-GB"/>
        </w:rPr>
        <w:t xml:space="preserve">IHO </w:t>
      </w:r>
      <w:r w:rsidR="0010055A">
        <w:rPr>
          <w:lang w:val="en-GB"/>
        </w:rPr>
        <w:t>S-102 Project Team of the IHO S-100 Working Group</w:t>
      </w:r>
      <w:r w:rsidR="001C137B">
        <w:rPr>
          <w:lang w:val="en-GB"/>
        </w:rPr>
        <w:t xml:space="preserve"> </w:t>
      </w:r>
      <w:r w:rsidR="00C1013B" w:rsidRPr="00CF30EA">
        <w:rPr>
          <w:lang w:val="en-GB"/>
        </w:rPr>
        <w:t xml:space="preserve">and made available via the IHO Publications website. Maintenance of the Product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24329499" w:rsidR="0074556E" w:rsidRPr="00CF30EA" w:rsidRDefault="0074556E" w:rsidP="00913A48">
      <w:pPr>
        <w:pStyle w:val="berschrift3"/>
      </w:pPr>
      <w:bookmarkStart w:id="50" w:name="_Toc26171989"/>
      <w:bookmarkStart w:id="51" w:name="_Toc2109911850"/>
      <w:bookmarkStart w:id="52" w:name="_Toc412810749"/>
      <w:r>
        <w:t>Specification maintenance</w:t>
      </w:r>
      <w:bookmarkEnd w:id="50"/>
      <w:bookmarkEnd w:id="51"/>
    </w:p>
    <w:p w14:paraId="74914158" w14:textId="6928A51E" w:rsidR="0074556E" w:rsidRPr="00CF30EA" w:rsidRDefault="00C916B0" w:rsidP="00913A48">
      <w:pPr>
        <w:pStyle w:val="berschrift4"/>
        <w:tabs>
          <w:tab w:val="clear" w:pos="900"/>
          <w:tab w:val="clear" w:pos="1140"/>
          <w:tab w:val="clear" w:pos="1360"/>
          <w:tab w:val="left" w:pos="993"/>
        </w:tabs>
        <w:ind w:left="992" w:hanging="992"/>
      </w:pPr>
      <w:r w:rsidRPr="00CF30EA">
        <w:t>Introduction</w:t>
      </w:r>
    </w:p>
    <w:bookmarkEnd w:id="52"/>
    <w:p w14:paraId="1BC15EB1" w14:textId="60005C13" w:rsidR="00EC0C05" w:rsidRDefault="00EC0C05" w:rsidP="00913A48">
      <w:pPr>
        <w:spacing w:after="120" w:line="240" w:lineRule="auto"/>
        <w:rPr>
          <w:lang w:val="en-GB"/>
        </w:rPr>
      </w:pPr>
      <w:r w:rsidRPr="00CF30EA">
        <w:rPr>
          <w:lang w:val="en-GB"/>
        </w:rPr>
        <w:t>Changes to S-1</w:t>
      </w:r>
      <w:r w:rsidR="00113EC1">
        <w:rPr>
          <w:lang w:val="en-GB"/>
        </w:rPr>
        <w:t>58</w:t>
      </w:r>
      <w:r w:rsidR="004F095A">
        <w:rPr>
          <w:lang w:val="en-GB"/>
        </w:rPr>
        <w:t>:</w:t>
      </w:r>
      <w:r w:rsidR="00F4326B">
        <w:rPr>
          <w:lang w:val="en-GB"/>
        </w:rPr>
        <w:t>102</w:t>
      </w:r>
      <w:r w:rsidRPr="00CF30EA">
        <w:rPr>
          <w:lang w:val="en-GB"/>
        </w:rPr>
        <w:t xml:space="preserve">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4001247D" w14:textId="14D00A73" w:rsidR="004F095A" w:rsidRDefault="004F095A" w:rsidP="00913A48">
      <w:pPr>
        <w:spacing w:after="120" w:line="240" w:lineRule="auto"/>
        <w:rPr>
          <w:lang w:val="en-GB"/>
        </w:rPr>
      </w:pPr>
      <w:r>
        <w:rPr>
          <w:lang w:val="en-GB"/>
        </w:rPr>
        <w:t>The list of checks, which accompanies this document is considered part of this Specification and changes to it are considered changes to this Specification.</w:t>
      </w:r>
    </w:p>
    <w:p w14:paraId="1D7B1C08" w14:textId="7A0B22E3" w:rsidR="00995EF1" w:rsidRPr="00995EF1" w:rsidRDefault="00A45A72" w:rsidP="18618C85">
      <w:pPr>
        <w:spacing w:after="120" w:line="240" w:lineRule="auto"/>
        <w:rPr>
          <w:lang w:val="en-GB"/>
        </w:rPr>
      </w:pPr>
      <w:r w:rsidRPr="18618C85">
        <w:rPr>
          <w:lang w:val="en-GB"/>
        </w:rPr>
        <w:t>S-158</w:t>
      </w:r>
      <w:r w:rsidR="004F095A" w:rsidRPr="18618C85">
        <w:rPr>
          <w:lang w:val="en-GB"/>
        </w:rPr>
        <w:t>:</w:t>
      </w:r>
      <w:r w:rsidR="00F4326B" w:rsidRPr="18618C85">
        <w:rPr>
          <w:lang w:val="en-GB"/>
        </w:rPr>
        <w:t>102</w:t>
      </w:r>
      <w:r w:rsidR="00C131AE" w:rsidRPr="18618C85">
        <w:rPr>
          <w:lang w:val="en-GB"/>
        </w:rPr>
        <w:t xml:space="preserve"> </w:t>
      </w:r>
      <w:r w:rsidR="00D2181D" w:rsidRPr="18618C85">
        <w:rPr>
          <w:lang w:val="en-GB"/>
        </w:rPr>
        <w:t>is</w:t>
      </w:r>
      <w:r w:rsidR="00C131AE" w:rsidRPr="18618C85">
        <w:rPr>
          <w:lang w:val="en-GB"/>
        </w:rPr>
        <w:t xml:space="preserve"> not </w:t>
      </w:r>
      <w:r w:rsidR="00D2181D" w:rsidRPr="18618C85">
        <w:rPr>
          <w:lang w:val="en-GB"/>
        </w:rPr>
        <w:t>accompanied by</w:t>
      </w:r>
      <w:r w:rsidR="00C131AE" w:rsidRPr="18618C85">
        <w:rPr>
          <w:lang w:val="en-GB"/>
        </w:rPr>
        <w:t xml:space="preserve"> separate artefacts </w:t>
      </w:r>
      <w:r w:rsidR="00D2181D" w:rsidRPr="18618C85">
        <w:rPr>
          <w:lang w:val="en-GB"/>
        </w:rPr>
        <w:t>such as</w:t>
      </w:r>
      <w:r w:rsidR="00C131AE" w:rsidRPr="18618C85">
        <w:rPr>
          <w:lang w:val="en-GB"/>
        </w:rPr>
        <w:t xml:space="preserve"> an XML Schema, Feature or Portrayal Catalogue and therefore</w:t>
      </w:r>
      <w:r w:rsidR="009D629F" w:rsidRPr="18618C85">
        <w:rPr>
          <w:lang w:val="en-GB"/>
        </w:rPr>
        <w:t xml:space="preserve"> this clause</w:t>
      </w:r>
      <w:r w:rsidR="00C131AE" w:rsidRPr="18618C85">
        <w:rPr>
          <w:lang w:val="en-GB"/>
        </w:rPr>
        <w:t xml:space="preserve"> does not address the question of changes to such derived artefacts.</w:t>
      </w:r>
    </w:p>
    <w:p w14:paraId="5287E8A0" w14:textId="2D627C0E" w:rsidR="00C916B0" w:rsidRPr="00CF30EA" w:rsidRDefault="00C916B0" w:rsidP="00423EF0">
      <w:pPr>
        <w:pStyle w:val="berschrift4"/>
        <w:tabs>
          <w:tab w:val="clear" w:pos="900"/>
          <w:tab w:val="clear" w:pos="1140"/>
          <w:tab w:val="clear" w:pos="1360"/>
          <w:tab w:val="left" w:pos="993"/>
        </w:tabs>
        <w:ind w:left="992" w:hanging="992"/>
      </w:pPr>
      <w:r>
        <w:lastRenderedPageBreak/>
        <w:t>New Edition</w:t>
      </w:r>
    </w:p>
    <w:p w14:paraId="740DC030" w14:textId="591C2D2C" w:rsidR="00EC0C05" w:rsidRDefault="00EC0C05" w:rsidP="5F0F9801">
      <w:pPr>
        <w:spacing w:after="120" w:line="240" w:lineRule="auto"/>
        <w:rPr>
          <w:lang w:val="en-GB"/>
        </w:rPr>
      </w:pPr>
      <w:r w:rsidRPr="5F0F9801">
        <w:rPr>
          <w:i/>
          <w:iCs/>
          <w:lang w:val="en-GB"/>
        </w:rPr>
        <w:t>New Editions</w:t>
      </w:r>
      <w:r w:rsidRPr="5F0F9801">
        <w:rPr>
          <w:lang w:val="en-GB"/>
        </w:rPr>
        <w:t xml:space="preserve"> of S-1</w:t>
      </w:r>
      <w:r w:rsidR="00113EC1" w:rsidRPr="5F0F9801">
        <w:rPr>
          <w:lang w:val="en-GB"/>
        </w:rPr>
        <w:t>58</w:t>
      </w:r>
      <w:r w:rsidR="000F4686" w:rsidRPr="5F0F9801">
        <w:rPr>
          <w:lang w:val="en-GB"/>
        </w:rPr>
        <w:t>:</w:t>
      </w:r>
      <w:r w:rsidR="00F4326B" w:rsidRPr="5F0F9801">
        <w:rPr>
          <w:lang w:val="en-GB"/>
        </w:rPr>
        <w:t>102</w:t>
      </w:r>
      <w:r w:rsidRPr="5F0F9801">
        <w:rPr>
          <w:lang w:val="en-GB"/>
        </w:rPr>
        <w:t xml:space="preserve"> introduce significant changes.</w:t>
      </w:r>
    </w:p>
    <w:p w14:paraId="1738B38B" w14:textId="7CEBD347" w:rsidR="7CCA7975" w:rsidRDefault="7CCA7975" w:rsidP="5F0F9801">
      <w:pPr>
        <w:spacing w:after="120" w:line="240" w:lineRule="auto"/>
        <w:rPr>
          <w:lang w:val="en-GB"/>
        </w:rPr>
      </w:pPr>
      <w:r w:rsidRPr="5F0F9801">
        <w:rPr>
          <w:lang w:val="en-GB"/>
        </w:rPr>
        <w:t xml:space="preserve">The term “New Edition” </w:t>
      </w:r>
      <w:r w:rsidR="170372A3" w:rsidRPr="5F0F9801">
        <w:rPr>
          <w:lang w:val="en-GB"/>
        </w:rPr>
        <w:t>conforms to the definition in</w:t>
      </w:r>
      <w:r w:rsidRPr="5F0F9801">
        <w:rPr>
          <w:lang w:val="en-GB"/>
        </w:rPr>
        <w:t xml:space="preserve"> S-158 </w:t>
      </w:r>
      <w:r w:rsidR="0D3ACF58" w:rsidRPr="5F0F9801">
        <w:rPr>
          <w:lang w:val="en-GB"/>
        </w:rPr>
        <w:t>clause</w:t>
      </w:r>
      <w:r w:rsidRPr="5F0F9801">
        <w:rPr>
          <w:lang w:val="en-GB"/>
        </w:rPr>
        <w:t xml:space="preserve"> 1.6.2.2.</w:t>
      </w:r>
    </w:p>
    <w:p w14:paraId="342C0F0B" w14:textId="5AE9861E" w:rsidR="00C916B0" w:rsidRPr="00CF30EA" w:rsidRDefault="00AB1767" w:rsidP="00423EF0">
      <w:pPr>
        <w:pStyle w:val="berschrift4"/>
        <w:tabs>
          <w:tab w:val="clear" w:pos="900"/>
          <w:tab w:val="clear" w:pos="1140"/>
          <w:tab w:val="clear" w:pos="1360"/>
          <w:tab w:val="left" w:pos="993"/>
        </w:tabs>
        <w:ind w:left="992" w:hanging="992"/>
      </w:pPr>
      <w:r>
        <w:t>Revision</w:t>
      </w:r>
    </w:p>
    <w:p w14:paraId="7E84BEBA" w14:textId="7AF0678F" w:rsidR="00EC0C05" w:rsidRPr="00CF30EA" w:rsidRDefault="00EC0C05" w:rsidP="5F0F9801">
      <w:pPr>
        <w:spacing w:after="120" w:line="240" w:lineRule="auto"/>
        <w:rPr>
          <w:lang w:val="en-GB"/>
        </w:rPr>
      </w:pPr>
      <w:r w:rsidRPr="5F0F9801">
        <w:rPr>
          <w:i/>
          <w:iCs/>
          <w:lang w:val="en-GB"/>
        </w:rPr>
        <w:t>Revisions</w:t>
      </w:r>
      <w:r w:rsidRPr="00CF30EA">
        <w:rPr>
          <w:lang w:val="en-GB"/>
        </w:rPr>
        <w:t xml:space="preserve"> are defined as substantive semantic changes to S-1</w:t>
      </w:r>
      <w:r w:rsidR="00113EC1">
        <w:rPr>
          <w:lang w:val="en-GB"/>
        </w:rPr>
        <w:t>58</w:t>
      </w:r>
      <w:r w:rsidR="00AE0E65">
        <w:rPr>
          <w:lang w:val="en-GB"/>
        </w:rPr>
        <w:t>:</w:t>
      </w:r>
      <w:r w:rsidR="00F4326B">
        <w:rPr>
          <w:lang w:val="en-GB"/>
        </w:rPr>
        <w:t>102</w:t>
      </w:r>
      <w:r w:rsidRPr="00CF30EA">
        <w:rPr>
          <w:lang w:val="en-GB"/>
        </w:rPr>
        <w:t xml:space="preserve">. </w:t>
      </w:r>
    </w:p>
    <w:p w14:paraId="69D9B03E" w14:textId="64423836" w:rsidR="00EC0C05" w:rsidRPr="00CF30EA" w:rsidRDefault="77C0C7F5" w:rsidP="5F0F9801">
      <w:pPr>
        <w:spacing w:after="120" w:line="240" w:lineRule="auto"/>
        <w:rPr>
          <w:lang w:val="en-GB"/>
        </w:rPr>
      </w:pPr>
      <w:r w:rsidRPr="5F0F9801">
        <w:rPr>
          <w:lang w:val="en-GB"/>
        </w:rPr>
        <w:t xml:space="preserve">The term “Revision” </w:t>
      </w:r>
      <w:r w:rsidR="3DD3455E" w:rsidRPr="5F0F9801">
        <w:rPr>
          <w:lang w:val="en-GB"/>
        </w:rPr>
        <w:t>conforms to the definition in</w:t>
      </w:r>
      <w:r w:rsidRPr="5F0F9801">
        <w:rPr>
          <w:lang w:val="en-GB"/>
        </w:rPr>
        <w:t xml:space="preserve"> S-158 </w:t>
      </w:r>
      <w:r w:rsidR="140B6EBD" w:rsidRPr="5F0F9801">
        <w:rPr>
          <w:lang w:val="en-GB"/>
        </w:rPr>
        <w:t>clause</w:t>
      </w:r>
      <w:r w:rsidRPr="5F0F9801">
        <w:rPr>
          <w:lang w:val="en-GB"/>
        </w:rPr>
        <w:t xml:space="preserve"> 1.6.2.3.</w:t>
      </w:r>
      <w:r w:rsidR="00382962" w:rsidRPr="00CF30EA">
        <w:rPr>
          <w:lang w:val="en-GB"/>
        </w:rPr>
        <w:noBreakHyphen/>
      </w:r>
    </w:p>
    <w:p w14:paraId="04F53B83" w14:textId="49324E79" w:rsidR="00C916B0" w:rsidRPr="00CF30EA" w:rsidRDefault="00C916B0" w:rsidP="00423EF0">
      <w:pPr>
        <w:pStyle w:val="berschrift4"/>
        <w:tabs>
          <w:tab w:val="clear" w:pos="900"/>
          <w:tab w:val="clear" w:pos="1140"/>
          <w:tab w:val="clear" w:pos="1360"/>
          <w:tab w:val="left" w:pos="993"/>
        </w:tabs>
        <w:ind w:left="992" w:hanging="992"/>
      </w:pPr>
      <w:r w:rsidRPr="00CF30EA">
        <w:t>Clarificat</w:t>
      </w:r>
      <w:r w:rsidR="00AB1767">
        <w:t>ion</w:t>
      </w:r>
    </w:p>
    <w:p w14:paraId="58F0E0B3" w14:textId="259018C1" w:rsidR="00840BC2" w:rsidRPr="00CF30EA" w:rsidRDefault="00A6513D" w:rsidP="5F0F9801">
      <w:pPr>
        <w:spacing w:after="120" w:line="240" w:lineRule="auto"/>
        <w:rPr>
          <w:lang w:val="en-GB"/>
        </w:rPr>
      </w:pPr>
      <w:r w:rsidRPr="5F0F9801">
        <w:rPr>
          <w:i/>
          <w:iCs/>
          <w:lang w:val="en-GB"/>
        </w:rPr>
        <w:t>Clarifications</w:t>
      </w:r>
      <w:r w:rsidRPr="5F0F9801">
        <w:rPr>
          <w:lang w:val="en-GB"/>
        </w:rPr>
        <w:t xml:space="preserve"> are changes to S-1</w:t>
      </w:r>
      <w:r w:rsidR="00835384" w:rsidRPr="5F0F9801">
        <w:rPr>
          <w:lang w:val="en-GB"/>
        </w:rPr>
        <w:t>58</w:t>
      </w:r>
      <w:r w:rsidR="005B4AFE" w:rsidRPr="5F0F9801">
        <w:rPr>
          <w:lang w:val="en-GB"/>
        </w:rPr>
        <w:t>:</w:t>
      </w:r>
      <w:r w:rsidR="00F4326B" w:rsidRPr="5F0F9801">
        <w:rPr>
          <w:lang w:val="en-GB"/>
        </w:rPr>
        <w:t>102</w:t>
      </w:r>
      <w:r w:rsidR="00840BC2" w:rsidRPr="5F0F9801">
        <w:rPr>
          <w:lang w:val="en-GB"/>
        </w:rPr>
        <w:t xml:space="preserve"> arising from non-substantive reasons or</w:t>
      </w:r>
      <w:r w:rsidRPr="5F0F9801">
        <w:rPr>
          <w:lang w:val="en-GB"/>
        </w:rPr>
        <w:t xml:space="preserve"> </w:t>
      </w:r>
      <w:r w:rsidR="00840BC2" w:rsidRPr="5F0F9801">
        <w:rPr>
          <w:lang w:val="en-GB"/>
        </w:rPr>
        <w:t xml:space="preserve">from introduction of a new edition or revision of </w:t>
      </w:r>
      <w:r w:rsidR="00757F2D" w:rsidRPr="5F0F9801">
        <w:rPr>
          <w:lang w:val="en-GB"/>
        </w:rPr>
        <w:t>S-</w:t>
      </w:r>
      <w:r w:rsidR="00F4326B" w:rsidRPr="5F0F9801">
        <w:rPr>
          <w:lang w:val="en-GB"/>
        </w:rPr>
        <w:t>102</w:t>
      </w:r>
      <w:r w:rsidR="00840BC2" w:rsidRPr="5F0F9801">
        <w:rPr>
          <w:lang w:val="en-GB"/>
        </w:rPr>
        <w:t>.</w:t>
      </w:r>
    </w:p>
    <w:p w14:paraId="6920D6FF" w14:textId="228CAE8F" w:rsidR="00840BC2" w:rsidRPr="00CF30EA" w:rsidRDefault="1B5E57BA" w:rsidP="5F0F9801">
      <w:pPr>
        <w:spacing w:after="120" w:line="240" w:lineRule="auto"/>
        <w:rPr>
          <w:lang w:val="en-GB"/>
        </w:rPr>
      </w:pPr>
      <w:r w:rsidRPr="5F0F9801">
        <w:rPr>
          <w:lang w:val="en-GB"/>
        </w:rPr>
        <w:t xml:space="preserve">The term “Clarification” </w:t>
      </w:r>
      <w:r w:rsidR="0994D5AD" w:rsidRPr="5F0F9801">
        <w:rPr>
          <w:lang w:val="en-GB"/>
        </w:rPr>
        <w:t>conforms to the definition in</w:t>
      </w:r>
      <w:r w:rsidRPr="5F0F9801">
        <w:rPr>
          <w:lang w:val="en-GB"/>
        </w:rPr>
        <w:t xml:space="preserve"> S-158 </w:t>
      </w:r>
      <w:r w:rsidR="40171F85" w:rsidRPr="5F0F9801">
        <w:rPr>
          <w:lang w:val="en-GB"/>
        </w:rPr>
        <w:t>clause</w:t>
      </w:r>
      <w:r w:rsidRPr="5F0F9801">
        <w:rPr>
          <w:lang w:val="en-GB"/>
        </w:rPr>
        <w:t xml:space="preserve"> 1.6.2.4.</w:t>
      </w:r>
    </w:p>
    <w:p w14:paraId="4FD20258" w14:textId="55051F66" w:rsidR="00F7399D" w:rsidRPr="00CF30EA" w:rsidRDefault="00F7399D" w:rsidP="00AB1767">
      <w:pPr>
        <w:pStyle w:val="berschrift4"/>
        <w:tabs>
          <w:tab w:val="clear" w:pos="900"/>
          <w:tab w:val="clear" w:pos="1140"/>
          <w:tab w:val="clear" w:pos="1360"/>
          <w:tab w:val="left" w:pos="993"/>
        </w:tabs>
        <w:ind w:left="992" w:hanging="992"/>
      </w:pPr>
      <w:r w:rsidRPr="00CF30EA">
        <w:t>Version numbers</w:t>
      </w:r>
    </w:p>
    <w:p w14:paraId="31200355" w14:textId="773F4522"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to S-1</w:t>
      </w:r>
      <w:r w:rsidR="00835384">
        <w:rPr>
          <w:lang w:val="en-GB"/>
        </w:rPr>
        <w:t>58</w:t>
      </w:r>
      <w:r w:rsidR="008F2DB7">
        <w:rPr>
          <w:lang w:val="en-GB"/>
        </w:rPr>
        <w:t>:</w:t>
      </w:r>
      <w:r w:rsidR="00F4326B">
        <w:rPr>
          <w:lang w:val="en-GB"/>
        </w:rPr>
        <w:t>102</w:t>
      </w:r>
      <w:r w:rsidRPr="00CF30EA">
        <w:rPr>
          <w:lang w:val="en-GB"/>
        </w:rPr>
        <w:t xml:space="preserve">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16B11EEE" w14:textId="4C8AD9F2" w:rsidR="009D0122" w:rsidRPr="001E1971" w:rsidRDefault="008F5A40" w:rsidP="00AB1767">
      <w:pPr>
        <w:spacing w:after="120" w:line="240" w:lineRule="auto"/>
        <w:rPr>
          <w:b/>
          <w:lang w:val="en-GB"/>
        </w:rPr>
      </w:pPr>
      <w:r w:rsidRPr="00CF30EA">
        <w:rPr>
          <w:lang w:val="en-GB"/>
        </w:rPr>
        <w:t xml:space="preserve">Clarifications denoted as </w:t>
      </w:r>
      <w:proofErr w:type="spellStart"/>
      <w:r w:rsidRPr="00CF30EA">
        <w:rPr>
          <w:lang w:val="en-GB"/>
        </w:rPr>
        <w:t>n.n.</w:t>
      </w:r>
      <w:r w:rsidRPr="00CF30EA">
        <w:rPr>
          <w:b/>
          <w:sz w:val="28"/>
          <w:szCs w:val="28"/>
          <w:lang w:val="en-GB"/>
        </w:rPr>
        <w:t>n</w:t>
      </w:r>
      <w:proofErr w:type="spellEnd"/>
    </w:p>
    <w:p w14:paraId="141E9966" w14:textId="5F01F6F1" w:rsidR="00861E96" w:rsidRDefault="00861E96" w:rsidP="00611211">
      <w:pPr>
        <w:pStyle w:val="berschrift1"/>
        <w:rPr>
          <w:lang w:val="en-GB"/>
        </w:rPr>
      </w:pPr>
      <w:bookmarkStart w:id="53" w:name="_Toc1905011679"/>
      <w:bookmarkStart w:id="54" w:name="_Toc1750167193"/>
      <w:r w:rsidRPr="2D8F900D">
        <w:rPr>
          <w:lang w:val="en-GB"/>
        </w:rPr>
        <w:t>Check Structure</w:t>
      </w:r>
      <w:bookmarkEnd w:id="53"/>
      <w:bookmarkEnd w:id="54"/>
    </w:p>
    <w:p w14:paraId="0296BAF2" w14:textId="6F8D193B" w:rsidR="00E735DA" w:rsidRDefault="00964AB6" w:rsidP="003E0544">
      <w:pPr>
        <w:tabs>
          <w:tab w:val="left" w:pos="1701"/>
        </w:tabs>
        <w:spacing w:after="120" w:line="240" w:lineRule="auto"/>
        <w:rPr>
          <w:lang w:val="en-GB"/>
        </w:rPr>
      </w:pPr>
      <w:r>
        <w:rPr>
          <w:lang w:val="en-GB"/>
        </w:rPr>
        <w:t>Check structure in S-158:</w:t>
      </w:r>
      <w:r w:rsidR="00F4326B">
        <w:rPr>
          <w:lang w:val="en-GB"/>
        </w:rPr>
        <w:t>102</w:t>
      </w:r>
      <w:r>
        <w:rPr>
          <w:lang w:val="en-GB"/>
        </w:rPr>
        <w:t xml:space="preserve"> includes the fields specified in S-158</w:t>
      </w:r>
      <w:r w:rsidR="0010055A">
        <w:rPr>
          <w:lang w:val="en-GB"/>
        </w:rPr>
        <w:t xml:space="preserve"> </w:t>
      </w:r>
      <w:r w:rsidR="00A15C47">
        <w:rPr>
          <w:lang w:val="en-GB"/>
        </w:rPr>
        <w:t>plus</w:t>
      </w:r>
      <w:r w:rsidR="0010055A">
        <w:rPr>
          <w:lang w:val="en-GB"/>
        </w:rPr>
        <w:t xml:space="preserve"> the additional fields</w:t>
      </w:r>
      <w:r w:rsidR="00A15C47">
        <w:rPr>
          <w:lang w:val="en-GB"/>
        </w:rPr>
        <w:t xml:space="preserve"> specified in </w:t>
      </w:r>
      <w:r w:rsidR="00A15C47">
        <w:rPr>
          <w:lang w:val="en-GB"/>
        </w:rPr>
        <w:fldChar w:fldCharType="begin"/>
      </w:r>
      <w:r w:rsidR="00A15C47">
        <w:rPr>
          <w:lang w:val="en-GB"/>
        </w:rPr>
        <w:instrText xml:space="preserve"> REF _Ref179907861 \h </w:instrText>
      </w:r>
      <w:r w:rsidR="00A15C47">
        <w:rPr>
          <w:lang w:val="en-GB"/>
        </w:rPr>
      </w:r>
      <w:r w:rsidR="00A15C47">
        <w:rPr>
          <w:lang w:val="en-GB"/>
        </w:rPr>
        <w:fldChar w:fldCharType="separate"/>
      </w:r>
      <w:r w:rsidR="00A15C47">
        <w:t xml:space="preserve">Table </w:t>
      </w:r>
      <w:r w:rsidR="00A15C47">
        <w:rPr>
          <w:noProof/>
        </w:rPr>
        <w:t>2</w:t>
      </w:r>
      <w:r w:rsidR="00A15C47">
        <w:t>-</w:t>
      </w:r>
      <w:r w:rsidR="00A15C47">
        <w:rPr>
          <w:noProof/>
        </w:rPr>
        <w:t>1</w:t>
      </w:r>
      <w:r w:rsidR="00A15C47">
        <w:rPr>
          <w:lang w:val="en-GB"/>
        </w:rPr>
        <w:fldChar w:fldCharType="end"/>
      </w:r>
      <w:r w:rsidR="00A15C47">
        <w:rPr>
          <w:lang w:val="en-GB"/>
        </w:rPr>
        <w:t>.</w:t>
      </w:r>
    </w:p>
    <w:p w14:paraId="5FA79E29" w14:textId="220E0EF5" w:rsidR="00A15C47" w:rsidRDefault="00A15C47" w:rsidP="00D80E53">
      <w:pPr>
        <w:pStyle w:val="Beschriftung"/>
        <w:keepNext/>
      </w:pPr>
      <w:bookmarkStart w:id="55" w:name="_Ref179907861"/>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1</w:t>
      </w:r>
      <w:r>
        <w:fldChar w:fldCharType="end"/>
      </w:r>
      <w:bookmarkEnd w:id="55"/>
      <w:r>
        <w:t xml:space="preserve"> - Extensions to check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2205"/>
        <w:gridCol w:w="6811"/>
      </w:tblGrid>
      <w:tr w:rsidR="00617ECB" w:rsidRPr="0089778F" w14:paraId="017C545F" w14:textId="77777777" w:rsidTr="2F40840B">
        <w:trPr>
          <w:cantSplit/>
          <w:tblHeader/>
        </w:trPr>
        <w:tc>
          <w:tcPr>
            <w:tcW w:w="1223" w:type="pct"/>
            <w:shd w:val="clear" w:color="auto" w:fill="D9D9D9" w:themeFill="background1" w:themeFillShade="D9"/>
          </w:tcPr>
          <w:p w14:paraId="3348BD62" w14:textId="77777777" w:rsidR="00617ECB" w:rsidRPr="0089778F" w:rsidRDefault="00617ECB" w:rsidP="00AC4051">
            <w:pPr>
              <w:tabs>
                <w:tab w:val="left" w:pos="1701"/>
              </w:tabs>
              <w:spacing w:after="120" w:line="240" w:lineRule="auto"/>
              <w:rPr>
                <w:b/>
                <w:bCs/>
              </w:rPr>
            </w:pPr>
            <w:r w:rsidRPr="0089778F">
              <w:rPr>
                <w:b/>
                <w:bCs/>
              </w:rPr>
              <w:t>Column</w:t>
            </w:r>
            <w:r>
              <w:rPr>
                <w:b/>
                <w:bCs/>
              </w:rPr>
              <w:t xml:space="preserve"> Name</w:t>
            </w:r>
          </w:p>
        </w:tc>
        <w:tc>
          <w:tcPr>
            <w:tcW w:w="3777" w:type="pct"/>
            <w:shd w:val="clear" w:color="auto" w:fill="D9D9D9" w:themeFill="background1" w:themeFillShade="D9"/>
          </w:tcPr>
          <w:p w14:paraId="08961A51" w14:textId="77777777" w:rsidR="00617ECB" w:rsidRPr="0089778F" w:rsidRDefault="00617ECB" w:rsidP="00AC4051">
            <w:pPr>
              <w:tabs>
                <w:tab w:val="left" w:pos="1701"/>
              </w:tabs>
              <w:spacing w:after="120" w:line="240" w:lineRule="auto"/>
              <w:rPr>
                <w:b/>
                <w:bCs/>
              </w:rPr>
            </w:pPr>
            <w:r w:rsidRPr="0089778F">
              <w:rPr>
                <w:b/>
                <w:bCs/>
              </w:rPr>
              <w:t>Description</w:t>
            </w:r>
          </w:p>
        </w:tc>
      </w:tr>
      <w:tr w:rsidR="00617ECB" w:rsidRPr="0089778F" w14:paraId="085AB7E5" w14:textId="77777777" w:rsidTr="2F40840B">
        <w:trPr>
          <w:cantSplit/>
        </w:trPr>
        <w:tc>
          <w:tcPr>
            <w:tcW w:w="1223" w:type="pct"/>
          </w:tcPr>
          <w:p w14:paraId="19BD63CE" w14:textId="487739D6" w:rsidR="00617ECB" w:rsidRPr="0089778F" w:rsidRDefault="00863F64" w:rsidP="00AC4051">
            <w:pPr>
              <w:tabs>
                <w:tab w:val="left" w:pos="1701"/>
              </w:tabs>
              <w:spacing w:after="120" w:line="240" w:lineRule="auto"/>
            </w:pPr>
            <w:r>
              <w:t>Prerequisites</w:t>
            </w:r>
          </w:p>
        </w:tc>
        <w:tc>
          <w:tcPr>
            <w:tcW w:w="3777" w:type="pct"/>
          </w:tcPr>
          <w:p w14:paraId="1707FA11" w14:textId="2B49BB8D" w:rsidR="00863F64" w:rsidRDefault="00863F64" w:rsidP="00863F64">
            <w:pPr>
              <w:tabs>
                <w:tab w:val="left" w:pos="1701"/>
              </w:tabs>
              <w:spacing w:after="120" w:line="240" w:lineRule="auto"/>
            </w:pPr>
            <w:r>
              <w:t>Checks which must succeed (check condition evaluates to FALSE) before this check can be executed.</w:t>
            </w:r>
            <w:r w:rsidR="00B73413">
              <w:t xml:space="preserve"> </w:t>
            </w:r>
          </w:p>
          <w:p w14:paraId="59901AA3" w14:textId="28110B0F" w:rsidR="00617ECB" w:rsidRPr="0089778F" w:rsidRDefault="00863F64" w:rsidP="00863F64">
            <w:pPr>
              <w:tabs>
                <w:tab w:val="left" w:pos="1701"/>
              </w:tabs>
              <w:spacing w:after="120" w:line="240" w:lineRule="auto"/>
            </w:pPr>
            <w:r>
              <w:t>Trivial prerequisites are omitted from this column (such as requiring the presence of an attribute before using it in a condition).</w:t>
            </w:r>
          </w:p>
        </w:tc>
      </w:tr>
      <w:tr w:rsidR="00863F64" w:rsidRPr="0089778F" w14:paraId="5CDD9C97" w14:textId="77777777" w:rsidTr="2F40840B">
        <w:trPr>
          <w:cantSplit/>
        </w:trPr>
        <w:tc>
          <w:tcPr>
            <w:tcW w:w="1223" w:type="pct"/>
          </w:tcPr>
          <w:p w14:paraId="5A67ECA6" w14:textId="27BD876E" w:rsidR="00863F64" w:rsidRDefault="00863F64" w:rsidP="00AC4051">
            <w:pPr>
              <w:tabs>
                <w:tab w:val="left" w:pos="1701"/>
              </w:tabs>
              <w:spacing w:after="120" w:line="240" w:lineRule="auto"/>
            </w:pPr>
            <w:r>
              <w:t>Terminate if failure</w:t>
            </w:r>
          </w:p>
        </w:tc>
        <w:tc>
          <w:tcPr>
            <w:tcW w:w="3777" w:type="pct"/>
          </w:tcPr>
          <w:p w14:paraId="7CA6CF63" w14:textId="35CD723C" w:rsidR="00863F64" w:rsidRDefault="688B77C5" w:rsidP="00863F64">
            <w:pPr>
              <w:tabs>
                <w:tab w:val="left" w:pos="1701"/>
              </w:tabs>
              <w:spacing w:after="120" w:line="240" w:lineRule="auto"/>
            </w:pPr>
            <w:r>
              <w:t>Whether failure of the check (the check condition evaluates to TRUE) will force termination of check processing before all validation checks can be executed.</w:t>
            </w:r>
            <w:r w:rsidR="00D9751F">
              <w:t xml:space="preserve"> Valid values are TRUE</w:t>
            </w:r>
            <w:r w:rsidR="39349978">
              <w:t xml:space="preserve"> and</w:t>
            </w:r>
            <w:r w:rsidR="00D9751F">
              <w:t xml:space="preserve"> FALSE</w:t>
            </w:r>
            <w:r w:rsidR="39349978">
              <w:t>. The d</w:t>
            </w:r>
            <w:r w:rsidR="7509DBF7">
              <w:t>efault</w:t>
            </w:r>
            <w:r w:rsidR="39349978">
              <w:t xml:space="preserve"> is FALSE</w:t>
            </w:r>
            <w:r w:rsidR="00D9751F">
              <w:t>.</w:t>
            </w:r>
          </w:p>
          <w:p w14:paraId="06F6F410" w14:textId="25A43E6A" w:rsidR="00863F64" w:rsidRDefault="00B73413" w:rsidP="00863F64">
            <w:pPr>
              <w:tabs>
                <w:tab w:val="left" w:pos="1701"/>
              </w:tabs>
              <w:spacing w:after="120" w:line="240" w:lineRule="auto"/>
            </w:pPr>
            <w:r>
              <w:t>T</w:t>
            </w:r>
            <w:r w:rsidR="00863F64">
              <w:t xml:space="preserve">he </w:t>
            </w:r>
            <w:r>
              <w:t xml:space="preserve">HDF5 format is hierarchical and the </w:t>
            </w:r>
            <w:r w:rsidR="00160787">
              <w:t xml:space="preserve">validity or even the </w:t>
            </w:r>
            <w:r>
              <w:t xml:space="preserve">existence of </w:t>
            </w:r>
            <w:r w:rsidR="00160787">
              <w:t>certain</w:t>
            </w:r>
            <w:r>
              <w:t xml:space="preserve"> </w:t>
            </w:r>
            <w:r w:rsidR="00160787">
              <w:t>parts of the dataset</w:t>
            </w:r>
            <w:r>
              <w:t xml:space="preserve"> depend</w:t>
            </w:r>
            <w:r w:rsidR="00B737D6">
              <w:t>s</w:t>
            </w:r>
            <w:r>
              <w:t xml:space="preserve"> on structure or </w:t>
            </w:r>
            <w:r w:rsidR="00B737D6">
              <w:t>content</w:t>
            </w:r>
            <w:r>
              <w:t xml:space="preserve"> </w:t>
            </w:r>
            <w:r w:rsidR="00160787">
              <w:t>required to be provided</w:t>
            </w:r>
            <w:r>
              <w:t xml:space="preserve"> in the dataset</w:t>
            </w:r>
            <w:r w:rsidR="00160787">
              <w:t>.</w:t>
            </w:r>
            <w:r>
              <w:t xml:space="preserve"> </w:t>
            </w:r>
            <w:r w:rsidR="00160787">
              <w:t xml:space="preserve">Validation checks </w:t>
            </w:r>
            <w:r w:rsidR="00B737D6">
              <w:t xml:space="preserve">for such fundamental structure or content have this field set to TRUE so that subsequent checks which </w:t>
            </w:r>
            <w:r w:rsidR="00207BCC">
              <w:t>depend on</w:t>
            </w:r>
            <w:r w:rsidR="00B737D6">
              <w:t xml:space="preserve"> that structure or content are not unnecessarily </w:t>
            </w:r>
            <w:r w:rsidR="00207BCC">
              <w:t>attempted if the fundamental structure or content fails its own validation check.</w:t>
            </w:r>
          </w:p>
          <w:p w14:paraId="5FEE87D3" w14:textId="2EB4EE88" w:rsidR="00207BCC" w:rsidRDefault="00207BCC" w:rsidP="00863F64">
            <w:pPr>
              <w:tabs>
                <w:tab w:val="left" w:pos="1701"/>
              </w:tabs>
              <w:spacing w:after="120" w:line="240" w:lineRule="auto"/>
            </w:pPr>
            <w:r>
              <w:t xml:space="preserve">For example, checks on </w:t>
            </w:r>
            <w:r w:rsidR="00D83C29">
              <w:t>groups which</w:t>
            </w:r>
            <w:r>
              <w:t xml:space="preserve"> </w:t>
            </w:r>
            <w:r w:rsidR="00D83C29">
              <w:t>are</w:t>
            </w:r>
            <w:r>
              <w:t xml:space="preserve"> members of a</w:t>
            </w:r>
            <w:r w:rsidR="00D83C29">
              <w:t>nother</w:t>
            </w:r>
            <w:r>
              <w:t xml:space="preserve"> group are not attempted if the </w:t>
            </w:r>
            <w:r w:rsidR="00D83C29">
              <w:t>container</w:t>
            </w:r>
            <w:r>
              <w:t xml:space="preserve"> group is missing.</w:t>
            </w:r>
          </w:p>
        </w:tc>
      </w:tr>
    </w:tbl>
    <w:p w14:paraId="74EBBB86" w14:textId="77777777" w:rsidR="0010055A" w:rsidRDefault="0010055A" w:rsidP="003E0544">
      <w:pPr>
        <w:tabs>
          <w:tab w:val="left" w:pos="1701"/>
        </w:tabs>
        <w:spacing w:after="120" w:line="240" w:lineRule="auto"/>
        <w:rPr>
          <w:lang w:val="en-GB"/>
        </w:rPr>
      </w:pPr>
    </w:p>
    <w:p w14:paraId="2493CDAA" w14:textId="76F8AED1" w:rsidR="00A15C47" w:rsidRDefault="00A15C47" w:rsidP="003E0544">
      <w:pPr>
        <w:tabs>
          <w:tab w:val="left" w:pos="1701"/>
        </w:tabs>
        <w:spacing w:after="120" w:line="240" w:lineRule="auto"/>
        <w:rPr>
          <w:lang w:val="en-GB"/>
        </w:rPr>
      </w:pPr>
      <w:r>
        <w:rPr>
          <w:lang w:val="en-GB"/>
        </w:rPr>
        <w:t xml:space="preserve">Termination of check processing need not be </w:t>
      </w:r>
      <w:r w:rsidR="214F7C32">
        <w:rPr>
          <w:lang w:val="en-GB"/>
        </w:rPr>
        <w:t>immediate but</w:t>
      </w:r>
      <w:r>
        <w:rPr>
          <w:lang w:val="en-GB"/>
        </w:rPr>
        <w:t xml:space="preserve"> is recommended at the end of the validation phase during which the failure occurs. Validation phases are explained in clause </w:t>
      </w:r>
      <w:r>
        <w:rPr>
          <w:lang w:val="en-GB"/>
        </w:rPr>
        <w:fldChar w:fldCharType="begin"/>
      </w:r>
      <w:r>
        <w:rPr>
          <w:lang w:val="en-GB"/>
        </w:rPr>
        <w:instrText xml:space="preserve"> REF _Ref179908070 \r \h </w:instrText>
      </w:r>
      <w:r>
        <w:rPr>
          <w:lang w:val="en-GB"/>
        </w:rPr>
      </w:r>
      <w:r>
        <w:rPr>
          <w:lang w:val="en-GB"/>
        </w:rPr>
        <w:fldChar w:fldCharType="separate"/>
      </w:r>
      <w:r>
        <w:rPr>
          <w:lang w:val="en-GB"/>
        </w:rPr>
        <w:t>4</w:t>
      </w:r>
      <w:r>
        <w:rPr>
          <w:lang w:val="en-GB"/>
        </w:rPr>
        <w:fldChar w:fldCharType="end"/>
      </w:r>
      <w:r w:rsidR="00D9751F">
        <w:rPr>
          <w:lang w:val="en-GB"/>
        </w:rPr>
        <w:t>.</w:t>
      </w:r>
    </w:p>
    <w:p w14:paraId="3FA1E055" w14:textId="77777777" w:rsidR="00A15C47" w:rsidRDefault="00A15C47" w:rsidP="003E0544">
      <w:pPr>
        <w:tabs>
          <w:tab w:val="left" w:pos="1701"/>
        </w:tabs>
        <w:spacing w:after="120" w:line="240" w:lineRule="auto"/>
        <w:rPr>
          <w:lang w:val="en-GB"/>
        </w:rPr>
      </w:pPr>
    </w:p>
    <w:p w14:paraId="0444892B" w14:textId="1716C14A" w:rsidR="00B14B0E" w:rsidRDefault="00B14B0E" w:rsidP="00611211">
      <w:pPr>
        <w:pStyle w:val="berschrift1"/>
        <w:rPr>
          <w:lang w:val="en-GB"/>
        </w:rPr>
      </w:pPr>
      <w:bookmarkStart w:id="56" w:name="_Ref172572327"/>
      <w:bookmarkStart w:id="57" w:name="_Toc398352528"/>
      <w:bookmarkStart w:id="58" w:name="_Toc1318209698"/>
      <w:r w:rsidRPr="2D8F900D">
        <w:rPr>
          <w:lang w:val="en-GB"/>
        </w:rPr>
        <w:lastRenderedPageBreak/>
        <w:t>Check Syntax</w:t>
      </w:r>
      <w:bookmarkEnd w:id="56"/>
      <w:bookmarkEnd w:id="57"/>
      <w:bookmarkEnd w:id="58"/>
    </w:p>
    <w:p w14:paraId="31FF688C" w14:textId="7BCAEA3E" w:rsidR="00385249" w:rsidRDefault="00D76F20" w:rsidP="00B14B0E">
      <w:pPr>
        <w:rPr>
          <w:lang w:val="en-GB"/>
        </w:rPr>
      </w:pPr>
      <w:r>
        <w:rPr>
          <w:lang w:val="en-GB"/>
        </w:rPr>
        <w:t>The check syntax conforms to the syntax and operators for product-specific checks described in S-158 clause 4.2.</w:t>
      </w:r>
    </w:p>
    <w:p w14:paraId="04FDC99E" w14:textId="116E6CA7" w:rsidR="00861E96" w:rsidRDefault="00D76F20" w:rsidP="00611211">
      <w:pPr>
        <w:pStyle w:val="berschrift1"/>
        <w:rPr>
          <w:lang w:val="en-GB"/>
        </w:rPr>
      </w:pPr>
      <w:bookmarkStart w:id="59" w:name="_Ref179908070"/>
      <w:bookmarkStart w:id="60" w:name="_Toc975124678"/>
      <w:bookmarkStart w:id="61" w:name="_Toc518120229"/>
      <w:r w:rsidRPr="2D8F900D">
        <w:rPr>
          <w:lang w:val="en-GB"/>
        </w:rPr>
        <w:t>Organisation</w:t>
      </w:r>
      <w:bookmarkEnd w:id="59"/>
      <w:bookmarkEnd w:id="60"/>
      <w:bookmarkEnd w:id="61"/>
    </w:p>
    <w:p w14:paraId="76A667AF" w14:textId="0AEF3A4D" w:rsidR="002C7023" w:rsidRDefault="002C7023" w:rsidP="00D76F20">
      <w:pPr>
        <w:tabs>
          <w:tab w:val="left" w:pos="1701"/>
        </w:tabs>
        <w:spacing w:line="240" w:lineRule="auto"/>
        <w:rPr>
          <w:lang w:val="en-GB"/>
        </w:rPr>
      </w:pPr>
      <w:r>
        <w:rPr>
          <w:lang w:val="en-GB"/>
        </w:rPr>
        <w:t>The list of validation checks for this edition of S-158:</w:t>
      </w:r>
      <w:r w:rsidR="00F4326B">
        <w:rPr>
          <w:lang w:val="en-GB"/>
        </w:rPr>
        <w:t>102</w:t>
      </w:r>
      <w:r>
        <w:rPr>
          <w:lang w:val="en-GB"/>
        </w:rPr>
        <w:t xml:space="preserve"> is available separately (see clause </w:t>
      </w:r>
      <w:r w:rsidR="00E735DA">
        <w:rPr>
          <w:lang w:val="en-GB"/>
        </w:rPr>
        <w:fldChar w:fldCharType="begin"/>
      </w:r>
      <w:r w:rsidR="00E735DA">
        <w:rPr>
          <w:lang w:val="en-GB"/>
        </w:rPr>
        <w:instrText xml:space="preserve"> REF _Ref179553447 \r \h </w:instrText>
      </w:r>
      <w:r w:rsidR="00E735DA">
        <w:rPr>
          <w:lang w:val="en-GB"/>
        </w:rPr>
      </w:r>
      <w:r w:rsidR="00E735DA">
        <w:rPr>
          <w:lang w:val="en-GB"/>
        </w:rPr>
        <w:fldChar w:fldCharType="separate"/>
      </w:r>
      <w:r w:rsidR="00E735DA">
        <w:rPr>
          <w:lang w:val="en-GB"/>
        </w:rPr>
        <w:t>9</w:t>
      </w:r>
      <w:r w:rsidR="00E735DA">
        <w:rPr>
          <w:lang w:val="en-GB"/>
        </w:rPr>
        <w:fldChar w:fldCharType="end"/>
      </w:r>
      <w:r>
        <w:rPr>
          <w:lang w:val="en-GB"/>
        </w:rPr>
        <w:t>). The list of checks accompanies this specification and forms an integral part of it.</w:t>
      </w:r>
    </w:p>
    <w:p w14:paraId="71522199" w14:textId="6540C92F" w:rsidR="00D9751F" w:rsidRDefault="00D9751F" w:rsidP="00D76F20">
      <w:pPr>
        <w:tabs>
          <w:tab w:val="left" w:pos="1701"/>
        </w:tabs>
        <w:spacing w:line="240" w:lineRule="auto"/>
        <w:rPr>
          <w:lang w:val="en-GB"/>
        </w:rPr>
      </w:pPr>
      <w:r>
        <w:rPr>
          <w:lang w:val="en-GB"/>
        </w:rPr>
        <w:t xml:space="preserve">The numeric component of the check ID is a 4-digit number whose first digit indicates the phase to which the check belongs (see </w:t>
      </w:r>
      <w:ins w:id="62" w:author="Raphael Malyankar" w:date="2024-10-21T00:13:00Z">
        <w:r w:rsidRPr="18618C85">
          <w:rPr>
            <w:lang w:val="en-GB"/>
          </w:rPr>
          <w:fldChar w:fldCharType="begin"/>
        </w:r>
        <w:r w:rsidRPr="18618C85">
          <w:rPr>
            <w:lang w:val="en-GB"/>
          </w:rPr>
          <w:instrText xml:space="preserve"> REF _Ref180361958 \h </w:instrText>
        </w:r>
      </w:ins>
      <w:r w:rsidRPr="18618C85">
        <w:rPr>
          <w:lang w:val="en-GB"/>
        </w:rPr>
      </w:r>
      <w:r w:rsidRPr="18618C85">
        <w:rPr>
          <w:lang w:val="en-GB"/>
        </w:rPr>
        <w:fldChar w:fldCharType="separate"/>
      </w:r>
      <w:r w:rsidR="00D915DD">
        <w:t xml:space="preserve">Table </w:t>
      </w:r>
      <w:r w:rsidR="00D915DD">
        <w:rPr>
          <w:noProof/>
        </w:rPr>
        <w:t>4</w:t>
      </w:r>
      <w:r w:rsidR="00D915DD">
        <w:t>-</w:t>
      </w:r>
      <w:r w:rsidR="00D915DD">
        <w:rPr>
          <w:noProof/>
        </w:rPr>
        <w:t>1</w:t>
      </w:r>
      <w:ins w:id="63" w:author="Raphael Malyankar" w:date="2024-10-21T00:13:00Z">
        <w:r w:rsidRPr="18618C85">
          <w:rPr>
            <w:lang w:val="en-GB"/>
          </w:rPr>
          <w:fldChar w:fldCharType="end"/>
        </w:r>
      </w:ins>
      <w:r w:rsidR="00D915DD">
        <w:rPr>
          <w:lang w:val="en-GB"/>
        </w:rPr>
        <w:t xml:space="preserve"> </w:t>
      </w:r>
      <w:r>
        <w:rPr>
          <w:lang w:val="en-GB"/>
        </w:rPr>
        <w:t>below).</w:t>
      </w:r>
    </w:p>
    <w:p w14:paraId="057696E6" w14:textId="00A3CED6" w:rsidR="00D915DD" w:rsidRDefault="00D915DD" w:rsidP="00D915DD">
      <w:pPr>
        <w:pStyle w:val="Beschriftung"/>
        <w:keepNext/>
      </w:pPr>
      <w:bookmarkStart w:id="64" w:name="_Ref180361958"/>
      <w:r>
        <w:t xml:space="preserve">Table </w:t>
      </w:r>
      <w:ins w:id="65" w:author="Raphael Malyankar" w:date="2024-10-21T00:11:00Z">
        <w:r>
          <w:fldChar w:fldCharType="begin"/>
        </w:r>
        <w:r>
          <w:instrText xml:space="preserve"> STYLEREF 1 \s </w:instrText>
        </w:r>
      </w:ins>
      <w:r>
        <w:fldChar w:fldCharType="separate"/>
      </w:r>
      <w:r w:rsidRPr="18618C85">
        <w:rPr>
          <w:noProof/>
        </w:rPr>
        <w:t>4</w:t>
      </w:r>
      <w:r>
        <w:fldChar w:fldCharType="end"/>
      </w:r>
      <w:r>
        <w:t>-</w:t>
      </w:r>
      <w:r>
        <w:fldChar w:fldCharType="begin"/>
      </w:r>
      <w:r>
        <w:instrText xml:space="preserve"> SEQ Table \* ARABIC \s 1 </w:instrText>
      </w:r>
      <w:r>
        <w:fldChar w:fldCharType="separate"/>
      </w:r>
      <w:r w:rsidRPr="18618C85">
        <w:rPr>
          <w:noProof/>
        </w:rPr>
        <w:t>1</w:t>
      </w:r>
      <w:r>
        <w:fldChar w:fldCharType="end"/>
      </w:r>
      <w:bookmarkEnd w:id="64"/>
      <w:r>
        <w:t xml:space="preserve"> - Division of product-specific checks into processing phases</w:t>
      </w:r>
    </w:p>
    <w:tbl>
      <w:tblPr>
        <w:tblStyle w:val="Tabellenraster"/>
        <w:tblW w:w="0" w:type="auto"/>
        <w:tblLook w:val="04A0" w:firstRow="1" w:lastRow="0" w:firstColumn="1" w:lastColumn="0" w:noHBand="0" w:noVBand="1"/>
      </w:tblPr>
      <w:tblGrid>
        <w:gridCol w:w="806"/>
        <w:gridCol w:w="2059"/>
        <w:gridCol w:w="1834"/>
        <w:gridCol w:w="4317"/>
      </w:tblGrid>
      <w:tr w:rsidR="001D22C1" w:rsidRPr="0026025C" w14:paraId="4BEA0083" w14:textId="77777777" w:rsidTr="2F40840B">
        <w:trPr>
          <w:cantSplit/>
          <w:tblHeader/>
        </w:trPr>
        <w:tc>
          <w:tcPr>
            <w:tcW w:w="806" w:type="dxa"/>
            <w:shd w:val="clear" w:color="auto" w:fill="D9D9D9" w:themeFill="background1" w:themeFillShade="D9"/>
          </w:tcPr>
          <w:p w14:paraId="2F43B375" w14:textId="77777777" w:rsidR="001D22C1" w:rsidRPr="00D80E53" w:rsidRDefault="001D22C1" w:rsidP="0026025C">
            <w:pPr>
              <w:spacing w:line="240" w:lineRule="auto"/>
              <w:rPr>
                <w:b/>
                <w:bCs/>
                <w:lang w:val="en-GB"/>
              </w:rPr>
            </w:pPr>
            <w:r w:rsidRPr="00D80E53">
              <w:rPr>
                <w:b/>
                <w:bCs/>
                <w:lang w:val="en-GB"/>
              </w:rPr>
              <w:t>Phase</w:t>
            </w:r>
          </w:p>
        </w:tc>
        <w:tc>
          <w:tcPr>
            <w:tcW w:w="2059" w:type="dxa"/>
            <w:shd w:val="clear" w:color="auto" w:fill="D9D9D9" w:themeFill="background1" w:themeFillShade="D9"/>
          </w:tcPr>
          <w:p w14:paraId="03768F86" w14:textId="03E63E7B" w:rsidR="001D22C1" w:rsidRPr="00D80E53" w:rsidRDefault="001D22C1" w:rsidP="0026025C">
            <w:pPr>
              <w:spacing w:line="240" w:lineRule="auto"/>
              <w:rPr>
                <w:b/>
                <w:bCs/>
                <w:lang w:val="en-GB"/>
              </w:rPr>
            </w:pPr>
            <w:r w:rsidRPr="00D80E53">
              <w:rPr>
                <w:b/>
                <w:bCs/>
                <w:lang w:val="en-GB"/>
              </w:rPr>
              <w:t>Check Numbers</w:t>
            </w:r>
          </w:p>
        </w:tc>
        <w:tc>
          <w:tcPr>
            <w:tcW w:w="1834" w:type="dxa"/>
            <w:shd w:val="clear" w:color="auto" w:fill="D9D9D9" w:themeFill="background1" w:themeFillShade="D9"/>
          </w:tcPr>
          <w:p w14:paraId="53484E11" w14:textId="2AA47DB0" w:rsidR="001D22C1" w:rsidRPr="00D80E53" w:rsidRDefault="001D22C1" w:rsidP="0026025C">
            <w:pPr>
              <w:spacing w:line="240" w:lineRule="auto"/>
              <w:rPr>
                <w:b/>
                <w:bCs/>
                <w:lang w:val="en-GB"/>
              </w:rPr>
            </w:pPr>
            <w:r w:rsidRPr="00D80E53">
              <w:rPr>
                <w:b/>
                <w:bCs/>
                <w:lang w:val="en-GB"/>
              </w:rPr>
              <w:t>Name</w:t>
            </w:r>
          </w:p>
        </w:tc>
        <w:tc>
          <w:tcPr>
            <w:tcW w:w="4317" w:type="dxa"/>
            <w:shd w:val="clear" w:color="auto" w:fill="D9D9D9" w:themeFill="background1" w:themeFillShade="D9"/>
          </w:tcPr>
          <w:p w14:paraId="17E7D5B8" w14:textId="77777777" w:rsidR="001D22C1" w:rsidRPr="00D80E53" w:rsidRDefault="001D22C1" w:rsidP="0026025C">
            <w:pPr>
              <w:spacing w:line="240" w:lineRule="auto"/>
              <w:rPr>
                <w:b/>
                <w:bCs/>
                <w:lang w:val="en-GB"/>
              </w:rPr>
            </w:pPr>
            <w:r w:rsidRPr="00D80E53">
              <w:rPr>
                <w:b/>
                <w:bCs/>
                <w:lang w:val="en-GB"/>
              </w:rPr>
              <w:t>Description</w:t>
            </w:r>
          </w:p>
        </w:tc>
      </w:tr>
      <w:tr w:rsidR="001D22C1" w:rsidRPr="0026025C" w14:paraId="67855A4A" w14:textId="77777777" w:rsidTr="2F40840B">
        <w:trPr>
          <w:cantSplit/>
        </w:trPr>
        <w:tc>
          <w:tcPr>
            <w:tcW w:w="806" w:type="dxa"/>
          </w:tcPr>
          <w:p w14:paraId="6B227D3A" w14:textId="77777777" w:rsidR="001D22C1" w:rsidRPr="0026025C" w:rsidRDefault="001D22C1" w:rsidP="0026025C">
            <w:pPr>
              <w:spacing w:line="240" w:lineRule="auto"/>
              <w:rPr>
                <w:lang w:val="en-GB"/>
              </w:rPr>
            </w:pPr>
            <w:r w:rsidRPr="0026025C">
              <w:rPr>
                <w:lang w:val="en-GB"/>
              </w:rPr>
              <w:t>1</w:t>
            </w:r>
          </w:p>
        </w:tc>
        <w:tc>
          <w:tcPr>
            <w:tcW w:w="2059" w:type="dxa"/>
          </w:tcPr>
          <w:p w14:paraId="44EFF838" w14:textId="697042CD" w:rsidR="001D22C1" w:rsidRPr="0026025C" w:rsidRDefault="1384FB85" w:rsidP="00FB18D4">
            <w:pPr>
              <w:spacing w:line="240" w:lineRule="auto"/>
              <w:jc w:val="left"/>
              <w:rPr>
                <w:lang w:val="en-GB"/>
              </w:rPr>
            </w:pPr>
            <w:r w:rsidRPr="2F40840B">
              <w:rPr>
                <w:lang w:val="en-GB"/>
              </w:rPr>
              <w:t>102_1xxx</w:t>
            </w:r>
          </w:p>
        </w:tc>
        <w:tc>
          <w:tcPr>
            <w:tcW w:w="1834" w:type="dxa"/>
          </w:tcPr>
          <w:p w14:paraId="252AF988" w14:textId="766CBF33" w:rsidR="001D22C1" w:rsidRPr="0026025C" w:rsidRDefault="001D22C1" w:rsidP="00D80E53">
            <w:pPr>
              <w:spacing w:line="240" w:lineRule="auto"/>
              <w:jc w:val="left"/>
              <w:rPr>
                <w:lang w:val="en-GB"/>
              </w:rPr>
            </w:pPr>
            <w:r w:rsidRPr="0026025C">
              <w:rPr>
                <w:lang w:val="en-GB"/>
              </w:rPr>
              <w:t>Validate Dataset Root and Feature Information</w:t>
            </w:r>
          </w:p>
        </w:tc>
        <w:tc>
          <w:tcPr>
            <w:tcW w:w="4317" w:type="dxa"/>
          </w:tcPr>
          <w:p w14:paraId="7CB399C3" w14:textId="77777777" w:rsidR="001D22C1" w:rsidRPr="0026025C" w:rsidRDefault="001D22C1" w:rsidP="0026025C">
            <w:pPr>
              <w:spacing w:line="240" w:lineRule="auto"/>
              <w:rPr>
                <w:lang w:val="en-GB"/>
              </w:rPr>
            </w:pPr>
            <w:r w:rsidRPr="0026025C">
              <w:rPr>
                <w:lang w:val="en-GB"/>
              </w:rPr>
              <w:t>Validation of root group of HDF5 file and feature type information.</w:t>
            </w:r>
          </w:p>
        </w:tc>
      </w:tr>
      <w:tr w:rsidR="001D22C1" w:rsidRPr="0026025C" w14:paraId="5C716CC0" w14:textId="77777777" w:rsidTr="2F40840B">
        <w:trPr>
          <w:cantSplit/>
        </w:trPr>
        <w:tc>
          <w:tcPr>
            <w:tcW w:w="806" w:type="dxa"/>
          </w:tcPr>
          <w:p w14:paraId="01E5A7BF" w14:textId="77777777" w:rsidR="001D22C1" w:rsidRPr="0026025C" w:rsidRDefault="001D22C1" w:rsidP="0026025C">
            <w:pPr>
              <w:spacing w:line="240" w:lineRule="auto"/>
              <w:rPr>
                <w:lang w:val="en-GB"/>
              </w:rPr>
            </w:pPr>
            <w:r w:rsidRPr="0026025C">
              <w:rPr>
                <w:lang w:val="en-GB"/>
              </w:rPr>
              <w:t>2</w:t>
            </w:r>
          </w:p>
        </w:tc>
        <w:tc>
          <w:tcPr>
            <w:tcW w:w="2059" w:type="dxa"/>
          </w:tcPr>
          <w:p w14:paraId="6C950E54" w14:textId="68EE9678" w:rsidR="001D22C1" w:rsidRPr="0026025C" w:rsidRDefault="25F97238" w:rsidP="00FB18D4">
            <w:pPr>
              <w:spacing w:line="240" w:lineRule="auto"/>
              <w:jc w:val="left"/>
              <w:rPr>
                <w:lang w:val="en-GB"/>
              </w:rPr>
            </w:pPr>
            <w:r w:rsidRPr="18618C85">
              <w:rPr>
                <w:lang w:val="en-GB"/>
              </w:rPr>
              <w:t>102_2xxx</w:t>
            </w:r>
          </w:p>
        </w:tc>
        <w:tc>
          <w:tcPr>
            <w:tcW w:w="1834" w:type="dxa"/>
          </w:tcPr>
          <w:p w14:paraId="6260FC36" w14:textId="45125D60" w:rsidR="001D22C1" w:rsidRPr="0026025C" w:rsidRDefault="001D22C1" w:rsidP="00D80E53">
            <w:pPr>
              <w:spacing w:line="240" w:lineRule="auto"/>
              <w:jc w:val="left"/>
              <w:rPr>
                <w:lang w:val="en-GB"/>
              </w:rPr>
            </w:pPr>
            <w:r w:rsidRPr="0026025C">
              <w:rPr>
                <w:lang w:val="en-GB"/>
              </w:rPr>
              <w:t>Validate Feature Container Groups</w:t>
            </w:r>
          </w:p>
        </w:tc>
        <w:tc>
          <w:tcPr>
            <w:tcW w:w="4317" w:type="dxa"/>
          </w:tcPr>
          <w:p w14:paraId="3DB89BCE" w14:textId="2F3BC879" w:rsidR="001D22C1" w:rsidRPr="0026025C" w:rsidRDefault="001D22C1" w:rsidP="0026025C">
            <w:pPr>
              <w:spacing w:line="240" w:lineRule="auto"/>
              <w:rPr>
                <w:lang w:val="en-GB"/>
              </w:rPr>
            </w:pPr>
            <w:r w:rsidRPr="0026025C">
              <w:rPr>
                <w:lang w:val="en-GB"/>
              </w:rPr>
              <w:t>Validation of metadata and structure for each feature type (“Feature Container”). In S-102 there are two feature containers (one for the bathymetry data and another for survey information), so this set of checks is executed only once for each</w:t>
            </w:r>
            <w:r w:rsidR="00390830">
              <w:rPr>
                <w:lang w:val="en-GB"/>
              </w:rPr>
              <w:t>.</w:t>
            </w:r>
          </w:p>
        </w:tc>
      </w:tr>
      <w:tr w:rsidR="001D22C1" w:rsidRPr="0026025C" w14:paraId="30996BA6" w14:textId="77777777" w:rsidTr="2F40840B">
        <w:trPr>
          <w:cantSplit/>
        </w:trPr>
        <w:tc>
          <w:tcPr>
            <w:tcW w:w="806" w:type="dxa"/>
          </w:tcPr>
          <w:p w14:paraId="0665F585" w14:textId="77777777" w:rsidR="001D22C1" w:rsidRPr="0026025C" w:rsidRDefault="001D22C1" w:rsidP="0026025C">
            <w:pPr>
              <w:spacing w:line="240" w:lineRule="auto"/>
              <w:rPr>
                <w:lang w:val="en-GB"/>
              </w:rPr>
            </w:pPr>
            <w:r w:rsidRPr="0026025C">
              <w:rPr>
                <w:lang w:val="en-GB"/>
              </w:rPr>
              <w:t>3</w:t>
            </w:r>
          </w:p>
        </w:tc>
        <w:tc>
          <w:tcPr>
            <w:tcW w:w="2059" w:type="dxa"/>
          </w:tcPr>
          <w:p w14:paraId="7C38B60E" w14:textId="2DE5178F" w:rsidR="001D22C1" w:rsidRPr="0026025C" w:rsidRDefault="25F97238" w:rsidP="00FB18D4">
            <w:pPr>
              <w:spacing w:line="240" w:lineRule="auto"/>
              <w:jc w:val="left"/>
              <w:rPr>
                <w:lang w:val="en-GB"/>
              </w:rPr>
            </w:pPr>
            <w:r w:rsidRPr="18618C85">
              <w:rPr>
                <w:lang w:val="en-GB"/>
              </w:rPr>
              <w:t>102_3xxx</w:t>
            </w:r>
          </w:p>
        </w:tc>
        <w:tc>
          <w:tcPr>
            <w:tcW w:w="1834" w:type="dxa"/>
          </w:tcPr>
          <w:p w14:paraId="108894C9" w14:textId="2D53A048" w:rsidR="001D22C1" w:rsidRPr="0026025C" w:rsidRDefault="001D22C1" w:rsidP="00D80E53">
            <w:pPr>
              <w:spacing w:line="240" w:lineRule="auto"/>
              <w:jc w:val="left"/>
              <w:rPr>
                <w:lang w:val="en-GB"/>
              </w:rPr>
            </w:pPr>
            <w:r w:rsidRPr="0026025C">
              <w:rPr>
                <w:lang w:val="en-GB"/>
              </w:rPr>
              <w:t>Validate Feature Instance Groups</w:t>
            </w:r>
          </w:p>
        </w:tc>
        <w:tc>
          <w:tcPr>
            <w:tcW w:w="4317" w:type="dxa"/>
          </w:tcPr>
          <w:p w14:paraId="62C08F9A" w14:textId="08F4CBDD" w:rsidR="001D22C1" w:rsidRPr="0026025C" w:rsidRDefault="001D22C1" w:rsidP="0026025C">
            <w:pPr>
              <w:spacing w:line="240" w:lineRule="auto"/>
              <w:rPr>
                <w:lang w:val="en-GB"/>
              </w:rPr>
            </w:pPr>
            <w:r w:rsidRPr="0026025C">
              <w:rPr>
                <w:lang w:val="en-GB"/>
              </w:rPr>
              <w:t>Validation of feature instances. This set of checks, along with Phase 4 checks, must be executed once for each feature instance group contained within a feature container.</w:t>
            </w:r>
          </w:p>
        </w:tc>
      </w:tr>
      <w:tr w:rsidR="00CF1477" w:rsidRPr="0026025C" w14:paraId="32DFEE3D" w14:textId="77777777" w:rsidTr="2F40840B">
        <w:trPr>
          <w:cantSplit/>
        </w:trPr>
        <w:tc>
          <w:tcPr>
            <w:tcW w:w="806" w:type="dxa"/>
          </w:tcPr>
          <w:p w14:paraId="7080C11C" w14:textId="72DAA8DA" w:rsidR="00CF1477" w:rsidRPr="0026025C" w:rsidRDefault="00CF1477" w:rsidP="00CF1477">
            <w:pPr>
              <w:spacing w:line="240" w:lineRule="auto"/>
              <w:rPr>
                <w:lang w:val="en-GB"/>
              </w:rPr>
            </w:pPr>
            <w:r w:rsidRPr="0026025C">
              <w:rPr>
                <w:lang w:val="en-GB"/>
              </w:rPr>
              <w:t>4</w:t>
            </w:r>
          </w:p>
        </w:tc>
        <w:tc>
          <w:tcPr>
            <w:tcW w:w="2059" w:type="dxa"/>
          </w:tcPr>
          <w:p w14:paraId="167D3633" w14:textId="219E5568" w:rsidR="00CF1477" w:rsidRDefault="004F5625" w:rsidP="00CF1477">
            <w:pPr>
              <w:spacing w:line="240" w:lineRule="auto"/>
              <w:jc w:val="left"/>
              <w:rPr>
                <w:lang w:val="en-GB"/>
              </w:rPr>
            </w:pPr>
            <w:r>
              <w:rPr>
                <w:lang w:val="en-GB"/>
              </w:rPr>
              <w:t>N/A</w:t>
            </w:r>
          </w:p>
        </w:tc>
        <w:tc>
          <w:tcPr>
            <w:tcW w:w="1834" w:type="dxa"/>
          </w:tcPr>
          <w:p w14:paraId="5C951313" w14:textId="6354C1D3" w:rsidR="00CF1477" w:rsidRPr="0026025C" w:rsidRDefault="00CF1477" w:rsidP="00CF1477">
            <w:pPr>
              <w:spacing w:line="240" w:lineRule="auto"/>
              <w:jc w:val="left"/>
              <w:rPr>
                <w:lang w:val="en-GB"/>
              </w:rPr>
            </w:pPr>
            <w:r>
              <w:rPr>
                <w:lang w:val="en-GB"/>
              </w:rPr>
              <w:t>Validate Positioning Groups</w:t>
            </w:r>
          </w:p>
        </w:tc>
        <w:tc>
          <w:tcPr>
            <w:tcW w:w="4317" w:type="dxa"/>
          </w:tcPr>
          <w:p w14:paraId="5E09A3DB" w14:textId="28EA0352" w:rsidR="00CF1477" w:rsidRPr="0026025C" w:rsidRDefault="004F5625" w:rsidP="00CF1477">
            <w:pPr>
              <w:spacing w:line="240" w:lineRule="auto"/>
              <w:rPr>
                <w:lang w:val="en-GB"/>
              </w:rPr>
            </w:pPr>
            <w:r>
              <w:rPr>
                <w:lang w:val="en-GB"/>
              </w:rPr>
              <w:t>There are no Phase 4 checks for S-102, which does not use positioning groups</w:t>
            </w:r>
            <w:r w:rsidR="00CF1477">
              <w:rPr>
                <w:lang w:val="en-GB"/>
              </w:rPr>
              <w:t>.</w:t>
            </w:r>
            <w:r>
              <w:rPr>
                <w:lang w:val="en-GB"/>
              </w:rPr>
              <w:t xml:space="preserve"> This phase is mentioned in this table only for compatibility with S-158:1xx for coverages which do use positioning groups.</w:t>
            </w:r>
          </w:p>
        </w:tc>
      </w:tr>
      <w:tr w:rsidR="00CF1477" w:rsidRPr="0026025C" w14:paraId="7F0B91E5" w14:textId="77777777" w:rsidTr="2F40840B">
        <w:trPr>
          <w:cantSplit/>
        </w:trPr>
        <w:tc>
          <w:tcPr>
            <w:tcW w:w="806" w:type="dxa"/>
          </w:tcPr>
          <w:p w14:paraId="08C3916E" w14:textId="498CA34A" w:rsidR="00CF1477" w:rsidRPr="0026025C" w:rsidRDefault="00CF1477" w:rsidP="00CF1477">
            <w:pPr>
              <w:spacing w:line="240" w:lineRule="auto"/>
              <w:rPr>
                <w:lang w:val="en-GB"/>
              </w:rPr>
            </w:pPr>
            <w:r w:rsidRPr="0026025C">
              <w:rPr>
                <w:lang w:val="en-GB"/>
              </w:rPr>
              <w:t>5</w:t>
            </w:r>
          </w:p>
        </w:tc>
        <w:tc>
          <w:tcPr>
            <w:tcW w:w="2059" w:type="dxa"/>
          </w:tcPr>
          <w:p w14:paraId="5E31C36C" w14:textId="57F47212" w:rsidR="00CF1477" w:rsidRPr="0026025C" w:rsidRDefault="00CF1477" w:rsidP="00CF1477">
            <w:pPr>
              <w:spacing w:line="240" w:lineRule="auto"/>
              <w:jc w:val="left"/>
              <w:rPr>
                <w:lang w:val="en-GB"/>
              </w:rPr>
            </w:pPr>
            <w:r w:rsidRPr="18618C85">
              <w:rPr>
                <w:lang w:val="en-GB"/>
              </w:rPr>
              <w:t>102_5xxx</w:t>
            </w:r>
          </w:p>
        </w:tc>
        <w:tc>
          <w:tcPr>
            <w:tcW w:w="1834" w:type="dxa"/>
          </w:tcPr>
          <w:p w14:paraId="51AEDF6F" w14:textId="26AD375D" w:rsidR="00CF1477" w:rsidRPr="0026025C" w:rsidRDefault="00CF1477" w:rsidP="00D80E53">
            <w:pPr>
              <w:spacing w:line="240" w:lineRule="auto"/>
              <w:jc w:val="left"/>
              <w:rPr>
                <w:lang w:val="en-GB"/>
              </w:rPr>
            </w:pPr>
            <w:r w:rsidRPr="0026025C">
              <w:rPr>
                <w:lang w:val="en-GB"/>
              </w:rPr>
              <w:t>Validate Values Datasets</w:t>
            </w:r>
          </w:p>
        </w:tc>
        <w:tc>
          <w:tcPr>
            <w:tcW w:w="4317" w:type="dxa"/>
          </w:tcPr>
          <w:p w14:paraId="3CBE8130" w14:textId="22C3FD4E" w:rsidR="00CF1477" w:rsidRPr="0026025C" w:rsidRDefault="00CF1477" w:rsidP="00CF1477">
            <w:pPr>
              <w:spacing w:line="240" w:lineRule="auto"/>
              <w:rPr>
                <w:lang w:val="en-GB"/>
              </w:rPr>
            </w:pPr>
            <w:r w:rsidRPr="0026025C">
              <w:rPr>
                <w:lang w:val="en-GB"/>
              </w:rPr>
              <w:t>Validation of bathymetry data values. This set of checks is applied to the values group in a feature instance group.</w:t>
            </w:r>
          </w:p>
        </w:tc>
      </w:tr>
      <w:tr w:rsidR="00CF1477" w:rsidRPr="0026025C" w14:paraId="4A0B68BD" w14:textId="77777777" w:rsidTr="2F40840B">
        <w:trPr>
          <w:cantSplit/>
        </w:trPr>
        <w:tc>
          <w:tcPr>
            <w:tcW w:w="806" w:type="dxa"/>
          </w:tcPr>
          <w:p w14:paraId="79E8FCE4" w14:textId="79782874" w:rsidR="00CF1477" w:rsidRPr="0026025C" w:rsidRDefault="00CF1477" w:rsidP="00CF1477">
            <w:pPr>
              <w:spacing w:line="240" w:lineRule="auto"/>
              <w:rPr>
                <w:lang w:val="en-GB"/>
              </w:rPr>
            </w:pPr>
            <w:r>
              <w:rPr>
                <w:lang w:val="en-GB"/>
              </w:rPr>
              <w:t>6</w:t>
            </w:r>
          </w:p>
        </w:tc>
        <w:tc>
          <w:tcPr>
            <w:tcW w:w="2059" w:type="dxa"/>
          </w:tcPr>
          <w:p w14:paraId="780B703F" w14:textId="144D09C8" w:rsidR="00CF1477" w:rsidRPr="0026025C" w:rsidRDefault="00CF1477" w:rsidP="00CF1477">
            <w:pPr>
              <w:spacing w:line="240" w:lineRule="auto"/>
              <w:jc w:val="left"/>
              <w:rPr>
                <w:lang w:val="en-GB"/>
              </w:rPr>
            </w:pPr>
            <w:r w:rsidRPr="18618C85">
              <w:rPr>
                <w:lang w:val="en-GB"/>
              </w:rPr>
              <w:t>102_9xxx</w:t>
            </w:r>
          </w:p>
        </w:tc>
        <w:tc>
          <w:tcPr>
            <w:tcW w:w="1834" w:type="dxa"/>
          </w:tcPr>
          <w:p w14:paraId="7A3ABD05" w14:textId="60478F9A" w:rsidR="00CF1477" w:rsidRPr="0026025C" w:rsidRDefault="00CF1477" w:rsidP="00D80E53">
            <w:pPr>
              <w:spacing w:line="240" w:lineRule="auto"/>
              <w:jc w:val="left"/>
              <w:rPr>
                <w:lang w:val="en-GB"/>
              </w:rPr>
            </w:pPr>
            <w:r>
              <w:rPr>
                <w:lang w:val="en-GB"/>
              </w:rPr>
              <w:t>Validate Exchange Catalogue</w:t>
            </w:r>
          </w:p>
        </w:tc>
        <w:tc>
          <w:tcPr>
            <w:tcW w:w="4317" w:type="dxa"/>
          </w:tcPr>
          <w:p w14:paraId="3A72754F" w14:textId="35B004AB" w:rsidR="00CF1477" w:rsidRPr="0026025C" w:rsidRDefault="00CF1477" w:rsidP="00CF1477">
            <w:pPr>
              <w:spacing w:line="240" w:lineRule="auto"/>
              <w:rPr>
                <w:lang w:val="en-GB"/>
              </w:rPr>
            </w:pPr>
            <w:r>
              <w:rPr>
                <w:lang w:val="en-GB"/>
              </w:rPr>
              <w:t>This set of checks relates to product-specific requirements for exchange catalogues</w:t>
            </w:r>
          </w:p>
        </w:tc>
      </w:tr>
    </w:tbl>
    <w:p w14:paraId="4A73BFA9" w14:textId="77777777" w:rsidR="00CF1477" w:rsidRPr="00FB18D4" w:rsidRDefault="00CF1477" w:rsidP="00D9751F">
      <w:pPr>
        <w:tabs>
          <w:tab w:val="left" w:pos="1701"/>
        </w:tabs>
        <w:spacing w:line="240" w:lineRule="auto"/>
        <w:rPr>
          <w:lang w:val="en-GB"/>
        </w:rPr>
      </w:pPr>
    </w:p>
    <w:p w14:paraId="0BFAC6DF" w14:textId="43E155A7" w:rsidR="00F1226C" w:rsidRDefault="00D9751F" w:rsidP="00D76F20">
      <w:pPr>
        <w:tabs>
          <w:tab w:val="left" w:pos="1701"/>
        </w:tabs>
        <w:spacing w:line="240" w:lineRule="auto"/>
        <w:rPr>
          <w:lang w:val="en-GB"/>
        </w:rPr>
      </w:pPr>
      <w:r w:rsidRPr="00D9751F">
        <w:rPr>
          <w:lang w:val="en-GB"/>
        </w:rPr>
        <w:t xml:space="preserve">Dataset validation checks the structure and content of individual HDF5 data files. The checks for each HDF5 dataset file are divided into </w:t>
      </w:r>
      <w:r w:rsidR="00CF1477">
        <w:rPr>
          <w:lang w:val="en-GB"/>
        </w:rPr>
        <w:t>four</w:t>
      </w:r>
      <w:r w:rsidRPr="00D9751F">
        <w:rPr>
          <w:lang w:val="en-GB"/>
        </w:rPr>
        <w:t xml:space="preserve"> phases</w:t>
      </w:r>
    </w:p>
    <w:p w14:paraId="462AB0AA" w14:textId="77777777" w:rsidR="004A1094" w:rsidRPr="004A1094" w:rsidRDefault="004A1094" w:rsidP="00F2138B">
      <w:pPr>
        <w:pStyle w:val="berschrift1"/>
        <w:rPr>
          <w:lang w:val="en-GB"/>
        </w:rPr>
      </w:pPr>
      <w:bookmarkStart w:id="66" w:name="_Toc179220192"/>
      <w:bookmarkStart w:id="67" w:name="_Toc1304891201"/>
      <w:bookmarkStart w:id="68" w:name="_Toc1918059611"/>
      <w:r w:rsidRPr="2D8F900D">
        <w:rPr>
          <w:lang w:val="en-GB"/>
        </w:rPr>
        <w:t>Other Applicable Checks</w:t>
      </w:r>
      <w:bookmarkEnd w:id="66"/>
      <w:bookmarkEnd w:id="67"/>
      <w:bookmarkEnd w:id="68"/>
    </w:p>
    <w:p w14:paraId="6EC851AE" w14:textId="77777777" w:rsidR="004A1094" w:rsidRPr="004A1094" w:rsidRDefault="004A1094" w:rsidP="00F2138B">
      <w:pPr>
        <w:pStyle w:val="berschrift2"/>
        <w:rPr>
          <w:lang w:val="en-GB"/>
        </w:rPr>
      </w:pPr>
      <w:bookmarkStart w:id="69" w:name="_Toc179220193"/>
      <w:bookmarkStart w:id="70" w:name="_Toc154414347"/>
      <w:bookmarkStart w:id="71" w:name="_Toc348297980"/>
      <w:r w:rsidRPr="2D8F900D">
        <w:rPr>
          <w:lang w:val="en-GB"/>
        </w:rPr>
        <w:t>Generic S-100 checks</w:t>
      </w:r>
      <w:bookmarkEnd w:id="69"/>
      <w:bookmarkEnd w:id="70"/>
      <w:bookmarkEnd w:id="71"/>
    </w:p>
    <w:p w14:paraId="15F27DF2" w14:textId="369FB0CD" w:rsidR="004A1094" w:rsidRPr="004A1094" w:rsidRDefault="00757F2D" w:rsidP="004A1094">
      <w:pPr>
        <w:tabs>
          <w:tab w:val="left" w:pos="1701"/>
        </w:tabs>
        <w:spacing w:line="240" w:lineRule="auto"/>
        <w:rPr>
          <w:lang w:val="en-GB"/>
        </w:rPr>
      </w:pPr>
      <w:r w:rsidRPr="2F40840B">
        <w:rPr>
          <w:lang w:val="en-GB"/>
        </w:rPr>
        <w:t>S-</w:t>
      </w:r>
      <w:r w:rsidR="00F4326B" w:rsidRPr="2F40840B">
        <w:rPr>
          <w:lang w:val="en-GB"/>
        </w:rPr>
        <w:t>102</w:t>
      </w:r>
      <w:r w:rsidR="004A1094" w:rsidRPr="2F40840B">
        <w:rPr>
          <w:lang w:val="en-GB"/>
        </w:rPr>
        <w:t xml:space="preserve"> datasets and exchange sets must also be validated using the following subset of the generic S-100 validation checks defined in S-158:100:</w:t>
      </w:r>
    </w:p>
    <w:tbl>
      <w:tblPr>
        <w:tblStyle w:val="Tabellenraster"/>
        <w:tblW w:w="5000" w:type="pct"/>
        <w:tblCellMar>
          <w:left w:w="58" w:type="dxa"/>
          <w:right w:w="58" w:type="dxa"/>
        </w:tblCellMar>
        <w:tblLook w:val="04A0" w:firstRow="1" w:lastRow="0" w:firstColumn="1" w:lastColumn="0" w:noHBand="0" w:noVBand="1"/>
      </w:tblPr>
      <w:tblGrid>
        <w:gridCol w:w="1904"/>
        <w:gridCol w:w="1780"/>
        <w:gridCol w:w="2160"/>
        <w:gridCol w:w="3172"/>
      </w:tblGrid>
      <w:tr w:rsidR="00C53F21" w:rsidRPr="004A1094" w14:paraId="2F49BDF7" w14:textId="77777777" w:rsidTr="2F40840B">
        <w:trPr>
          <w:tblHeader/>
        </w:trPr>
        <w:tc>
          <w:tcPr>
            <w:tcW w:w="1056" w:type="pct"/>
            <w:shd w:val="clear" w:color="auto" w:fill="D9D9D9" w:themeFill="background1" w:themeFillShade="D9"/>
          </w:tcPr>
          <w:p w14:paraId="12D6589A" w14:textId="77777777" w:rsidR="004A1094" w:rsidRPr="004A1094" w:rsidRDefault="004A1094" w:rsidP="00A61EE2">
            <w:pPr>
              <w:tabs>
                <w:tab w:val="left" w:pos="1701"/>
              </w:tabs>
              <w:spacing w:after="60" w:line="240" w:lineRule="auto"/>
              <w:jc w:val="left"/>
              <w:rPr>
                <w:b/>
                <w:bCs/>
                <w:lang w:val="en-GB"/>
              </w:rPr>
            </w:pPr>
            <w:r w:rsidRPr="004A1094">
              <w:rPr>
                <w:b/>
                <w:bCs/>
                <w:lang w:val="en-GB"/>
              </w:rPr>
              <w:lastRenderedPageBreak/>
              <w:t>Document reference in S</w:t>
            </w:r>
            <w:r w:rsidRPr="004A1094">
              <w:rPr>
                <w:b/>
                <w:bCs/>
                <w:lang w:val="en-GB"/>
              </w:rPr>
              <w:noBreakHyphen/>
              <w:t>158:100 list</w:t>
            </w:r>
          </w:p>
        </w:tc>
        <w:tc>
          <w:tcPr>
            <w:tcW w:w="987" w:type="pct"/>
            <w:shd w:val="clear" w:color="auto" w:fill="D9D9D9" w:themeFill="background1" w:themeFillShade="D9"/>
          </w:tcPr>
          <w:p w14:paraId="4411BB73" w14:textId="77777777" w:rsidR="004A1094" w:rsidRPr="004A1094" w:rsidRDefault="004A1094" w:rsidP="00DA5883">
            <w:pPr>
              <w:tabs>
                <w:tab w:val="left" w:pos="1701"/>
              </w:tabs>
              <w:spacing w:after="60" w:line="240" w:lineRule="auto"/>
              <w:rPr>
                <w:b/>
                <w:bCs/>
                <w:lang w:val="en-GB"/>
              </w:rPr>
            </w:pPr>
            <w:r w:rsidRPr="2F40840B">
              <w:rPr>
                <w:b/>
                <w:bCs/>
                <w:lang w:val="en-GB"/>
              </w:rPr>
              <w:t>Checks</w:t>
            </w:r>
          </w:p>
        </w:tc>
        <w:tc>
          <w:tcPr>
            <w:tcW w:w="1198" w:type="pct"/>
            <w:shd w:val="clear" w:color="auto" w:fill="D9D9D9" w:themeFill="background1" w:themeFillShade="D9"/>
          </w:tcPr>
          <w:p w14:paraId="77510AC2" w14:textId="77777777" w:rsidR="004A1094" w:rsidRPr="004A1094" w:rsidRDefault="004A1094" w:rsidP="00DA5883">
            <w:pPr>
              <w:tabs>
                <w:tab w:val="left" w:pos="1701"/>
              </w:tabs>
              <w:spacing w:after="60" w:line="240" w:lineRule="auto"/>
              <w:rPr>
                <w:b/>
                <w:bCs/>
                <w:lang w:val="en-GB"/>
              </w:rPr>
            </w:pPr>
            <w:r w:rsidRPr="004A1094">
              <w:rPr>
                <w:b/>
                <w:bCs/>
                <w:lang w:val="en-GB"/>
              </w:rPr>
              <w:t>Apply to</w:t>
            </w:r>
          </w:p>
        </w:tc>
        <w:tc>
          <w:tcPr>
            <w:tcW w:w="1759" w:type="pct"/>
            <w:shd w:val="clear" w:color="auto" w:fill="D9D9D9" w:themeFill="background1" w:themeFillShade="D9"/>
          </w:tcPr>
          <w:p w14:paraId="7B16A876" w14:textId="77777777" w:rsidR="004A1094" w:rsidRPr="004A1094" w:rsidRDefault="004A1094" w:rsidP="00DA5883">
            <w:pPr>
              <w:tabs>
                <w:tab w:val="left" w:pos="1701"/>
              </w:tabs>
              <w:spacing w:after="60" w:line="240" w:lineRule="auto"/>
              <w:rPr>
                <w:b/>
                <w:bCs/>
                <w:lang w:val="en-GB"/>
              </w:rPr>
            </w:pPr>
            <w:r w:rsidRPr="004A1094">
              <w:rPr>
                <w:b/>
                <w:bCs/>
                <w:lang w:val="en-GB"/>
              </w:rPr>
              <w:t>Remarks</w:t>
            </w:r>
          </w:p>
        </w:tc>
      </w:tr>
      <w:tr w:rsidR="00C53F21" w:rsidRPr="004A1094" w14:paraId="52AB6B4D" w14:textId="77777777" w:rsidTr="2F40840B">
        <w:tc>
          <w:tcPr>
            <w:tcW w:w="1056" w:type="pct"/>
          </w:tcPr>
          <w:p w14:paraId="3B097363" w14:textId="77777777" w:rsidR="004A1094" w:rsidRPr="004A1094" w:rsidRDefault="004A1094" w:rsidP="00DA5883">
            <w:pPr>
              <w:tabs>
                <w:tab w:val="left" w:pos="1701"/>
              </w:tabs>
              <w:spacing w:after="60" w:line="240" w:lineRule="auto"/>
              <w:rPr>
                <w:lang w:val="en-GB"/>
              </w:rPr>
            </w:pPr>
            <w:r w:rsidRPr="004A1094">
              <w:rPr>
                <w:lang w:val="en-GB"/>
              </w:rPr>
              <w:t>Part 1</w:t>
            </w:r>
          </w:p>
        </w:tc>
        <w:tc>
          <w:tcPr>
            <w:tcW w:w="987" w:type="pct"/>
          </w:tcPr>
          <w:p w14:paraId="749C81D1" w14:textId="77777777" w:rsidR="004A1094" w:rsidRPr="004A1094" w:rsidRDefault="004A1094" w:rsidP="00DA5883">
            <w:pPr>
              <w:tabs>
                <w:tab w:val="left" w:pos="1701"/>
              </w:tabs>
              <w:spacing w:after="60" w:line="240" w:lineRule="auto"/>
              <w:rPr>
                <w:lang w:val="en-GB"/>
              </w:rPr>
            </w:pPr>
            <w:r w:rsidRPr="004A1094">
              <w:rPr>
                <w:lang w:val="en-GB"/>
              </w:rPr>
              <w:t>All</w:t>
            </w:r>
          </w:p>
        </w:tc>
        <w:tc>
          <w:tcPr>
            <w:tcW w:w="1198" w:type="pct"/>
          </w:tcPr>
          <w:p w14:paraId="332D1B7F"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9" w:type="pct"/>
          </w:tcPr>
          <w:p w14:paraId="6484B89E"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00BA006B" w14:textId="77777777" w:rsidTr="2F40840B">
        <w:tc>
          <w:tcPr>
            <w:tcW w:w="1056" w:type="pct"/>
          </w:tcPr>
          <w:p w14:paraId="15404403" w14:textId="77777777" w:rsidR="004A1094" w:rsidRPr="004A1094" w:rsidRDefault="004A1094" w:rsidP="00DA5883">
            <w:pPr>
              <w:tabs>
                <w:tab w:val="left" w:pos="1701"/>
              </w:tabs>
              <w:spacing w:after="60" w:line="240" w:lineRule="auto"/>
              <w:rPr>
                <w:lang w:val="en-GB"/>
              </w:rPr>
            </w:pPr>
            <w:r w:rsidRPr="004A1094">
              <w:rPr>
                <w:lang w:val="en-GB"/>
              </w:rPr>
              <w:t>Part 2 / 2a</w:t>
            </w:r>
          </w:p>
        </w:tc>
        <w:tc>
          <w:tcPr>
            <w:tcW w:w="987" w:type="pct"/>
          </w:tcPr>
          <w:p w14:paraId="5D7DF52A" w14:textId="77777777" w:rsidR="004A1094" w:rsidRPr="004A1094" w:rsidRDefault="004A1094" w:rsidP="00DA5883">
            <w:pPr>
              <w:tabs>
                <w:tab w:val="left" w:pos="1701"/>
              </w:tabs>
              <w:spacing w:after="60" w:line="240" w:lineRule="auto"/>
              <w:rPr>
                <w:lang w:val="en-GB"/>
              </w:rPr>
            </w:pPr>
            <w:r w:rsidRPr="004A1094">
              <w:rPr>
                <w:lang w:val="en-GB"/>
              </w:rPr>
              <w:t>All</w:t>
            </w:r>
          </w:p>
        </w:tc>
        <w:tc>
          <w:tcPr>
            <w:tcW w:w="1198" w:type="pct"/>
          </w:tcPr>
          <w:p w14:paraId="44333070"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9" w:type="pct"/>
          </w:tcPr>
          <w:p w14:paraId="7AD60CE7"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1BD3C661" w14:textId="77777777" w:rsidTr="2F40840B">
        <w:tc>
          <w:tcPr>
            <w:tcW w:w="1056" w:type="pct"/>
          </w:tcPr>
          <w:p w14:paraId="7AAEBE24" w14:textId="77777777" w:rsidR="004A1094" w:rsidRPr="004A1094" w:rsidRDefault="004A1094" w:rsidP="00DA5883">
            <w:pPr>
              <w:tabs>
                <w:tab w:val="left" w:pos="1701"/>
              </w:tabs>
              <w:spacing w:after="60" w:line="240" w:lineRule="auto"/>
              <w:rPr>
                <w:lang w:val="en-GB"/>
              </w:rPr>
            </w:pPr>
            <w:r w:rsidRPr="2F40840B">
              <w:rPr>
                <w:lang w:val="en-GB"/>
              </w:rPr>
              <w:t>Part 4a</w:t>
            </w:r>
          </w:p>
        </w:tc>
        <w:tc>
          <w:tcPr>
            <w:tcW w:w="987" w:type="pct"/>
          </w:tcPr>
          <w:p w14:paraId="1CC170E7" w14:textId="77777777" w:rsidR="004A1094" w:rsidRPr="004A1094" w:rsidRDefault="004A1094" w:rsidP="00DA5883">
            <w:pPr>
              <w:tabs>
                <w:tab w:val="left" w:pos="1701"/>
              </w:tabs>
              <w:spacing w:after="60" w:line="240" w:lineRule="auto"/>
              <w:rPr>
                <w:lang w:val="en-GB"/>
              </w:rPr>
            </w:pPr>
            <w:r w:rsidRPr="004A1094">
              <w:rPr>
                <w:lang w:val="en-GB"/>
              </w:rPr>
              <w:t>All</w:t>
            </w:r>
          </w:p>
        </w:tc>
        <w:tc>
          <w:tcPr>
            <w:tcW w:w="1198" w:type="pct"/>
          </w:tcPr>
          <w:p w14:paraId="44151CAB" w14:textId="77777777" w:rsidR="004A1094" w:rsidRPr="004A1094" w:rsidRDefault="004A1094" w:rsidP="00DA5883">
            <w:pPr>
              <w:tabs>
                <w:tab w:val="left" w:pos="1701"/>
              </w:tabs>
              <w:spacing w:after="60" w:line="240" w:lineRule="auto"/>
              <w:rPr>
                <w:lang w:val="en-GB"/>
              </w:rPr>
            </w:pPr>
            <w:r w:rsidRPr="2F40840B">
              <w:rPr>
                <w:lang w:val="en-GB"/>
              </w:rPr>
              <w:t>Exchange catalogue</w:t>
            </w:r>
          </w:p>
        </w:tc>
        <w:tc>
          <w:tcPr>
            <w:tcW w:w="1759" w:type="pct"/>
          </w:tcPr>
          <w:p w14:paraId="78F9A249" w14:textId="77777777" w:rsidR="004A1094" w:rsidRPr="004A1094" w:rsidRDefault="004A1094" w:rsidP="00DA5883">
            <w:pPr>
              <w:tabs>
                <w:tab w:val="left" w:pos="1701"/>
              </w:tabs>
              <w:spacing w:after="60" w:line="240" w:lineRule="auto"/>
              <w:rPr>
                <w:lang w:val="en-GB"/>
              </w:rPr>
            </w:pPr>
          </w:p>
        </w:tc>
      </w:tr>
      <w:tr w:rsidR="00C53F21" w:rsidRPr="004A1094" w14:paraId="0B850CF2" w14:textId="77777777" w:rsidTr="2F40840B">
        <w:tc>
          <w:tcPr>
            <w:tcW w:w="1056" w:type="pct"/>
          </w:tcPr>
          <w:p w14:paraId="266E3475" w14:textId="77777777" w:rsidR="004A1094" w:rsidRPr="004A1094" w:rsidRDefault="004A1094" w:rsidP="00DA5883">
            <w:pPr>
              <w:tabs>
                <w:tab w:val="left" w:pos="1701"/>
              </w:tabs>
              <w:spacing w:after="60" w:line="240" w:lineRule="auto"/>
              <w:rPr>
                <w:lang w:val="en-GB"/>
              </w:rPr>
            </w:pPr>
            <w:r w:rsidRPr="004A1094">
              <w:rPr>
                <w:lang w:val="en-GB"/>
              </w:rPr>
              <w:t>Part 4b</w:t>
            </w:r>
          </w:p>
        </w:tc>
        <w:tc>
          <w:tcPr>
            <w:tcW w:w="987" w:type="pct"/>
          </w:tcPr>
          <w:p w14:paraId="6CDF2F56" w14:textId="77777777" w:rsidR="004A1094" w:rsidRPr="004A1094" w:rsidRDefault="004A1094" w:rsidP="00DA5883">
            <w:pPr>
              <w:tabs>
                <w:tab w:val="left" w:pos="1701"/>
              </w:tabs>
              <w:spacing w:after="60" w:line="240" w:lineRule="auto"/>
              <w:rPr>
                <w:lang w:val="en-GB"/>
              </w:rPr>
            </w:pPr>
            <w:r w:rsidRPr="004A1094">
              <w:rPr>
                <w:lang w:val="en-GB"/>
              </w:rPr>
              <w:t>All</w:t>
            </w:r>
          </w:p>
        </w:tc>
        <w:tc>
          <w:tcPr>
            <w:tcW w:w="1198" w:type="pct"/>
          </w:tcPr>
          <w:p w14:paraId="4927F758"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9" w:type="pct"/>
          </w:tcPr>
          <w:p w14:paraId="1D48C39D"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2A184DDD" w14:textId="77777777" w:rsidTr="2F40840B">
        <w:tc>
          <w:tcPr>
            <w:tcW w:w="1056" w:type="pct"/>
            <w:vMerge w:val="restart"/>
          </w:tcPr>
          <w:p w14:paraId="0A4E4827" w14:textId="77777777" w:rsidR="004A1094" w:rsidRPr="004A1094" w:rsidRDefault="004A1094" w:rsidP="00DA5883">
            <w:pPr>
              <w:tabs>
                <w:tab w:val="left" w:pos="1701"/>
              </w:tabs>
              <w:spacing w:after="60" w:line="240" w:lineRule="auto"/>
              <w:rPr>
                <w:lang w:val="en-GB"/>
              </w:rPr>
            </w:pPr>
            <w:r w:rsidRPr="004A1094">
              <w:rPr>
                <w:lang w:val="en-GB"/>
              </w:rPr>
              <w:t>Part 5 / 5a</w:t>
            </w:r>
          </w:p>
        </w:tc>
        <w:tc>
          <w:tcPr>
            <w:tcW w:w="987" w:type="pct"/>
          </w:tcPr>
          <w:p w14:paraId="7832C865" w14:textId="00B309FD" w:rsidR="004A1094" w:rsidRPr="004A1094" w:rsidRDefault="07FC0D33" w:rsidP="00DA5883">
            <w:pPr>
              <w:tabs>
                <w:tab w:val="left" w:pos="1701"/>
              </w:tabs>
              <w:spacing w:after="60" w:line="240" w:lineRule="auto"/>
              <w:rPr>
                <w:lang w:val="en-GB"/>
              </w:rPr>
            </w:pPr>
            <w:r w:rsidRPr="5F0F9801">
              <w:rPr>
                <w:lang w:val="en-GB"/>
              </w:rPr>
              <w:t>100_5010</w:t>
            </w:r>
          </w:p>
        </w:tc>
        <w:tc>
          <w:tcPr>
            <w:tcW w:w="1198" w:type="pct"/>
          </w:tcPr>
          <w:p w14:paraId="4F3ECECA"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9" w:type="pct"/>
          </w:tcPr>
          <w:p w14:paraId="378FFE37"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4A7BAFA3" w14:textId="77777777" w:rsidTr="2F40840B">
        <w:tc>
          <w:tcPr>
            <w:tcW w:w="1056" w:type="pct"/>
            <w:vMerge/>
          </w:tcPr>
          <w:p w14:paraId="016FCE83" w14:textId="77777777" w:rsidR="004A1094" w:rsidRPr="004A1094" w:rsidRDefault="004A1094" w:rsidP="00DA5883">
            <w:pPr>
              <w:tabs>
                <w:tab w:val="left" w:pos="1701"/>
              </w:tabs>
              <w:spacing w:after="60" w:line="240" w:lineRule="auto"/>
              <w:rPr>
                <w:lang w:val="en-GB"/>
              </w:rPr>
            </w:pPr>
          </w:p>
        </w:tc>
        <w:tc>
          <w:tcPr>
            <w:tcW w:w="987" w:type="pct"/>
          </w:tcPr>
          <w:p w14:paraId="25090F88" w14:textId="0479FA72" w:rsidR="0FE984DC" w:rsidRDefault="0FE984DC" w:rsidP="5F0F9801">
            <w:pPr>
              <w:tabs>
                <w:tab w:val="left" w:pos="1701"/>
              </w:tabs>
              <w:spacing w:after="60" w:line="240" w:lineRule="auto"/>
              <w:rPr>
                <w:lang w:val="en-GB"/>
              </w:rPr>
            </w:pPr>
            <w:r w:rsidRPr="5F0F9801">
              <w:rPr>
                <w:lang w:val="en-GB"/>
              </w:rPr>
              <w:t>100_0001</w:t>
            </w:r>
          </w:p>
          <w:p w14:paraId="3D5EAA97" w14:textId="5637F347" w:rsidR="000D1250" w:rsidRPr="000D1250" w:rsidRDefault="15714AA8" w:rsidP="000D1250">
            <w:pPr>
              <w:tabs>
                <w:tab w:val="left" w:pos="1701"/>
              </w:tabs>
              <w:spacing w:after="60" w:line="240" w:lineRule="auto"/>
              <w:rPr>
                <w:lang w:val="en-GB"/>
              </w:rPr>
            </w:pPr>
            <w:r w:rsidRPr="5F0F9801">
              <w:rPr>
                <w:lang w:val="en-GB"/>
              </w:rPr>
              <w:t>100_0002</w:t>
            </w:r>
          </w:p>
          <w:p w14:paraId="6D8A9912" w14:textId="4DD1E5BF" w:rsidR="000D1250" w:rsidRPr="004A1094" w:rsidRDefault="15714AA8" w:rsidP="5F0F9801">
            <w:pPr>
              <w:tabs>
                <w:tab w:val="left" w:pos="1701"/>
              </w:tabs>
              <w:spacing w:after="60" w:line="240" w:lineRule="auto"/>
              <w:rPr>
                <w:lang w:val="en-GB"/>
              </w:rPr>
            </w:pPr>
            <w:r w:rsidRPr="5F0F9801">
              <w:rPr>
                <w:lang w:val="en-GB"/>
              </w:rPr>
              <w:t>100_0003</w:t>
            </w:r>
          </w:p>
          <w:p w14:paraId="162F2990" w14:textId="40CBD8F0" w:rsidR="004A1094" w:rsidRPr="004A1094" w:rsidRDefault="15714AA8" w:rsidP="00DA5883">
            <w:pPr>
              <w:tabs>
                <w:tab w:val="left" w:pos="1701"/>
              </w:tabs>
              <w:spacing w:after="60" w:line="240" w:lineRule="auto"/>
              <w:rPr>
                <w:lang w:val="en-GB"/>
              </w:rPr>
            </w:pPr>
            <w:r w:rsidRPr="5F0F9801">
              <w:rPr>
                <w:lang w:val="en-GB"/>
              </w:rPr>
              <w:t>100_0004</w:t>
            </w:r>
          </w:p>
          <w:p w14:paraId="0299CAF5" w14:textId="38F38DDC" w:rsidR="004A1094" w:rsidRDefault="15714AA8" w:rsidP="00DA5883">
            <w:pPr>
              <w:tabs>
                <w:tab w:val="left" w:pos="1701"/>
              </w:tabs>
              <w:spacing w:after="60" w:line="240" w:lineRule="auto"/>
              <w:rPr>
                <w:lang w:val="en-GB"/>
              </w:rPr>
            </w:pPr>
            <w:r w:rsidRPr="5F0F9801">
              <w:rPr>
                <w:lang w:val="en-GB"/>
              </w:rPr>
              <w:t>100_0005</w:t>
            </w:r>
          </w:p>
          <w:p w14:paraId="2A5A3A21" w14:textId="122F0593" w:rsidR="000D1250" w:rsidRPr="004A1094" w:rsidRDefault="15714AA8" w:rsidP="5F0F9801">
            <w:pPr>
              <w:tabs>
                <w:tab w:val="left" w:pos="1701"/>
              </w:tabs>
              <w:spacing w:after="60" w:line="240" w:lineRule="auto"/>
              <w:rPr>
                <w:lang w:val="en-GB"/>
              </w:rPr>
            </w:pPr>
            <w:r w:rsidRPr="5F0F9801">
              <w:rPr>
                <w:lang w:val="en-GB"/>
              </w:rPr>
              <w:t>100_0006</w:t>
            </w:r>
          </w:p>
        </w:tc>
        <w:tc>
          <w:tcPr>
            <w:tcW w:w="1198" w:type="pct"/>
          </w:tcPr>
          <w:p w14:paraId="6274BC08" w14:textId="77777777" w:rsidR="004A1094" w:rsidRPr="004A1094" w:rsidRDefault="004A1094" w:rsidP="00DA5883">
            <w:pPr>
              <w:tabs>
                <w:tab w:val="left" w:pos="1701"/>
              </w:tabs>
              <w:spacing w:after="60" w:line="240" w:lineRule="auto"/>
              <w:rPr>
                <w:lang w:val="en-GB"/>
              </w:rPr>
            </w:pPr>
            <w:r w:rsidRPr="004A1094">
              <w:rPr>
                <w:lang w:val="en-GB"/>
              </w:rPr>
              <w:t>Datasets</w:t>
            </w:r>
          </w:p>
        </w:tc>
        <w:tc>
          <w:tcPr>
            <w:tcW w:w="1759" w:type="pct"/>
          </w:tcPr>
          <w:p w14:paraId="335E7A04" w14:textId="6313E637" w:rsidR="004A1094" w:rsidRPr="004A1094" w:rsidRDefault="004A1094" w:rsidP="00D344A7">
            <w:pPr>
              <w:tabs>
                <w:tab w:val="left" w:pos="1701"/>
              </w:tabs>
              <w:spacing w:after="60" w:line="240" w:lineRule="auto"/>
              <w:rPr>
                <w:lang w:val="en-GB"/>
              </w:rPr>
            </w:pPr>
          </w:p>
        </w:tc>
      </w:tr>
      <w:tr w:rsidR="00C53F21" w:rsidRPr="004A1094" w14:paraId="13C74AC9" w14:textId="77777777" w:rsidTr="2F40840B">
        <w:tc>
          <w:tcPr>
            <w:tcW w:w="1056" w:type="pct"/>
          </w:tcPr>
          <w:p w14:paraId="060DE54C" w14:textId="77777777" w:rsidR="004A1094" w:rsidRPr="004A1094" w:rsidRDefault="004A1094" w:rsidP="00DA5883">
            <w:pPr>
              <w:tabs>
                <w:tab w:val="left" w:pos="1701"/>
              </w:tabs>
              <w:spacing w:after="60" w:line="240" w:lineRule="auto"/>
              <w:rPr>
                <w:lang w:val="en-GB"/>
              </w:rPr>
            </w:pPr>
            <w:r w:rsidRPr="004A1094">
              <w:rPr>
                <w:lang w:val="en-GB"/>
              </w:rPr>
              <w:t>Part 6</w:t>
            </w:r>
          </w:p>
        </w:tc>
        <w:tc>
          <w:tcPr>
            <w:tcW w:w="987" w:type="pct"/>
          </w:tcPr>
          <w:p w14:paraId="170E6C4B" w14:textId="3DCC3336" w:rsidR="004A1094" w:rsidRPr="004A1094" w:rsidRDefault="004A1094" w:rsidP="00DA5883">
            <w:pPr>
              <w:tabs>
                <w:tab w:val="left" w:pos="1701"/>
              </w:tabs>
              <w:spacing w:after="60" w:line="240" w:lineRule="auto"/>
              <w:rPr>
                <w:lang w:val="en-GB"/>
              </w:rPr>
            </w:pPr>
          </w:p>
        </w:tc>
        <w:tc>
          <w:tcPr>
            <w:tcW w:w="1198" w:type="pct"/>
          </w:tcPr>
          <w:p w14:paraId="1F5D277B" w14:textId="77777777" w:rsidR="004A1094" w:rsidRPr="004A1094" w:rsidRDefault="004A1094" w:rsidP="00DA5883">
            <w:pPr>
              <w:tabs>
                <w:tab w:val="left" w:pos="1701"/>
              </w:tabs>
              <w:spacing w:after="60" w:line="240" w:lineRule="auto"/>
              <w:rPr>
                <w:lang w:val="en-GB"/>
              </w:rPr>
            </w:pPr>
            <w:r w:rsidRPr="004A1094">
              <w:rPr>
                <w:lang w:val="en-GB"/>
              </w:rPr>
              <w:t>Datasets</w:t>
            </w:r>
          </w:p>
        </w:tc>
        <w:tc>
          <w:tcPr>
            <w:tcW w:w="1759" w:type="pct"/>
          </w:tcPr>
          <w:p w14:paraId="53C04FEE" w14:textId="77777777" w:rsidR="004A1094" w:rsidRPr="004A1094" w:rsidRDefault="004A1094" w:rsidP="00DA5883">
            <w:pPr>
              <w:tabs>
                <w:tab w:val="left" w:pos="1701"/>
              </w:tabs>
              <w:spacing w:after="60" w:line="240" w:lineRule="auto"/>
              <w:rPr>
                <w:lang w:val="en-GB"/>
              </w:rPr>
            </w:pPr>
          </w:p>
        </w:tc>
      </w:tr>
      <w:tr w:rsidR="00C53F21" w:rsidRPr="004A1094" w14:paraId="0F4A2714" w14:textId="77777777" w:rsidTr="2F40840B">
        <w:tc>
          <w:tcPr>
            <w:tcW w:w="1056" w:type="pct"/>
          </w:tcPr>
          <w:p w14:paraId="5F8CB505" w14:textId="77777777" w:rsidR="004A1094" w:rsidRPr="004A1094" w:rsidRDefault="004A1094" w:rsidP="00DA5883">
            <w:pPr>
              <w:tabs>
                <w:tab w:val="left" w:pos="1701"/>
              </w:tabs>
              <w:spacing w:after="60" w:line="240" w:lineRule="auto"/>
              <w:rPr>
                <w:lang w:val="en-GB"/>
              </w:rPr>
            </w:pPr>
            <w:r w:rsidRPr="004A1094">
              <w:rPr>
                <w:lang w:val="en-GB"/>
              </w:rPr>
              <w:t>Part 7</w:t>
            </w:r>
          </w:p>
        </w:tc>
        <w:tc>
          <w:tcPr>
            <w:tcW w:w="987" w:type="pct"/>
          </w:tcPr>
          <w:p w14:paraId="34095CE8" w14:textId="2C8145DE" w:rsidR="004A1094" w:rsidRPr="004A1094" w:rsidRDefault="43D1AE08" w:rsidP="00D80E53">
            <w:pPr>
              <w:tabs>
                <w:tab w:val="left" w:pos="1701"/>
              </w:tabs>
              <w:spacing w:after="60" w:line="240" w:lineRule="auto"/>
              <w:jc w:val="left"/>
              <w:rPr>
                <w:lang w:val="en-GB"/>
              </w:rPr>
            </w:pPr>
            <w:r w:rsidRPr="5F0F9801">
              <w:rPr>
                <w:lang w:val="en-GB"/>
              </w:rPr>
              <w:t xml:space="preserve">Only checks </w:t>
            </w:r>
            <w:r w:rsidR="00289996" w:rsidRPr="5F0F9801">
              <w:rPr>
                <w:lang w:val="en-GB"/>
              </w:rPr>
              <w:t>for</w:t>
            </w:r>
            <w:r w:rsidRPr="5F0F9801">
              <w:rPr>
                <w:lang w:val="en-GB"/>
              </w:rPr>
              <w:t xml:space="preserve"> polygons</w:t>
            </w:r>
          </w:p>
        </w:tc>
        <w:tc>
          <w:tcPr>
            <w:tcW w:w="1198" w:type="pct"/>
          </w:tcPr>
          <w:p w14:paraId="663DECD2" w14:textId="3738BB64" w:rsidR="004A1094" w:rsidRPr="004A1094" w:rsidRDefault="00FA092F" w:rsidP="00D80E53">
            <w:pPr>
              <w:tabs>
                <w:tab w:val="left" w:pos="1701"/>
              </w:tabs>
              <w:spacing w:after="60" w:line="240" w:lineRule="auto"/>
              <w:jc w:val="left"/>
              <w:rPr>
                <w:lang w:val="en-GB"/>
              </w:rPr>
            </w:pPr>
            <w:r>
              <w:rPr>
                <w:lang w:val="en-GB"/>
              </w:rPr>
              <w:t>Domain extent polygons</w:t>
            </w:r>
          </w:p>
        </w:tc>
        <w:tc>
          <w:tcPr>
            <w:tcW w:w="1759" w:type="pct"/>
          </w:tcPr>
          <w:p w14:paraId="2498A6F7" w14:textId="340044CB" w:rsidR="004A1094" w:rsidRPr="004A1094" w:rsidRDefault="004A1094" w:rsidP="00FA092F">
            <w:pPr>
              <w:tabs>
                <w:tab w:val="left" w:pos="1701"/>
              </w:tabs>
              <w:spacing w:after="60" w:line="240" w:lineRule="auto"/>
              <w:rPr>
                <w:lang w:val="en-GB"/>
              </w:rPr>
            </w:pPr>
            <w:r w:rsidRPr="004A1094">
              <w:rPr>
                <w:lang w:val="en-GB"/>
              </w:rPr>
              <w:t>S-</w:t>
            </w:r>
            <w:r w:rsidR="00FA092F">
              <w:rPr>
                <w:lang w:val="en-GB"/>
              </w:rPr>
              <w:t>102 uses vector geometry only for domain extent polygons. Note also that domain extent polygons as used in S-102 do not have interior boundaries.</w:t>
            </w:r>
          </w:p>
        </w:tc>
      </w:tr>
      <w:tr w:rsidR="00C53F21" w:rsidRPr="004A1094" w14:paraId="3449D4C9" w14:textId="77777777" w:rsidTr="2F40840B">
        <w:tc>
          <w:tcPr>
            <w:tcW w:w="1056" w:type="pct"/>
          </w:tcPr>
          <w:p w14:paraId="2AC9D979" w14:textId="77777777" w:rsidR="004A1094" w:rsidRPr="004A1094" w:rsidRDefault="004A1094" w:rsidP="00DA5883">
            <w:pPr>
              <w:tabs>
                <w:tab w:val="left" w:pos="1701"/>
              </w:tabs>
              <w:spacing w:after="60" w:line="240" w:lineRule="auto"/>
              <w:rPr>
                <w:lang w:val="en-GB"/>
              </w:rPr>
            </w:pPr>
            <w:r w:rsidRPr="004A1094">
              <w:rPr>
                <w:lang w:val="en-GB"/>
              </w:rPr>
              <w:t>Part 8</w:t>
            </w:r>
          </w:p>
        </w:tc>
        <w:tc>
          <w:tcPr>
            <w:tcW w:w="987" w:type="pct"/>
          </w:tcPr>
          <w:p w14:paraId="1CA8BB12" w14:textId="095C0102" w:rsidR="004A1094" w:rsidRPr="004A1094" w:rsidRDefault="00FA092F" w:rsidP="00D80E53">
            <w:pPr>
              <w:tabs>
                <w:tab w:val="left" w:pos="1701"/>
              </w:tabs>
              <w:spacing w:after="60" w:line="240" w:lineRule="auto"/>
              <w:jc w:val="left"/>
              <w:rPr>
                <w:lang w:val="en-GB"/>
              </w:rPr>
            </w:pPr>
            <w:r>
              <w:rPr>
                <w:lang w:val="en-GB"/>
              </w:rPr>
              <w:t>Only checks applicable to regular grid</w:t>
            </w:r>
            <w:r w:rsidR="0089534A">
              <w:rPr>
                <w:lang w:val="en-GB"/>
              </w:rPr>
              <w:t xml:space="preserve"> coverages</w:t>
            </w:r>
          </w:p>
        </w:tc>
        <w:tc>
          <w:tcPr>
            <w:tcW w:w="1198" w:type="pct"/>
          </w:tcPr>
          <w:p w14:paraId="101D594A" w14:textId="299F545D" w:rsidR="004A1094" w:rsidRPr="004A1094" w:rsidRDefault="00FA092F" w:rsidP="00DA5883">
            <w:pPr>
              <w:tabs>
                <w:tab w:val="left" w:pos="1701"/>
              </w:tabs>
              <w:spacing w:after="60" w:line="240" w:lineRule="auto"/>
              <w:rPr>
                <w:lang w:val="en-GB"/>
              </w:rPr>
            </w:pPr>
            <w:r>
              <w:rPr>
                <w:lang w:val="en-GB"/>
              </w:rPr>
              <w:t>Dataset</w:t>
            </w:r>
          </w:p>
        </w:tc>
        <w:tc>
          <w:tcPr>
            <w:tcW w:w="1759" w:type="pct"/>
          </w:tcPr>
          <w:p w14:paraId="50F724C1" w14:textId="651B4F9A" w:rsidR="004A1094" w:rsidRPr="004A1094" w:rsidRDefault="004A1094" w:rsidP="00DA5883">
            <w:pPr>
              <w:tabs>
                <w:tab w:val="left" w:pos="1701"/>
              </w:tabs>
              <w:spacing w:after="60" w:line="240" w:lineRule="auto"/>
              <w:rPr>
                <w:lang w:val="en-GB"/>
              </w:rPr>
            </w:pPr>
          </w:p>
        </w:tc>
      </w:tr>
      <w:tr w:rsidR="00C53F21" w:rsidRPr="004A1094" w14:paraId="1611E35B" w14:textId="77777777" w:rsidTr="2F40840B">
        <w:tc>
          <w:tcPr>
            <w:tcW w:w="1056" w:type="pct"/>
          </w:tcPr>
          <w:p w14:paraId="0F74E03D" w14:textId="77777777" w:rsidR="004A1094" w:rsidRPr="004A1094" w:rsidRDefault="004A1094" w:rsidP="00DA5883">
            <w:pPr>
              <w:tabs>
                <w:tab w:val="left" w:pos="1701"/>
              </w:tabs>
              <w:spacing w:after="60" w:line="240" w:lineRule="auto"/>
              <w:rPr>
                <w:lang w:val="en-GB"/>
              </w:rPr>
            </w:pPr>
            <w:r w:rsidRPr="5F0F9801">
              <w:rPr>
                <w:lang w:val="en-GB"/>
              </w:rPr>
              <w:t>Part 9 / 9a / 13</w:t>
            </w:r>
          </w:p>
        </w:tc>
        <w:tc>
          <w:tcPr>
            <w:tcW w:w="987" w:type="pct"/>
          </w:tcPr>
          <w:p w14:paraId="11CB4700" w14:textId="70F309D4" w:rsidR="004A1094" w:rsidRPr="004A1094" w:rsidRDefault="004A1094" w:rsidP="00DA5883">
            <w:pPr>
              <w:tabs>
                <w:tab w:val="left" w:pos="1701"/>
              </w:tabs>
              <w:spacing w:after="60" w:line="240" w:lineRule="auto"/>
              <w:rPr>
                <w:lang w:val="en-GB"/>
              </w:rPr>
            </w:pPr>
          </w:p>
        </w:tc>
        <w:tc>
          <w:tcPr>
            <w:tcW w:w="1198" w:type="pct"/>
          </w:tcPr>
          <w:p w14:paraId="3E6F7F60" w14:textId="77777777" w:rsidR="004A1094" w:rsidRPr="004A1094" w:rsidRDefault="004A1094" w:rsidP="00DA5883">
            <w:pPr>
              <w:tabs>
                <w:tab w:val="left" w:pos="1701"/>
              </w:tabs>
              <w:spacing w:after="60" w:line="240" w:lineRule="auto"/>
              <w:rPr>
                <w:lang w:val="en-GB"/>
              </w:rPr>
            </w:pPr>
            <w:r w:rsidRPr="004A1094">
              <w:rPr>
                <w:lang w:val="en-GB"/>
              </w:rPr>
              <w:t xml:space="preserve">Product </w:t>
            </w:r>
            <w:proofErr w:type="spellStart"/>
            <w:r w:rsidRPr="004A1094">
              <w:rPr>
                <w:lang w:val="en-GB"/>
              </w:rPr>
              <w:t>Specitication</w:t>
            </w:r>
            <w:proofErr w:type="spellEnd"/>
          </w:p>
        </w:tc>
        <w:tc>
          <w:tcPr>
            <w:tcW w:w="1759" w:type="pct"/>
          </w:tcPr>
          <w:p w14:paraId="56765E70" w14:textId="77777777" w:rsidR="004A1094" w:rsidRPr="004A1094" w:rsidRDefault="004A1094" w:rsidP="00DA5883">
            <w:pPr>
              <w:tabs>
                <w:tab w:val="left" w:pos="1701"/>
              </w:tabs>
              <w:spacing w:after="60" w:line="240" w:lineRule="auto"/>
              <w:rPr>
                <w:lang w:val="en-GB"/>
              </w:rPr>
            </w:pPr>
            <w:r w:rsidRPr="5F0F9801">
              <w:rPr>
                <w:lang w:val="en-GB"/>
              </w:rPr>
              <w:t>Validation checks for Portrayal Catalogue</w:t>
            </w:r>
          </w:p>
        </w:tc>
      </w:tr>
      <w:tr w:rsidR="00C53F21" w:rsidRPr="004A1094" w14:paraId="2CD94E7E" w14:textId="77777777" w:rsidTr="2F40840B">
        <w:tc>
          <w:tcPr>
            <w:tcW w:w="1056" w:type="pct"/>
          </w:tcPr>
          <w:p w14:paraId="474BC66B" w14:textId="77777777" w:rsidR="004A1094" w:rsidRPr="004A1094" w:rsidRDefault="004A1094" w:rsidP="00DA5883">
            <w:pPr>
              <w:tabs>
                <w:tab w:val="left" w:pos="1701"/>
              </w:tabs>
              <w:spacing w:after="60" w:line="240" w:lineRule="auto"/>
              <w:rPr>
                <w:lang w:val="en-GB"/>
              </w:rPr>
            </w:pPr>
            <w:r w:rsidRPr="5F0F9801">
              <w:rPr>
                <w:lang w:val="en-GB"/>
              </w:rPr>
              <w:t>Part 10a</w:t>
            </w:r>
          </w:p>
        </w:tc>
        <w:tc>
          <w:tcPr>
            <w:tcW w:w="987" w:type="pct"/>
          </w:tcPr>
          <w:p w14:paraId="4107BEBA" w14:textId="401F8EBB" w:rsidR="004A1094" w:rsidRPr="004A1094" w:rsidRDefault="00C53F21" w:rsidP="00DA5883">
            <w:pPr>
              <w:tabs>
                <w:tab w:val="left" w:pos="1701"/>
              </w:tabs>
              <w:spacing w:after="60" w:line="240" w:lineRule="auto"/>
              <w:rPr>
                <w:lang w:val="en-GB"/>
              </w:rPr>
            </w:pPr>
            <w:r>
              <w:rPr>
                <w:lang w:val="en-GB"/>
              </w:rPr>
              <w:t>None</w:t>
            </w:r>
          </w:p>
        </w:tc>
        <w:tc>
          <w:tcPr>
            <w:tcW w:w="1198" w:type="pct"/>
          </w:tcPr>
          <w:p w14:paraId="612CC6D3" w14:textId="15B382E3" w:rsidR="004A1094" w:rsidRPr="004A1094" w:rsidRDefault="00C53F21" w:rsidP="00DA5883">
            <w:pPr>
              <w:tabs>
                <w:tab w:val="left" w:pos="1701"/>
              </w:tabs>
              <w:spacing w:after="60" w:line="240" w:lineRule="auto"/>
              <w:rPr>
                <w:lang w:val="en-GB"/>
              </w:rPr>
            </w:pPr>
            <w:r>
              <w:rPr>
                <w:lang w:val="en-GB"/>
              </w:rPr>
              <w:t>N/A</w:t>
            </w:r>
          </w:p>
        </w:tc>
        <w:tc>
          <w:tcPr>
            <w:tcW w:w="1759" w:type="pct"/>
          </w:tcPr>
          <w:p w14:paraId="0DD48404" w14:textId="63C9B5B0" w:rsidR="004A1094" w:rsidRPr="004A1094" w:rsidRDefault="00757F2D" w:rsidP="00DA5883">
            <w:pPr>
              <w:tabs>
                <w:tab w:val="left" w:pos="1701"/>
              </w:tabs>
              <w:spacing w:after="60" w:line="240" w:lineRule="auto"/>
              <w:rPr>
                <w:lang w:val="en-GB"/>
              </w:rPr>
            </w:pPr>
            <w:r w:rsidRPr="5F0F9801">
              <w:rPr>
                <w:lang w:val="en-GB"/>
              </w:rPr>
              <w:t>S-</w:t>
            </w:r>
            <w:r w:rsidR="00F4326B" w:rsidRPr="5F0F9801">
              <w:rPr>
                <w:lang w:val="en-GB"/>
              </w:rPr>
              <w:t>102</w:t>
            </w:r>
            <w:r w:rsidR="00C53F21" w:rsidRPr="5F0F9801">
              <w:rPr>
                <w:lang w:val="en-GB"/>
              </w:rPr>
              <w:t xml:space="preserve"> does not use the ISO 8211 format</w:t>
            </w:r>
          </w:p>
        </w:tc>
      </w:tr>
      <w:tr w:rsidR="00C53F21" w:rsidRPr="004A1094" w14:paraId="2E3D32F2" w14:textId="77777777" w:rsidTr="2F40840B">
        <w:tc>
          <w:tcPr>
            <w:tcW w:w="1056" w:type="pct"/>
          </w:tcPr>
          <w:p w14:paraId="27A504BA" w14:textId="1B75FBE3" w:rsidR="004A1094" w:rsidRPr="004A1094" w:rsidRDefault="004A1094" w:rsidP="00DA5883">
            <w:pPr>
              <w:tabs>
                <w:tab w:val="left" w:pos="1701"/>
              </w:tabs>
              <w:spacing w:after="60" w:line="240" w:lineRule="auto"/>
              <w:rPr>
                <w:lang w:val="en-GB"/>
              </w:rPr>
            </w:pPr>
            <w:r w:rsidRPr="5F0F9801">
              <w:rPr>
                <w:lang w:val="en-GB"/>
              </w:rPr>
              <w:t>Part 10b</w:t>
            </w:r>
          </w:p>
        </w:tc>
        <w:tc>
          <w:tcPr>
            <w:tcW w:w="987" w:type="pct"/>
          </w:tcPr>
          <w:p w14:paraId="00B31BF5" w14:textId="4C4C0C9C" w:rsidR="004A1094" w:rsidRPr="004A1094" w:rsidRDefault="00FA092F" w:rsidP="00DA5883">
            <w:pPr>
              <w:tabs>
                <w:tab w:val="left" w:pos="1701"/>
              </w:tabs>
              <w:spacing w:after="60" w:line="240" w:lineRule="auto"/>
              <w:rPr>
                <w:lang w:val="en-GB"/>
              </w:rPr>
            </w:pPr>
            <w:r>
              <w:rPr>
                <w:lang w:val="en-GB"/>
              </w:rPr>
              <w:t>None</w:t>
            </w:r>
          </w:p>
        </w:tc>
        <w:tc>
          <w:tcPr>
            <w:tcW w:w="1198" w:type="pct"/>
          </w:tcPr>
          <w:p w14:paraId="724424F2" w14:textId="1C8C9730" w:rsidR="004A1094" w:rsidRPr="004A1094" w:rsidRDefault="00FA092F" w:rsidP="00DA5883">
            <w:pPr>
              <w:tabs>
                <w:tab w:val="left" w:pos="1701"/>
              </w:tabs>
              <w:spacing w:after="60" w:line="240" w:lineRule="auto"/>
              <w:rPr>
                <w:lang w:val="en-GB"/>
              </w:rPr>
            </w:pPr>
            <w:r>
              <w:rPr>
                <w:lang w:val="en-GB"/>
              </w:rPr>
              <w:t>N/A</w:t>
            </w:r>
          </w:p>
        </w:tc>
        <w:tc>
          <w:tcPr>
            <w:tcW w:w="1759" w:type="pct"/>
          </w:tcPr>
          <w:p w14:paraId="3B4A58CB" w14:textId="5890D019" w:rsidR="004A1094" w:rsidRPr="004A1094" w:rsidRDefault="00289996" w:rsidP="00DA5883">
            <w:pPr>
              <w:tabs>
                <w:tab w:val="left" w:pos="1701"/>
              </w:tabs>
              <w:spacing w:after="60" w:line="240" w:lineRule="auto"/>
              <w:rPr>
                <w:lang w:val="en-GB"/>
              </w:rPr>
            </w:pPr>
            <w:r w:rsidRPr="5F0F9801">
              <w:rPr>
                <w:lang w:val="en-GB"/>
              </w:rPr>
              <w:t>S-102 does not use</w:t>
            </w:r>
            <w:r w:rsidR="00C53F21" w:rsidRPr="5F0F9801">
              <w:rPr>
                <w:lang w:val="en-GB"/>
              </w:rPr>
              <w:t xml:space="preserve"> the S-100 GML format</w:t>
            </w:r>
          </w:p>
        </w:tc>
      </w:tr>
      <w:tr w:rsidR="00C53F21" w:rsidRPr="004A1094" w14:paraId="3F51D10D" w14:textId="77777777" w:rsidTr="2F40840B">
        <w:tc>
          <w:tcPr>
            <w:tcW w:w="1056" w:type="pct"/>
          </w:tcPr>
          <w:p w14:paraId="5EFD103F" w14:textId="57BA033B" w:rsidR="00C53F21" w:rsidRPr="004A1094" w:rsidRDefault="00C53F21" w:rsidP="00C53F21">
            <w:pPr>
              <w:tabs>
                <w:tab w:val="left" w:pos="1701"/>
              </w:tabs>
              <w:spacing w:after="60" w:line="240" w:lineRule="auto"/>
              <w:rPr>
                <w:lang w:val="en-GB"/>
              </w:rPr>
            </w:pPr>
            <w:r w:rsidRPr="004A1094">
              <w:rPr>
                <w:lang w:val="en-GB"/>
              </w:rPr>
              <w:t>Part 10</w:t>
            </w:r>
            <w:r>
              <w:rPr>
                <w:lang w:val="en-GB"/>
              </w:rPr>
              <w:t>c</w:t>
            </w:r>
          </w:p>
        </w:tc>
        <w:tc>
          <w:tcPr>
            <w:tcW w:w="987" w:type="pct"/>
          </w:tcPr>
          <w:p w14:paraId="2D653327" w14:textId="487B3551" w:rsidR="00C53F21" w:rsidRPr="004A1094" w:rsidRDefault="0089534A" w:rsidP="5F0F9801">
            <w:pPr>
              <w:tabs>
                <w:tab w:val="left" w:pos="1701"/>
              </w:tabs>
              <w:spacing w:after="60" w:line="240" w:lineRule="auto"/>
              <w:jc w:val="left"/>
              <w:rPr>
                <w:lang w:val="en-GB"/>
              </w:rPr>
            </w:pPr>
            <w:r w:rsidRPr="5F0F9801">
              <w:rPr>
                <w:lang w:val="en-GB"/>
              </w:rPr>
              <w:t xml:space="preserve">Only checks applicable to </w:t>
            </w:r>
            <w:r w:rsidR="19853616" w:rsidRPr="5F0F9801">
              <w:rPr>
                <w:lang w:val="en-GB"/>
              </w:rPr>
              <w:t>“</w:t>
            </w:r>
            <w:r w:rsidR="19853616" w:rsidRPr="5F0F9801">
              <w:rPr>
                <w:rFonts w:eastAsia="Arial" w:cs="Arial"/>
                <w:lang w:val="en-GB"/>
              </w:rPr>
              <w:t>Regular Grid”</w:t>
            </w:r>
            <w:r w:rsidR="19853616" w:rsidRPr="5F0F9801">
              <w:rPr>
                <w:lang w:val="en-GB"/>
              </w:rPr>
              <w:t xml:space="preserve"> and “Feature oriented Regular Grid”</w:t>
            </w:r>
            <w:r w:rsidRPr="5F0F9801">
              <w:rPr>
                <w:lang w:val="en-GB"/>
              </w:rPr>
              <w:t xml:space="preserve"> coverages</w:t>
            </w:r>
          </w:p>
        </w:tc>
        <w:tc>
          <w:tcPr>
            <w:tcW w:w="1198" w:type="pct"/>
          </w:tcPr>
          <w:p w14:paraId="1E683916" w14:textId="0A2A55FD" w:rsidR="00C53F21" w:rsidRPr="004A1094" w:rsidRDefault="0089534A" w:rsidP="00C53F21">
            <w:pPr>
              <w:tabs>
                <w:tab w:val="left" w:pos="1701"/>
              </w:tabs>
              <w:spacing w:after="60" w:line="240" w:lineRule="auto"/>
              <w:rPr>
                <w:lang w:val="en-GB"/>
              </w:rPr>
            </w:pPr>
            <w:r>
              <w:rPr>
                <w:lang w:val="en-GB"/>
              </w:rPr>
              <w:t>Dataset</w:t>
            </w:r>
          </w:p>
        </w:tc>
        <w:tc>
          <w:tcPr>
            <w:tcW w:w="1759" w:type="pct"/>
          </w:tcPr>
          <w:p w14:paraId="1F62B345" w14:textId="066B2629" w:rsidR="00C53F21" w:rsidRPr="004A1094" w:rsidRDefault="0089534A" w:rsidP="5F0F9801">
            <w:pPr>
              <w:tabs>
                <w:tab w:val="left" w:pos="1701"/>
              </w:tabs>
              <w:spacing w:after="60" w:line="240" w:lineRule="auto"/>
              <w:rPr>
                <w:lang w:val="en-GB"/>
              </w:rPr>
            </w:pPr>
            <w:r w:rsidRPr="5F0F9801">
              <w:rPr>
                <w:lang w:val="en-GB"/>
              </w:rPr>
              <w:t xml:space="preserve">S-102 uses only the </w:t>
            </w:r>
            <w:r w:rsidR="0C46230D" w:rsidRPr="5F0F9801">
              <w:rPr>
                <w:lang w:val="en-GB"/>
              </w:rPr>
              <w:t>“</w:t>
            </w:r>
            <w:r w:rsidR="0C46230D" w:rsidRPr="5F0F9801">
              <w:rPr>
                <w:rFonts w:eastAsia="Arial" w:cs="Arial"/>
                <w:lang w:val="en-GB"/>
              </w:rPr>
              <w:t>Regular Grid”</w:t>
            </w:r>
            <w:r w:rsidR="0C46230D" w:rsidRPr="5F0F9801">
              <w:rPr>
                <w:lang w:val="en-GB"/>
              </w:rPr>
              <w:t xml:space="preserve"> and “Feature oriented Regular Grid”</w:t>
            </w:r>
            <w:r w:rsidRPr="5F0F9801">
              <w:rPr>
                <w:lang w:val="en-GB"/>
              </w:rPr>
              <w:t xml:space="preserve"> coverage type</w:t>
            </w:r>
          </w:p>
        </w:tc>
      </w:tr>
      <w:tr w:rsidR="00C53F21" w:rsidRPr="004A1094" w14:paraId="5CC96E0C" w14:textId="77777777" w:rsidTr="2F40840B">
        <w:tc>
          <w:tcPr>
            <w:tcW w:w="1056" w:type="pct"/>
          </w:tcPr>
          <w:p w14:paraId="7CD84786" w14:textId="77777777" w:rsidR="004A1094" w:rsidRPr="004A1094" w:rsidRDefault="004A1094" w:rsidP="00DA5883">
            <w:pPr>
              <w:tabs>
                <w:tab w:val="left" w:pos="1701"/>
              </w:tabs>
              <w:spacing w:after="60" w:line="240" w:lineRule="auto"/>
              <w:rPr>
                <w:lang w:val="en-GB"/>
              </w:rPr>
            </w:pPr>
            <w:r w:rsidRPr="5F0F9801">
              <w:rPr>
                <w:lang w:val="en-GB"/>
              </w:rPr>
              <w:t>Part 11</w:t>
            </w:r>
          </w:p>
        </w:tc>
        <w:tc>
          <w:tcPr>
            <w:tcW w:w="987" w:type="pct"/>
          </w:tcPr>
          <w:p w14:paraId="103CE92D" w14:textId="38C7FED4" w:rsidR="004A1094" w:rsidRPr="004A1094" w:rsidRDefault="189244C6" w:rsidP="5F0F9801">
            <w:pPr>
              <w:tabs>
                <w:tab w:val="left" w:pos="1701"/>
              </w:tabs>
              <w:spacing w:after="60" w:line="240" w:lineRule="auto"/>
            </w:pPr>
            <w:r w:rsidRPr="5F0F9801">
              <w:rPr>
                <w:lang w:val="en-GB"/>
              </w:rPr>
              <w:t>100_0255</w:t>
            </w:r>
          </w:p>
        </w:tc>
        <w:tc>
          <w:tcPr>
            <w:tcW w:w="1198" w:type="pct"/>
          </w:tcPr>
          <w:p w14:paraId="0BCA22D1" w14:textId="77777777" w:rsidR="004A1094" w:rsidRPr="004A1094" w:rsidRDefault="004A1094" w:rsidP="00DA5883">
            <w:pPr>
              <w:tabs>
                <w:tab w:val="left" w:pos="1701"/>
              </w:tabs>
              <w:spacing w:after="60" w:line="240" w:lineRule="auto"/>
              <w:rPr>
                <w:lang w:val="en-GB"/>
              </w:rPr>
            </w:pPr>
            <w:r w:rsidRPr="004A1094">
              <w:rPr>
                <w:lang w:val="en-GB"/>
              </w:rPr>
              <w:t>Dataset</w:t>
            </w:r>
          </w:p>
        </w:tc>
        <w:tc>
          <w:tcPr>
            <w:tcW w:w="1759" w:type="pct"/>
          </w:tcPr>
          <w:p w14:paraId="64A659A1" w14:textId="77777777" w:rsidR="004A1094" w:rsidRPr="004A1094" w:rsidRDefault="004A1094" w:rsidP="00DA5883">
            <w:pPr>
              <w:tabs>
                <w:tab w:val="left" w:pos="1701"/>
              </w:tabs>
              <w:spacing w:after="60" w:line="240" w:lineRule="auto"/>
              <w:rPr>
                <w:lang w:val="en-GB"/>
              </w:rPr>
            </w:pPr>
            <w:r w:rsidRPr="5F0F9801">
              <w:rPr>
                <w:lang w:val="en-GB"/>
              </w:rPr>
              <w:t>There is only one Part 11 generic check, for dataset size</w:t>
            </w:r>
          </w:p>
        </w:tc>
      </w:tr>
      <w:tr w:rsidR="005140B0" w:rsidRPr="004A1094" w14:paraId="4CDB3D69" w14:textId="77777777" w:rsidTr="2F40840B">
        <w:tc>
          <w:tcPr>
            <w:tcW w:w="1056" w:type="pct"/>
          </w:tcPr>
          <w:p w14:paraId="368FA62A" w14:textId="77777777" w:rsidR="005140B0" w:rsidRPr="004A1094" w:rsidRDefault="005140B0" w:rsidP="005140B0">
            <w:pPr>
              <w:tabs>
                <w:tab w:val="left" w:pos="1701"/>
              </w:tabs>
              <w:spacing w:after="60" w:line="240" w:lineRule="auto"/>
              <w:rPr>
                <w:lang w:val="en-GB"/>
              </w:rPr>
            </w:pPr>
            <w:r w:rsidRPr="004A1094">
              <w:rPr>
                <w:lang w:val="en-GB"/>
              </w:rPr>
              <w:t>Part 15</w:t>
            </w:r>
          </w:p>
        </w:tc>
        <w:tc>
          <w:tcPr>
            <w:tcW w:w="987" w:type="pct"/>
          </w:tcPr>
          <w:p w14:paraId="0ABBABE1" w14:textId="0985103F" w:rsidR="005140B0" w:rsidRPr="004A1094" w:rsidRDefault="1BF7D76C" w:rsidP="5F0F9801">
            <w:pPr>
              <w:tabs>
                <w:tab w:val="left" w:pos="1701"/>
              </w:tabs>
              <w:spacing w:after="60" w:line="240" w:lineRule="auto"/>
              <w:rPr>
                <w:lang w:val="en-GB"/>
              </w:rPr>
            </w:pPr>
            <w:r w:rsidRPr="5F0F9801">
              <w:rPr>
                <w:lang w:val="en-GB"/>
              </w:rPr>
              <w:t>100_0256</w:t>
            </w:r>
          </w:p>
          <w:p w14:paraId="114E7BB0" w14:textId="1F06CDB8" w:rsidR="005140B0" w:rsidRPr="004A1094" w:rsidRDefault="1BF7D76C" w:rsidP="5F0F9801">
            <w:pPr>
              <w:tabs>
                <w:tab w:val="left" w:pos="1701"/>
              </w:tabs>
              <w:spacing w:after="60" w:line="240" w:lineRule="auto"/>
            </w:pPr>
            <w:r w:rsidRPr="5F0F9801">
              <w:rPr>
                <w:lang w:val="en-GB"/>
              </w:rPr>
              <w:t>100_0257</w:t>
            </w:r>
          </w:p>
          <w:p w14:paraId="2FCC9D12" w14:textId="33CD0D05" w:rsidR="005140B0" w:rsidRPr="004A1094" w:rsidRDefault="1BF7D76C" w:rsidP="5F0F9801">
            <w:pPr>
              <w:tabs>
                <w:tab w:val="left" w:pos="1701"/>
              </w:tabs>
              <w:spacing w:after="60" w:line="240" w:lineRule="auto"/>
            </w:pPr>
            <w:r w:rsidRPr="5F0F9801">
              <w:rPr>
                <w:lang w:val="en-GB"/>
              </w:rPr>
              <w:t>100_0258</w:t>
            </w:r>
          </w:p>
          <w:p w14:paraId="15DAEBC2" w14:textId="0B86EDE3" w:rsidR="005140B0" w:rsidRPr="004A1094" w:rsidRDefault="1BF7D76C" w:rsidP="5F0F9801">
            <w:pPr>
              <w:tabs>
                <w:tab w:val="left" w:pos="1701"/>
              </w:tabs>
              <w:spacing w:after="60" w:line="240" w:lineRule="auto"/>
            </w:pPr>
            <w:r w:rsidRPr="5F0F9801">
              <w:rPr>
                <w:lang w:val="en-GB"/>
              </w:rPr>
              <w:t>100_0259</w:t>
            </w:r>
          </w:p>
          <w:p w14:paraId="1035A391" w14:textId="348F9CC2" w:rsidR="005140B0" w:rsidRPr="004A1094" w:rsidRDefault="1BF7D76C" w:rsidP="5F0F9801">
            <w:pPr>
              <w:tabs>
                <w:tab w:val="left" w:pos="1701"/>
              </w:tabs>
              <w:spacing w:after="60" w:line="240" w:lineRule="auto"/>
            </w:pPr>
            <w:r w:rsidRPr="5F0F9801">
              <w:rPr>
                <w:lang w:val="en-GB"/>
              </w:rPr>
              <w:t>100_0260</w:t>
            </w:r>
          </w:p>
          <w:p w14:paraId="2F3DBA5D" w14:textId="5D6091CA" w:rsidR="005140B0" w:rsidRPr="004A1094" w:rsidRDefault="1BF7D76C" w:rsidP="5F0F9801">
            <w:pPr>
              <w:tabs>
                <w:tab w:val="left" w:pos="1701"/>
              </w:tabs>
              <w:spacing w:after="60" w:line="240" w:lineRule="auto"/>
            </w:pPr>
            <w:r w:rsidRPr="5F0F9801">
              <w:rPr>
                <w:lang w:val="en-GB"/>
              </w:rPr>
              <w:t>100_0261</w:t>
            </w:r>
          </w:p>
          <w:p w14:paraId="59D4638E" w14:textId="56C0F147" w:rsidR="005140B0" w:rsidRPr="004A1094" w:rsidRDefault="1BF7D76C" w:rsidP="5F0F9801">
            <w:pPr>
              <w:tabs>
                <w:tab w:val="left" w:pos="1701"/>
              </w:tabs>
              <w:spacing w:after="60" w:line="240" w:lineRule="auto"/>
            </w:pPr>
            <w:r w:rsidRPr="5F0F9801">
              <w:rPr>
                <w:lang w:val="en-GB"/>
              </w:rPr>
              <w:t>100_0262</w:t>
            </w:r>
          </w:p>
          <w:p w14:paraId="02BFD323" w14:textId="5ECD01E9" w:rsidR="005140B0" w:rsidRPr="004A1094" w:rsidRDefault="1BF7D76C" w:rsidP="5F0F9801">
            <w:pPr>
              <w:tabs>
                <w:tab w:val="left" w:pos="1701"/>
              </w:tabs>
              <w:spacing w:after="60" w:line="240" w:lineRule="auto"/>
            </w:pPr>
            <w:r w:rsidRPr="5F0F9801">
              <w:rPr>
                <w:lang w:val="en-GB"/>
              </w:rPr>
              <w:t>100_0263</w:t>
            </w:r>
          </w:p>
          <w:p w14:paraId="22DDEA81" w14:textId="6AF23426" w:rsidR="005140B0" w:rsidRPr="004A1094" w:rsidRDefault="1BF7D76C" w:rsidP="5F0F9801">
            <w:pPr>
              <w:tabs>
                <w:tab w:val="left" w:pos="1701"/>
              </w:tabs>
              <w:spacing w:after="60" w:line="240" w:lineRule="auto"/>
            </w:pPr>
            <w:r w:rsidRPr="5F0F9801">
              <w:rPr>
                <w:lang w:val="en-GB"/>
              </w:rPr>
              <w:t>100_0264</w:t>
            </w:r>
          </w:p>
          <w:p w14:paraId="555E906E" w14:textId="765F30C2" w:rsidR="005140B0" w:rsidRPr="004A1094" w:rsidRDefault="1BF7D76C" w:rsidP="5F0F9801">
            <w:pPr>
              <w:tabs>
                <w:tab w:val="left" w:pos="1701"/>
              </w:tabs>
              <w:spacing w:after="60" w:line="240" w:lineRule="auto"/>
            </w:pPr>
            <w:r w:rsidRPr="5F0F9801">
              <w:rPr>
                <w:lang w:val="en-GB"/>
              </w:rPr>
              <w:t>100_0265</w:t>
            </w:r>
          </w:p>
          <w:p w14:paraId="57EC18ED" w14:textId="66D1D071" w:rsidR="005140B0" w:rsidRPr="004A1094" w:rsidRDefault="1BF7D76C" w:rsidP="5F0F9801">
            <w:pPr>
              <w:tabs>
                <w:tab w:val="left" w:pos="1701"/>
              </w:tabs>
              <w:spacing w:after="60" w:line="240" w:lineRule="auto"/>
            </w:pPr>
            <w:r w:rsidRPr="5F0F9801">
              <w:rPr>
                <w:lang w:val="en-GB"/>
              </w:rPr>
              <w:lastRenderedPageBreak/>
              <w:t>100_0266</w:t>
            </w:r>
          </w:p>
          <w:p w14:paraId="3FE67100" w14:textId="455AF109" w:rsidR="005140B0" w:rsidRPr="004A1094" w:rsidRDefault="1BF7D76C" w:rsidP="5F0F9801">
            <w:pPr>
              <w:tabs>
                <w:tab w:val="left" w:pos="1701"/>
              </w:tabs>
              <w:spacing w:after="60" w:line="240" w:lineRule="auto"/>
            </w:pPr>
            <w:r w:rsidRPr="5F0F9801">
              <w:rPr>
                <w:lang w:val="en-GB"/>
              </w:rPr>
              <w:t>100_0267</w:t>
            </w:r>
          </w:p>
        </w:tc>
        <w:tc>
          <w:tcPr>
            <w:tcW w:w="1198" w:type="pct"/>
          </w:tcPr>
          <w:p w14:paraId="7868172A" w14:textId="77777777" w:rsidR="005140B0" w:rsidRDefault="005140B0" w:rsidP="005140B0">
            <w:pPr>
              <w:tabs>
                <w:tab w:val="left" w:pos="1701"/>
              </w:tabs>
              <w:spacing w:after="60" w:line="240" w:lineRule="auto"/>
              <w:rPr>
                <w:lang w:val="en-GB"/>
              </w:rPr>
            </w:pPr>
            <w:r>
              <w:rPr>
                <w:lang w:val="en-GB"/>
              </w:rPr>
              <w:lastRenderedPageBreak/>
              <w:t>Exchange catalogue</w:t>
            </w:r>
          </w:p>
          <w:p w14:paraId="0689DB61" w14:textId="4C4D90F5" w:rsidR="005140B0" w:rsidRPr="004A1094" w:rsidRDefault="005140B0" w:rsidP="005140B0">
            <w:pPr>
              <w:tabs>
                <w:tab w:val="left" w:pos="1701"/>
              </w:tabs>
              <w:spacing w:after="60" w:line="240" w:lineRule="auto"/>
              <w:rPr>
                <w:lang w:val="en-GB"/>
              </w:rPr>
            </w:pPr>
            <w:r>
              <w:rPr>
                <w:lang w:val="en-GB"/>
              </w:rPr>
              <w:t>Exchange set</w:t>
            </w:r>
          </w:p>
        </w:tc>
        <w:tc>
          <w:tcPr>
            <w:tcW w:w="1759" w:type="pct"/>
          </w:tcPr>
          <w:p w14:paraId="71B1CB90" w14:textId="77777777" w:rsidR="005140B0" w:rsidRPr="004A1094" w:rsidRDefault="005140B0" w:rsidP="005140B0">
            <w:pPr>
              <w:tabs>
                <w:tab w:val="left" w:pos="1701"/>
              </w:tabs>
              <w:spacing w:after="60" w:line="240" w:lineRule="auto"/>
              <w:rPr>
                <w:lang w:val="en-GB"/>
              </w:rPr>
            </w:pPr>
          </w:p>
        </w:tc>
      </w:tr>
      <w:tr w:rsidR="00C53F21" w:rsidRPr="004A1094" w14:paraId="0E0A6C77" w14:textId="77777777" w:rsidTr="2F40840B">
        <w:tc>
          <w:tcPr>
            <w:tcW w:w="1056" w:type="pct"/>
          </w:tcPr>
          <w:p w14:paraId="11CFC6C7" w14:textId="77777777" w:rsidR="004A1094" w:rsidRPr="004A1094" w:rsidRDefault="004A1094" w:rsidP="00DA5883">
            <w:pPr>
              <w:tabs>
                <w:tab w:val="left" w:pos="1701"/>
              </w:tabs>
              <w:spacing w:after="60" w:line="240" w:lineRule="auto"/>
              <w:rPr>
                <w:lang w:val="en-GB"/>
              </w:rPr>
            </w:pPr>
            <w:r w:rsidRPr="004A1094">
              <w:rPr>
                <w:lang w:val="en-GB"/>
              </w:rPr>
              <w:t>Part 17</w:t>
            </w:r>
          </w:p>
        </w:tc>
        <w:tc>
          <w:tcPr>
            <w:tcW w:w="987" w:type="pct"/>
          </w:tcPr>
          <w:p w14:paraId="6B098DC4" w14:textId="77A4D8DF" w:rsidR="004A1094" w:rsidRPr="004A1094" w:rsidRDefault="00A55127" w:rsidP="00DA5883">
            <w:pPr>
              <w:tabs>
                <w:tab w:val="left" w:pos="1701"/>
              </w:tabs>
              <w:spacing w:after="60" w:line="240" w:lineRule="auto"/>
              <w:rPr>
                <w:lang w:val="en-GB"/>
              </w:rPr>
            </w:pPr>
            <w:r>
              <w:rPr>
                <w:lang w:val="en-GB"/>
              </w:rPr>
              <w:t>All</w:t>
            </w:r>
          </w:p>
        </w:tc>
        <w:tc>
          <w:tcPr>
            <w:tcW w:w="1198" w:type="pct"/>
          </w:tcPr>
          <w:p w14:paraId="6890915C" w14:textId="77777777" w:rsidR="004A1094" w:rsidRPr="004A1094" w:rsidRDefault="004A1094" w:rsidP="00DA5883">
            <w:pPr>
              <w:tabs>
                <w:tab w:val="left" w:pos="1701"/>
              </w:tabs>
              <w:spacing w:after="60" w:line="240" w:lineRule="auto"/>
              <w:rPr>
                <w:lang w:val="en-GB"/>
              </w:rPr>
            </w:pPr>
            <w:r w:rsidRPr="004A1094">
              <w:rPr>
                <w:lang w:val="en-GB"/>
              </w:rPr>
              <w:t>Exchange catalogue</w:t>
            </w:r>
          </w:p>
          <w:p w14:paraId="0D256BB0" w14:textId="77777777" w:rsidR="004A1094" w:rsidRPr="004A1094" w:rsidRDefault="004A1094" w:rsidP="00DA5883">
            <w:pPr>
              <w:tabs>
                <w:tab w:val="left" w:pos="1701"/>
              </w:tabs>
              <w:spacing w:after="60" w:line="240" w:lineRule="auto"/>
              <w:rPr>
                <w:lang w:val="en-GB"/>
              </w:rPr>
            </w:pPr>
            <w:r w:rsidRPr="004A1094">
              <w:rPr>
                <w:lang w:val="en-GB"/>
              </w:rPr>
              <w:t>Exchange set</w:t>
            </w:r>
          </w:p>
        </w:tc>
        <w:tc>
          <w:tcPr>
            <w:tcW w:w="1759" w:type="pct"/>
          </w:tcPr>
          <w:p w14:paraId="6FA0FCAD" w14:textId="47477950" w:rsidR="004A1094" w:rsidRPr="004A1094" w:rsidRDefault="004A1094" w:rsidP="00DA5883">
            <w:pPr>
              <w:tabs>
                <w:tab w:val="left" w:pos="1701"/>
              </w:tabs>
              <w:spacing w:after="60" w:line="240" w:lineRule="auto"/>
              <w:rPr>
                <w:lang w:val="en-GB"/>
              </w:rPr>
            </w:pPr>
          </w:p>
        </w:tc>
      </w:tr>
    </w:tbl>
    <w:p w14:paraId="1072638C" w14:textId="77777777" w:rsidR="004A1094" w:rsidRPr="004A1094" w:rsidRDefault="004A1094" w:rsidP="004A1094">
      <w:pPr>
        <w:tabs>
          <w:tab w:val="left" w:pos="1701"/>
        </w:tabs>
        <w:spacing w:line="240" w:lineRule="auto"/>
        <w:rPr>
          <w:lang w:val="en-GB"/>
        </w:rPr>
      </w:pPr>
    </w:p>
    <w:p w14:paraId="24B7AB9D" w14:textId="77777777" w:rsidR="004A1094" w:rsidRPr="004A1094" w:rsidRDefault="004A1094" w:rsidP="00ED6F4D">
      <w:pPr>
        <w:pStyle w:val="berschrift2"/>
        <w:rPr>
          <w:lang w:val="en-GB"/>
        </w:rPr>
      </w:pPr>
      <w:bookmarkStart w:id="72" w:name="_Toc179220194"/>
      <w:bookmarkStart w:id="73" w:name="_Toc938266203"/>
      <w:bookmarkStart w:id="74" w:name="_Toc248442364"/>
      <w:r w:rsidRPr="2D8F900D">
        <w:rPr>
          <w:lang w:val="en-GB"/>
        </w:rPr>
        <w:t>Interoperability checks</w:t>
      </w:r>
      <w:bookmarkEnd w:id="72"/>
      <w:bookmarkEnd w:id="73"/>
      <w:bookmarkEnd w:id="74"/>
    </w:p>
    <w:p w14:paraId="353F74F0" w14:textId="0D4308FF" w:rsidR="004A1094" w:rsidRPr="004A1094" w:rsidRDefault="00757F2D" w:rsidP="004A1094">
      <w:pPr>
        <w:tabs>
          <w:tab w:val="left" w:pos="1701"/>
        </w:tabs>
        <w:spacing w:line="240" w:lineRule="auto"/>
        <w:rPr>
          <w:lang w:val="en-GB"/>
        </w:rPr>
      </w:pPr>
      <w:r w:rsidRPr="18618C85">
        <w:rPr>
          <w:lang w:val="en-GB"/>
        </w:rPr>
        <w:t>S-</w:t>
      </w:r>
      <w:r w:rsidR="00F4326B" w:rsidRPr="18618C85">
        <w:rPr>
          <w:lang w:val="en-GB"/>
        </w:rPr>
        <w:t>102</w:t>
      </w:r>
      <w:r w:rsidR="004A1094" w:rsidRPr="18618C85">
        <w:rPr>
          <w:lang w:val="en-GB"/>
        </w:rPr>
        <w:t xml:space="preserve"> datasets and exchange sets intended for use on ECDIS must also pass the applicable int</w:t>
      </w:r>
      <w:r w:rsidR="009A5B33" w:rsidRPr="18618C85">
        <w:rPr>
          <w:lang w:val="en-GB"/>
        </w:rPr>
        <w:t>e</w:t>
      </w:r>
      <w:r w:rsidR="004A1094" w:rsidRPr="18618C85">
        <w:rPr>
          <w:lang w:val="en-GB"/>
        </w:rPr>
        <w:t>roperability checks from those listed in S-158:98.</w:t>
      </w:r>
    </w:p>
    <w:p w14:paraId="7C43EF09" w14:textId="77777777" w:rsidR="004A1094" w:rsidRPr="00D76F20" w:rsidRDefault="004A1094" w:rsidP="00D76F20">
      <w:pPr>
        <w:tabs>
          <w:tab w:val="left" w:pos="1701"/>
        </w:tabs>
        <w:spacing w:line="240" w:lineRule="auto"/>
        <w:rPr>
          <w:lang w:val="en-GB"/>
        </w:rPr>
      </w:pPr>
    </w:p>
    <w:p w14:paraId="192042B5" w14:textId="40B51F02" w:rsidR="00861E96" w:rsidRDefault="00861E96" w:rsidP="00611211">
      <w:pPr>
        <w:pStyle w:val="berschrift1"/>
        <w:rPr>
          <w:lang w:val="en-GB"/>
        </w:rPr>
      </w:pPr>
      <w:bookmarkStart w:id="75" w:name="_Toc377001999"/>
      <w:bookmarkStart w:id="76" w:name="_Toc1068202228"/>
      <w:r w:rsidRPr="2F40840B">
        <w:rPr>
          <w:lang w:val="en-GB"/>
        </w:rPr>
        <w:t xml:space="preserve">Check </w:t>
      </w:r>
      <w:r w:rsidR="000C0A8B" w:rsidRPr="2F40840B">
        <w:rPr>
          <w:lang w:val="en-GB"/>
        </w:rPr>
        <w:t xml:space="preserve">Application </w:t>
      </w:r>
      <w:r w:rsidRPr="2F40840B">
        <w:rPr>
          <w:lang w:val="en-GB"/>
        </w:rPr>
        <w:t>Sequence</w:t>
      </w:r>
      <w:bookmarkEnd w:id="75"/>
      <w:bookmarkEnd w:id="76"/>
    </w:p>
    <w:p w14:paraId="7AF743AD" w14:textId="7BFF280D" w:rsidR="00D76F20" w:rsidRPr="00D76F20" w:rsidRDefault="00D76F20" w:rsidP="00D76F20">
      <w:pPr>
        <w:rPr>
          <w:lang w:val="en-GB"/>
        </w:rPr>
      </w:pPr>
      <w:r>
        <w:rPr>
          <w:lang w:val="en-GB"/>
        </w:rPr>
        <w:t xml:space="preserve">The check application sequence </w:t>
      </w:r>
      <w:r w:rsidR="0066513D">
        <w:rPr>
          <w:lang w:val="en-GB"/>
        </w:rPr>
        <w:t>expands and modifies the application sequence described in S-158.</w:t>
      </w:r>
    </w:p>
    <w:p w14:paraId="03C9E3F0" w14:textId="66F13DDE" w:rsidR="001B5F6E" w:rsidRDefault="001B5F6E" w:rsidP="001B5F6E">
      <w:pPr>
        <w:pStyle w:val="Beschriftung"/>
        <w:keepNext/>
      </w:pPr>
      <w:r>
        <w:t xml:space="preserve">Table </w:t>
      </w:r>
      <w:r w:rsidR="00A15C47">
        <w:fldChar w:fldCharType="begin"/>
      </w:r>
      <w:r w:rsidR="00A15C47">
        <w:instrText xml:space="preserve"> STYLEREF 1 \s </w:instrText>
      </w:r>
      <w:r w:rsidR="00A15C47">
        <w:fldChar w:fldCharType="separate"/>
      </w:r>
      <w:r w:rsidR="00A15C47">
        <w:rPr>
          <w:noProof/>
        </w:rPr>
        <w:t>6</w:t>
      </w:r>
      <w:r w:rsidR="00A15C47">
        <w:fldChar w:fldCharType="end"/>
      </w:r>
      <w:r w:rsidR="00A000B3">
        <w:t>-</w:t>
      </w:r>
      <w:r w:rsidR="00A15C47">
        <w:fldChar w:fldCharType="begin"/>
      </w:r>
      <w:r w:rsidR="00A15C47">
        <w:instrText xml:space="preserve"> SEQ Table \* ARABIC \s 1 </w:instrText>
      </w:r>
      <w:r w:rsidR="00A15C47">
        <w:fldChar w:fldCharType="separate"/>
      </w:r>
      <w:r w:rsidR="00A15C47">
        <w:rPr>
          <w:noProof/>
        </w:rPr>
        <w:t>1</w:t>
      </w:r>
      <w:r w:rsidR="00A15C47">
        <w:fldChar w:fldCharType="end"/>
      </w:r>
      <w:r>
        <w:t xml:space="preserve"> - </w:t>
      </w:r>
      <w:r w:rsidR="00750522">
        <w:t>Suggested</w:t>
      </w:r>
      <w:r>
        <w:t xml:space="preserve"> application order of validation checks</w:t>
      </w:r>
    </w:p>
    <w:tbl>
      <w:tblPr>
        <w:tblStyle w:val="Tabellenraster"/>
        <w:tblW w:w="0" w:type="auto"/>
        <w:tblLook w:val="04A0" w:firstRow="1" w:lastRow="0" w:firstColumn="1" w:lastColumn="0" w:noHBand="0" w:noVBand="1"/>
      </w:tblPr>
      <w:tblGrid>
        <w:gridCol w:w="761"/>
        <w:gridCol w:w="3123"/>
        <w:gridCol w:w="1891"/>
        <w:gridCol w:w="3241"/>
      </w:tblGrid>
      <w:tr w:rsidR="00870790" w:rsidRPr="001B5F6E" w14:paraId="4DC82CC9" w14:textId="4A5E1D16" w:rsidTr="2F40840B">
        <w:trPr>
          <w:cantSplit/>
          <w:tblHeader/>
        </w:trPr>
        <w:tc>
          <w:tcPr>
            <w:tcW w:w="0" w:type="auto"/>
            <w:shd w:val="clear" w:color="auto" w:fill="D9D9D9" w:themeFill="background1" w:themeFillShade="D9"/>
          </w:tcPr>
          <w:p w14:paraId="0EF7FBAE" w14:textId="77777777" w:rsidR="00336B36" w:rsidRPr="00E401E3" w:rsidRDefault="00336B36" w:rsidP="001B5F6E">
            <w:pPr>
              <w:spacing w:after="120" w:line="240" w:lineRule="auto"/>
              <w:rPr>
                <w:b/>
                <w:bCs/>
                <w:lang w:val="en-GB"/>
              </w:rPr>
            </w:pPr>
            <w:r w:rsidRPr="00E401E3">
              <w:rPr>
                <w:b/>
                <w:bCs/>
                <w:lang w:val="en-GB"/>
              </w:rPr>
              <w:t>Order</w:t>
            </w:r>
          </w:p>
        </w:tc>
        <w:tc>
          <w:tcPr>
            <w:tcW w:w="0" w:type="auto"/>
            <w:shd w:val="clear" w:color="auto" w:fill="D9D9D9" w:themeFill="background1" w:themeFillShade="D9"/>
          </w:tcPr>
          <w:p w14:paraId="5A7EEC05" w14:textId="77777777" w:rsidR="00336B36" w:rsidRPr="00E401E3" w:rsidRDefault="00336B36" w:rsidP="001B5F6E">
            <w:pPr>
              <w:spacing w:after="120" w:line="240" w:lineRule="auto"/>
              <w:rPr>
                <w:b/>
                <w:bCs/>
                <w:lang w:val="en-GB"/>
              </w:rPr>
            </w:pPr>
            <w:r w:rsidRPr="00E401E3">
              <w:rPr>
                <w:b/>
                <w:bCs/>
                <w:lang w:val="en-GB"/>
              </w:rPr>
              <w:t>Check Collection</w:t>
            </w:r>
          </w:p>
        </w:tc>
        <w:tc>
          <w:tcPr>
            <w:tcW w:w="0" w:type="auto"/>
            <w:shd w:val="clear" w:color="auto" w:fill="D9D9D9" w:themeFill="background1" w:themeFillShade="D9"/>
          </w:tcPr>
          <w:p w14:paraId="5231634B" w14:textId="59081E92" w:rsidR="00336B36" w:rsidRPr="00E401E3" w:rsidRDefault="00336B36" w:rsidP="001B5F6E">
            <w:pPr>
              <w:spacing w:after="120" w:line="240" w:lineRule="auto"/>
              <w:rPr>
                <w:b/>
                <w:bCs/>
                <w:lang w:val="en-GB"/>
              </w:rPr>
            </w:pPr>
            <w:r w:rsidRPr="00E401E3">
              <w:rPr>
                <w:b/>
                <w:bCs/>
                <w:lang w:val="en-GB"/>
              </w:rPr>
              <w:t>Defined in</w:t>
            </w:r>
          </w:p>
        </w:tc>
        <w:tc>
          <w:tcPr>
            <w:tcW w:w="0" w:type="auto"/>
            <w:shd w:val="clear" w:color="auto" w:fill="D9D9D9" w:themeFill="background1" w:themeFillShade="D9"/>
          </w:tcPr>
          <w:p w14:paraId="4BBB082A" w14:textId="2789B09D" w:rsidR="00336B36" w:rsidRPr="00E401E3" w:rsidRDefault="00336B36" w:rsidP="001B5F6E">
            <w:pPr>
              <w:spacing w:after="120" w:line="240" w:lineRule="auto"/>
              <w:rPr>
                <w:b/>
                <w:bCs/>
                <w:lang w:val="en-GB"/>
              </w:rPr>
            </w:pPr>
            <w:r w:rsidRPr="00E401E3">
              <w:rPr>
                <w:b/>
                <w:bCs/>
                <w:lang w:val="en-GB"/>
              </w:rPr>
              <w:t>Apply to</w:t>
            </w:r>
          </w:p>
        </w:tc>
      </w:tr>
      <w:tr w:rsidR="00870790" w:rsidRPr="001B5F6E" w14:paraId="6D8C463B" w14:textId="591504B2" w:rsidTr="2F40840B">
        <w:trPr>
          <w:cantSplit/>
        </w:trPr>
        <w:tc>
          <w:tcPr>
            <w:tcW w:w="0" w:type="auto"/>
          </w:tcPr>
          <w:p w14:paraId="136AF204" w14:textId="77777777" w:rsidR="00336B36" w:rsidRPr="001B5F6E" w:rsidRDefault="00336B36" w:rsidP="00D24C0B">
            <w:pPr>
              <w:spacing w:after="120" w:line="240" w:lineRule="auto"/>
              <w:rPr>
                <w:lang w:val="en-GB"/>
              </w:rPr>
            </w:pPr>
            <w:r w:rsidRPr="001B5F6E">
              <w:rPr>
                <w:lang w:val="en-GB"/>
              </w:rPr>
              <w:t>1</w:t>
            </w:r>
          </w:p>
        </w:tc>
        <w:tc>
          <w:tcPr>
            <w:tcW w:w="0" w:type="auto"/>
          </w:tcPr>
          <w:p w14:paraId="08D33283" w14:textId="77777777" w:rsidR="00336B36" w:rsidRPr="001B5F6E" w:rsidRDefault="00336B36" w:rsidP="00336B36">
            <w:pPr>
              <w:spacing w:after="120" w:line="240" w:lineRule="auto"/>
              <w:jc w:val="left"/>
              <w:rPr>
                <w:lang w:val="en-GB"/>
              </w:rPr>
            </w:pPr>
            <w:r w:rsidRPr="001B5F6E">
              <w:rPr>
                <w:lang w:val="en-GB"/>
              </w:rPr>
              <w:t>S-100 generic checks for datasets</w:t>
            </w:r>
          </w:p>
        </w:tc>
        <w:tc>
          <w:tcPr>
            <w:tcW w:w="0" w:type="auto"/>
          </w:tcPr>
          <w:p w14:paraId="294581C4" w14:textId="77777777" w:rsidR="00336B36" w:rsidRPr="001B5F6E" w:rsidRDefault="00336B36" w:rsidP="00D24C0B">
            <w:pPr>
              <w:spacing w:after="120" w:line="240" w:lineRule="auto"/>
              <w:rPr>
                <w:lang w:val="en-GB"/>
              </w:rPr>
            </w:pPr>
            <w:r w:rsidRPr="001B5F6E">
              <w:rPr>
                <w:lang w:val="en-GB"/>
              </w:rPr>
              <w:t>S-158:100</w:t>
            </w:r>
          </w:p>
        </w:tc>
        <w:tc>
          <w:tcPr>
            <w:tcW w:w="0" w:type="auto"/>
          </w:tcPr>
          <w:p w14:paraId="6A8FFC31" w14:textId="54CED64A"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870790" w:rsidRPr="001B5F6E" w14:paraId="1210E465" w14:textId="4832D444" w:rsidTr="2F40840B">
        <w:trPr>
          <w:cantSplit/>
        </w:trPr>
        <w:tc>
          <w:tcPr>
            <w:tcW w:w="0" w:type="auto"/>
            <w:shd w:val="clear" w:color="auto" w:fill="F2F2F2" w:themeFill="background1" w:themeFillShade="F2"/>
          </w:tcPr>
          <w:p w14:paraId="396F2BDC" w14:textId="77777777" w:rsidR="00336B36" w:rsidRPr="001B5F6E" w:rsidRDefault="00336B36" w:rsidP="00D24C0B">
            <w:pPr>
              <w:spacing w:after="120" w:line="240" w:lineRule="auto"/>
              <w:rPr>
                <w:lang w:val="en-GB"/>
              </w:rPr>
            </w:pPr>
            <w:r w:rsidRPr="001B5F6E">
              <w:rPr>
                <w:lang w:val="en-GB"/>
              </w:rPr>
              <w:t>2</w:t>
            </w:r>
          </w:p>
        </w:tc>
        <w:tc>
          <w:tcPr>
            <w:tcW w:w="0" w:type="auto"/>
            <w:shd w:val="clear" w:color="auto" w:fill="F2F2F2" w:themeFill="background1" w:themeFillShade="F2"/>
          </w:tcPr>
          <w:p w14:paraId="78F27C72" w14:textId="77777777" w:rsidR="00336B36" w:rsidRPr="001B5F6E" w:rsidRDefault="00336B36" w:rsidP="00336B36">
            <w:pPr>
              <w:spacing w:after="120" w:line="240" w:lineRule="auto"/>
              <w:jc w:val="left"/>
              <w:rPr>
                <w:lang w:val="en-GB"/>
              </w:rPr>
            </w:pPr>
            <w:r w:rsidRPr="001B5F6E">
              <w:rPr>
                <w:lang w:val="en-GB"/>
              </w:rPr>
              <w:t>Product-specific checks for datasets</w:t>
            </w:r>
          </w:p>
        </w:tc>
        <w:tc>
          <w:tcPr>
            <w:tcW w:w="0" w:type="auto"/>
            <w:shd w:val="clear" w:color="auto" w:fill="F2F2F2" w:themeFill="background1" w:themeFillShade="F2"/>
          </w:tcPr>
          <w:p w14:paraId="099D2657" w14:textId="064CEAB4" w:rsidR="00336B36" w:rsidRPr="001B5F6E" w:rsidRDefault="00336B36" w:rsidP="00D24C0B">
            <w:pPr>
              <w:spacing w:after="120" w:line="240" w:lineRule="auto"/>
              <w:rPr>
                <w:lang w:val="en-GB"/>
              </w:rPr>
            </w:pPr>
            <w:r w:rsidRPr="001B5F6E">
              <w:rPr>
                <w:lang w:val="en-GB"/>
              </w:rPr>
              <w:t>S-158:</w:t>
            </w:r>
            <w:r w:rsidR="00F4326B">
              <w:rPr>
                <w:lang w:val="en-GB"/>
              </w:rPr>
              <w:t>102</w:t>
            </w:r>
          </w:p>
        </w:tc>
        <w:tc>
          <w:tcPr>
            <w:tcW w:w="0" w:type="auto"/>
            <w:shd w:val="clear" w:color="auto" w:fill="F2F2F2" w:themeFill="background1" w:themeFillShade="F2"/>
          </w:tcPr>
          <w:p w14:paraId="6CD49412" w14:textId="28D47476"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870790" w:rsidRPr="001B5F6E" w14:paraId="1A70F729" w14:textId="77777777" w:rsidTr="2F40840B">
        <w:trPr>
          <w:cantSplit/>
        </w:trPr>
        <w:tc>
          <w:tcPr>
            <w:tcW w:w="0" w:type="auto"/>
          </w:tcPr>
          <w:p w14:paraId="6401E8F6" w14:textId="4B59EBE7" w:rsidR="0066513D" w:rsidRPr="001B5F6E" w:rsidRDefault="0066513D" w:rsidP="0066513D">
            <w:pPr>
              <w:spacing w:after="120" w:line="240" w:lineRule="auto"/>
              <w:rPr>
                <w:lang w:val="en-GB"/>
              </w:rPr>
            </w:pPr>
            <w:r>
              <w:rPr>
                <w:lang w:val="en-GB"/>
              </w:rPr>
              <w:t>2.1</w:t>
            </w:r>
          </w:p>
        </w:tc>
        <w:tc>
          <w:tcPr>
            <w:tcW w:w="0" w:type="auto"/>
          </w:tcPr>
          <w:p w14:paraId="385307E6" w14:textId="4D59DA1F" w:rsidR="0066513D" w:rsidRPr="001B5F6E" w:rsidRDefault="0E2FD849" w:rsidP="0066513D">
            <w:pPr>
              <w:spacing w:after="120" w:line="240" w:lineRule="auto"/>
              <w:jc w:val="left"/>
              <w:rPr>
                <w:lang w:val="en-GB"/>
              </w:rPr>
            </w:pPr>
            <w:r w:rsidRPr="18618C85">
              <w:rPr>
                <w:lang w:val="en-GB"/>
              </w:rPr>
              <w:t>Root group checks</w:t>
            </w:r>
          </w:p>
        </w:tc>
        <w:tc>
          <w:tcPr>
            <w:tcW w:w="0" w:type="auto"/>
          </w:tcPr>
          <w:p w14:paraId="6462D6EC" w14:textId="6101F2D8" w:rsidR="0066513D" w:rsidRPr="001B5F6E" w:rsidRDefault="0066513D" w:rsidP="0066513D">
            <w:pPr>
              <w:spacing w:after="120" w:line="240" w:lineRule="auto"/>
              <w:rPr>
                <w:lang w:val="en-GB"/>
              </w:rPr>
            </w:pPr>
            <w:r w:rsidRPr="18618C85">
              <w:rPr>
                <w:lang w:val="en-GB"/>
              </w:rPr>
              <w:t>S-158:</w:t>
            </w:r>
            <w:r w:rsidR="00F4326B" w:rsidRPr="18618C85">
              <w:rPr>
                <w:lang w:val="en-GB"/>
              </w:rPr>
              <w:t>102</w:t>
            </w:r>
            <w:r w:rsidRPr="18618C85">
              <w:rPr>
                <w:lang w:val="en-GB"/>
              </w:rPr>
              <w:t xml:space="preserve"> checks numbered </w:t>
            </w:r>
            <w:r w:rsidR="0E2FD849" w:rsidRPr="18618C85">
              <w:rPr>
                <w:lang w:val="en-GB"/>
              </w:rPr>
              <w:t>102_1xxx</w:t>
            </w:r>
          </w:p>
        </w:tc>
        <w:tc>
          <w:tcPr>
            <w:tcW w:w="0" w:type="auto"/>
          </w:tcPr>
          <w:p w14:paraId="3EDC09CE" w14:textId="0C7DE9F3" w:rsidR="0066513D" w:rsidRPr="001B5F6E" w:rsidRDefault="0066513D" w:rsidP="0066513D">
            <w:pPr>
              <w:spacing w:after="120" w:line="240" w:lineRule="auto"/>
              <w:jc w:val="left"/>
              <w:rPr>
                <w:lang w:val="en-GB"/>
              </w:rPr>
            </w:pPr>
            <w:r w:rsidRPr="0044649B">
              <w:t>Dataset, in isolation</w:t>
            </w:r>
          </w:p>
        </w:tc>
      </w:tr>
      <w:tr w:rsidR="00870790" w:rsidRPr="001B5F6E" w14:paraId="218EED40" w14:textId="77777777" w:rsidTr="2F40840B">
        <w:trPr>
          <w:cantSplit/>
        </w:trPr>
        <w:tc>
          <w:tcPr>
            <w:tcW w:w="0" w:type="auto"/>
          </w:tcPr>
          <w:p w14:paraId="6CA3F115" w14:textId="1780A662" w:rsidR="0066513D" w:rsidRPr="001B5F6E" w:rsidRDefault="0066513D" w:rsidP="0066513D">
            <w:pPr>
              <w:spacing w:after="120" w:line="240" w:lineRule="auto"/>
              <w:rPr>
                <w:lang w:val="en-GB"/>
              </w:rPr>
            </w:pPr>
            <w:r>
              <w:rPr>
                <w:lang w:val="en-GB"/>
              </w:rPr>
              <w:t>2.2</w:t>
            </w:r>
          </w:p>
        </w:tc>
        <w:tc>
          <w:tcPr>
            <w:tcW w:w="0" w:type="auto"/>
          </w:tcPr>
          <w:p w14:paraId="6864B11B" w14:textId="49991961" w:rsidR="0066513D" w:rsidRPr="001B5F6E" w:rsidRDefault="0E2FD849" w:rsidP="0066513D">
            <w:pPr>
              <w:spacing w:after="120" w:line="240" w:lineRule="auto"/>
              <w:jc w:val="left"/>
              <w:rPr>
                <w:lang w:val="en-GB"/>
              </w:rPr>
            </w:pPr>
            <w:r w:rsidRPr="18618C85">
              <w:rPr>
                <w:lang w:val="en-GB"/>
              </w:rPr>
              <w:t>Feature Container group checks</w:t>
            </w:r>
          </w:p>
        </w:tc>
        <w:tc>
          <w:tcPr>
            <w:tcW w:w="0" w:type="auto"/>
          </w:tcPr>
          <w:p w14:paraId="79EB4A06" w14:textId="306FB8F5" w:rsidR="0066513D" w:rsidRPr="001B5F6E" w:rsidRDefault="0066513D" w:rsidP="0066513D">
            <w:pPr>
              <w:spacing w:after="120" w:line="240" w:lineRule="auto"/>
              <w:rPr>
                <w:lang w:val="en-GB"/>
              </w:rPr>
            </w:pPr>
            <w:r w:rsidRPr="18618C85">
              <w:rPr>
                <w:lang w:val="en-GB"/>
              </w:rPr>
              <w:t>S-158:</w:t>
            </w:r>
            <w:r w:rsidR="00F4326B" w:rsidRPr="18618C85">
              <w:rPr>
                <w:lang w:val="en-GB"/>
              </w:rPr>
              <w:t>102</w:t>
            </w:r>
            <w:r w:rsidRPr="18618C85">
              <w:rPr>
                <w:lang w:val="en-GB"/>
              </w:rPr>
              <w:t xml:space="preserve"> checks numbered </w:t>
            </w:r>
            <w:r w:rsidR="0E2FD849" w:rsidRPr="18618C85">
              <w:rPr>
                <w:lang w:val="en-GB"/>
              </w:rPr>
              <w:t>102_2xxx</w:t>
            </w:r>
          </w:p>
        </w:tc>
        <w:tc>
          <w:tcPr>
            <w:tcW w:w="0" w:type="auto"/>
          </w:tcPr>
          <w:p w14:paraId="5283B3A0" w14:textId="5584CC31" w:rsidR="0066513D" w:rsidRPr="001B5F6E" w:rsidRDefault="0066513D" w:rsidP="0066513D">
            <w:pPr>
              <w:spacing w:after="120" w:line="240" w:lineRule="auto"/>
              <w:jc w:val="left"/>
              <w:rPr>
                <w:lang w:val="en-GB"/>
              </w:rPr>
            </w:pPr>
            <w:r w:rsidRPr="0044649B">
              <w:t>Dataset, in isolation</w:t>
            </w:r>
          </w:p>
        </w:tc>
      </w:tr>
      <w:tr w:rsidR="00870790" w:rsidRPr="001B5F6E" w14:paraId="1192631F" w14:textId="77777777" w:rsidTr="2F40840B">
        <w:trPr>
          <w:cantSplit/>
        </w:trPr>
        <w:tc>
          <w:tcPr>
            <w:tcW w:w="0" w:type="auto"/>
          </w:tcPr>
          <w:p w14:paraId="750D40F3" w14:textId="7B8E4E58" w:rsidR="0066513D" w:rsidRDefault="0066513D" w:rsidP="0066513D">
            <w:pPr>
              <w:spacing w:after="120" w:line="240" w:lineRule="auto"/>
              <w:rPr>
                <w:lang w:val="en-GB"/>
              </w:rPr>
            </w:pPr>
            <w:r>
              <w:rPr>
                <w:lang w:val="en-GB"/>
              </w:rPr>
              <w:t>2.3</w:t>
            </w:r>
          </w:p>
        </w:tc>
        <w:tc>
          <w:tcPr>
            <w:tcW w:w="0" w:type="auto"/>
          </w:tcPr>
          <w:p w14:paraId="1881A2C4" w14:textId="7EA1E870" w:rsidR="0066513D" w:rsidRPr="001B5F6E" w:rsidRDefault="0E2FD849" w:rsidP="0066513D">
            <w:pPr>
              <w:spacing w:after="120" w:line="240" w:lineRule="auto"/>
              <w:jc w:val="left"/>
              <w:rPr>
                <w:lang w:val="en-GB"/>
              </w:rPr>
            </w:pPr>
            <w:r w:rsidRPr="18618C85">
              <w:rPr>
                <w:lang w:val="en-GB"/>
              </w:rPr>
              <w:t>Feature Instance group checks</w:t>
            </w:r>
          </w:p>
        </w:tc>
        <w:tc>
          <w:tcPr>
            <w:tcW w:w="0" w:type="auto"/>
          </w:tcPr>
          <w:p w14:paraId="404DEFAD" w14:textId="54C743E5" w:rsidR="0066513D" w:rsidRPr="001B5F6E" w:rsidRDefault="0066513D" w:rsidP="0066513D">
            <w:pPr>
              <w:spacing w:after="120" w:line="240" w:lineRule="auto"/>
              <w:rPr>
                <w:lang w:val="en-GB"/>
              </w:rPr>
            </w:pPr>
            <w:r w:rsidRPr="18618C85">
              <w:rPr>
                <w:lang w:val="en-GB"/>
              </w:rPr>
              <w:t>S-158:</w:t>
            </w:r>
            <w:r w:rsidR="00F4326B" w:rsidRPr="18618C85">
              <w:rPr>
                <w:lang w:val="en-GB"/>
              </w:rPr>
              <w:t>102</w:t>
            </w:r>
            <w:r w:rsidRPr="18618C85">
              <w:rPr>
                <w:lang w:val="en-GB"/>
              </w:rPr>
              <w:t xml:space="preserve"> checks numbered </w:t>
            </w:r>
            <w:r w:rsidR="0E2FD849" w:rsidRPr="18618C85">
              <w:rPr>
                <w:lang w:val="en-GB"/>
              </w:rPr>
              <w:t>102_3xxx</w:t>
            </w:r>
          </w:p>
        </w:tc>
        <w:tc>
          <w:tcPr>
            <w:tcW w:w="0" w:type="auto"/>
          </w:tcPr>
          <w:p w14:paraId="08F09BB7" w14:textId="629A677D" w:rsidR="0066513D" w:rsidRPr="001B5F6E" w:rsidRDefault="0066513D" w:rsidP="0066513D">
            <w:pPr>
              <w:spacing w:after="120" w:line="240" w:lineRule="auto"/>
              <w:jc w:val="left"/>
              <w:rPr>
                <w:lang w:val="en-GB"/>
              </w:rPr>
            </w:pPr>
            <w:r w:rsidRPr="0044649B">
              <w:t>Dataset, in isolation</w:t>
            </w:r>
          </w:p>
        </w:tc>
      </w:tr>
      <w:tr w:rsidR="00870790" w:rsidRPr="001B5F6E" w14:paraId="3830398B" w14:textId="77777777" w:rsidTr="2F40840B">
        <w:trPr>
          <w:cantSplit/>
          <w:trHeight w:val="300"/>
        </w:trPr>
        <w:tc>
          <w:tcPr>
            <w:tcW w:w="0" w:type="auto"/>
          </w:tcPr>
          <w:p w14:paraId="4ECAFADD" w14:textId="7395A971" w:rsidR="00870790" w:rsidRDefault="0E2FD849" w:rsidP="0066513D">
            <w:pPr>
              <w:spacing w:after="120" w:line="240" w:lineRule="auto"/>
              <w:rPr>
                <w:lang w:val="en-GB"/>
              </w:rPr>
            </w:pPr>
            <w:r w:rsidRPr="18618C85">
              <w:rPr>
                <w:lang w:val="en-GB"/>
              </w:rPr>
              <w:t>2.4</w:t>
            </w:r>
          </w:p>
        </w:tc>
        <w:tc>
          <w:tcPr>
            <w:tcW w:w="0" w:type="auto"/>
          </w:tcPr>
          <w:p w14:paraId="5C06C27B" w14:textId="344A1097" w:rsidR="00870790" w:rsidDel="00870790" w:rsidRDefault="0E2FD849" w:rsidP="0066513D">
            <w:pPr>
              <w:spacing w:after="120" w:line="240" w:lineRule="auto"/>
              <w:jc w:val="left"/>
              <w:rPr>
                <w:lang w:val="en-GB"/>
              </w:rPr>
            </w:pPr>
            <w:r w:rsidRPr="18618C85">
              <w:rPr>
                <w:lang w:val="en-GB"/>
              </w:rPr>
              <w:t>Values group checks</w:t>
            </w:r>
          </w:p>
        </w:tc>
        <w:tc>
          <w:tcPr>
            <w:tcW w:w="0" w:type="auto"/>
          </w:tcPr>
          <w:p w14:paraId="0A5FCC7E" w14:textId="1C8B75E1" w:rsidR="00870790" w:rsidRDefault="0E2FD849" w:rsidP="0066513D">
            <w:pPr>
              <w:spacing w:after="120" w:line="240" w:lineRule="auto"/>
              <w:rPr>
                <w:lang w:val="en-GB"/>
              </w:rPr>
            </w:pPr>
            <w:r w:rsidRPr="18618C85">
              <w:rPr>
                <w:lang w:val="en-GB"/>
              </w:rPr>
              <w:t>S-158:102 checks numbered 102_5xxx</w:t>
            </w:r>
          </w:p>
        </w:tc>
        <w:tc>
          <w:tcPr>
            <w:tcW w:w="0" w:type="auto"/>
          </w:tcPr>
          <w:p w14:paraId="1834AF27" w14:textId="26FACD15" w:rsidR="00870790" w:rsidRPr="0044649B" w:rsidRDefault="0E2FD849" w:rsidP="0066513D">
            <w:pPr>
              <w:spacing w:after="120" w:line="240" w:lineRule="auto"/>
              <w:jc w:val="left"/>
            </w:pPr>
            <w:r>
              <w:t>Dataset, in isolation</w:t>
            </w:r>
          </w:p>
        </w:tc>
      </w:tr>
      <w:tr w:rsidR="00870790" w:rsidRPr="001B5F6E" w14:paraId="2C48BC2D" w14:textId="42F53ED0" w:rsidTr="2F40840B">
        <w:trPr>
          <w:cantSplit/>
        </w:trPr>
        <w:tc>
          <w:tcPr>
            <w:tcW w:w="0" w:type="auto"/>
          </w:tcPr>
          <w:p w14:paraId="6DC0698F" w14:textId="7D67DEDD" w:rsidR="00336B36" w:rsidRPr="001B5F6E" w:rsidRDefault="00336B36" w:rsidP="00D24C0B">
            <w:pPr>
              <w:spacing w:after="120" w:line="240" w:lineRule="auto"/>
              <w:rPr>
                <w:lang w:val="en-GB"/>
              </w:rPr>
            </w:pPr>
            <w:r>
              <w:rPr>
                <w:lang w:val="en-GB"/>
              </w:rPr>
              <w:t>3</w:t>
            </w:r>
          </w:p>
        </w:tc>
        <w:tc>
          <w:tcPr>
            <w:tcW w:w="0" w:type="auto"/>
          </w:tcPr>
          <w:p w14:paraId="099E8931" w14:textId="06E3842C" w:rsidR="00336B36" w:rsidRPr="001B5F6E" w:rsidRDefault="00336B36" w:rsidP="00336B36">
            <w:pPr>
              <w:spacing w:after="120" w:line="240" w:lineRule="auto"/>
              <w:jc w:val="left"/>
              <w:rPr>
                <w:lang w:val="en-GB"/>
              </w:rPr>
            </w:pPr>
            <w:r>
              <w:rPr>
                <w:lang w:val="en-GB"/>
              </w:rPr>
              <w:t>Interoperability checks</w:t>
            </w:r>
            <w:r w:rsidR="009838AF">
              <w:rPr>
                <w:lang w:val="en-GB"/>
              </w:rPr>
              <w:t xml:space="preserve"> for single </w:t>
            </w:r>
            <w:r w:rsidR="00757F2D">
              <w:rPr>
                <w:lang w:val="en-GB"/>
              </w:rPr>
              <w:t>S-</w:t>
            </w:r>
            <w:r w:rsidR="00F4326B">
              <w:rPr>
                <w:lang w:val="en-GB"/>
              </w:rPr>
              <w:t>102</w:t>
            </w:r>
            <w:r w:rsidR="009838AF">
              <w:rPr>
                <w:lang w:val="en-GB"/>
              </w:rPr>
              <w:t xml:space="preserve"> dataset</w:t>
            </w:r>
          </w:p>
        </w:tc>
        <w:tc>
          <w:tcPr>
            <w:tcW w:w="0" w:type="auto"/>
          </w:tcPr>
          <w:p w14:paraId="2201C231" w14:textId="01309ED9" w:rsidR="00336B36" w:rsidRPr="001B5F6E" w:rsidRDefault="00336B36" w:rsidP="00D24C0B">
            <w:pPr>
              <w:spacing w:after="120" w:line="240" w:lineRule="auto"/>
              <w:rPr>
                <w:lang w:val="en-GB"/>
              </w:rPr>
            </w:pPr>
            <w:r>
              <w:rPr>
                <w:lang w:val="en-GB"/>
              </w:rPr>
              <w:t>S-158:98</w:t>
            </w:r>
          </w:p>
        </w:tc>
        <w:tc>
          <w:tcPr>
            <w:tcW w:w="0" w:type="auto"/>
          </w:tcPr>
          <w:p w14:paraId="38839DC7" w14:textId="5DF3225E" w:rsidR="001E0E51" w:rsidRPr="001E0E51" w:rsidRDefault="00336B36" w:rsidP="001E0E51">
            <w:pPr>
              <w:spacing w:line="240" w:lineRule="auto"/>
              <w:jc w:val="left"/>
              <w:rPr>
                <w:lang w:val="en-GB"/>
              </w:rPr>
            </w:pPr>
            <w:r w:rsidRPr="001E0E51">
              <w:rPr>
                <w:lang w:val="en-GB"/>
              </w:rPr>
              <w:t>Da</w:t>
            </w:r>
            <w:r w:rsidR="001E0E51">
              <w:rPr>
                <w:lang w:val="en-GB"/>
              </w:rPr>
              <w:t>taset, in isolation</w:t>
            </w:r>
          </w:p>
        </w:tc>
      </w:tr>
      <w:tr w:rsidR="00870790" w:rsidRPr="001B5F6E" w14:paraId="6FBA82FD" w14:textId="77777777" w:rsidTr="2F40840B">
        <w:trPr>
          <w:cantSplit/>
        </w:trPr>
        <w:tc>
          <w:tcPr>
            <w:tcW w:w="0" w:type="auto"/>
          </w:tcPr>
          <w:p w14:paraId="5E5B892A" w14:textId="7A62AE60" w:rsidR="00B71DF3" w:rsidRPr="008739B6" w:rsidRDefault="0F76FF8A" w:rsidP="18618C85">
            <w:pPr>
              <w:spacing w:after="120" w:line="240" w:lineRule="auto"/>
              <w:rPr>
                <w:lang w:val="en-GB"/>
              </w:rPr>
            </w:pPr>
            <w:r w:rsidRPr="2F40840B">
              <w:rPr>
                <w:lang w:val="en-GB"/>
              </w:rPr>
              <w:t>4</w:t>
            </w:r>
          </w:p>
        </w:tc>
        <w:tc>
          <w:tcPr>
            <w:tcW w:w="0" w:type="auto"/>
          </w:tcPr>
          <w:p w14:paraId="78AA00A6" w14:textId="2D319188" w:rsidR="00B71DF3" w:rsidRPr="008A6C75" w:rsidRDefault="00B71DF3" w:rsidP="00336B36">
            <w:pPr>
              <w:spacing w:after="120" w:line="240" w:lineRule="auto"/>
              <w:jc w:val="left"/>
              <w:rPr>
                <w:lang w:val="en-GB"/>
              </w:rPr>
            </w:pPr>
            <w:r w:rsidRPr="008A6C75">
              <w:rPr>
                <w:lang w:val="en-GB"/>
              </w:rPr>
              <w:t>Inter-dataset, intra-product checks</w:t>
            </w:r>
          </w:p>
        </w:tc>
        <w:tc>
          <w:tcPr>
            <w:tcW w:w="0" w:type="auto"/>
          </w:tcPr>
          <w:p w14:paraId="2CE7CBD4" w14:textId="1ECD163A" w:rsidR="00B71DF3" w:rsidRPr="008A6C75" w:rsidRDefault="0F76FF8A" w:rsidP="00D24C0B">
            <w:pPr>
              <w:spacing w:after="120" w:line="240" w:lineRule="auto"/>
              <w:rPr>
                <w:lang w:val="en-GB"/>
              </w:rPr>
            </w:pPr>
            <w:r w:rsidRPr="2F40840B">
              <w:rPr>
                <w:lang w:val="en-GB"/>
              </w:rPr>
              <w:t>S-158:</w:t>
            </w:r>
            <w:r w:rsidR="00F4326B" w:rsidRPr="2F40840B">
              <w:rPr>
                <w:lang w:val="en-GB"/>
              </w:rPr>
              <w:t>102</w:t>
            </w:r>
            <w:r w:rsidR="0066513D" w:rsidRPr="2F40840B">
              <w:rPr>
                <w:lang w:val="en-GB"/>
              </w:rPr>
              <w:t xml:space="preserve"> checks numbered </w:t>
            </w:r>
            <w:r w:rsidR="1A53C833" w:rsidRPr="2F40840B">
              <w:rPr>
                <w:lang w:val="en-GB"/>
              </w:rPr>
              <w:t>102_</w:t>
            </w:r>
            <w:r w:rsidR="6AB1B415" w:rsidRPr="2F40840B">
              <w:rPr>
                <w:lang w:val="en-GB"/>
              </w:rPr>
              <w:t>0</w:t>
            </w:r>
            <w:r w:rsidR="1A53C833" w:rsidRPr="2F40840B">
              <w:rPr>
                <w:lang w:val="en-GB"/>
              </w:rPr>
              <w:t>xxx</w:t>
            </w:r>
          </w:p>
        </w:tc>
        <w:tc>
          <w:tcPr>
            <w:tcW w:w="0" w:type="auto"/>
          </w:tcPr>
          <w:p w14:paraId="538350AB" w14:textId="506A8780" w:rsidR="00B71DF3" w:rsidRPr="008A6C75" w:rsidRDefault="0F76FF8A" w:rsidP="001E0E51">
            <w:pPr>
              <w:spacing w:line="240" w:lineRule="auto"/>
              <w:jc w:val="left"/>
              <w:rPr>
                <w:lang w:val="en-GB"/>
              </w:rPr>
            </w:pPr>
            <w:r w:rsidRPr="2F40840B">
              <w:rPr>
                <w:lang w:val="en-GB"/>
              </w:rPr>
              <w:t xml:space="preserve">Adjacent or </w:t>
            </w:r>
            <w:r w:rsidR="164EEFA9" w:rsidRPr="2F40840B">
              <w:rPr>
                <w:lang w:val="en-GB"/>
              </w:rPr>
              <w:t>intersecting</w:t>
            </w:r>
            <w:r w:rsidRPr="2F40840B">
              <w:rPr>
                <w:lang w:val="en-GB"/>
              </w:rPr>
              <w:t xml:space="preserve"> datasets</w:t>
            </w:r>
          </w:p>
        </w:tc>
      </w:tr>
      <w:tr w:rsidR="00870790" w:rsidRPr="001B5F6E" w14:paraId="49144A3F" w14:textId="77777777" w:rsidTr="2F40840B">
        <w:trPr>
          <w:cantSplit/>
        </w:trPr>
        <w:tc>
          <w:tcPr>
            <w:tcW w:w="0" w:type="auto"/>
          </w:tcPr>
          <w:p w14:paraId="4B23F9CD" w14:textId="417AA276" w:rsidR="001E0E51" w:rsidRDefault="003F2031" w:rsidP="001E0E51">
            <w:pPr>
              <w:spacing w:after="120" w:line="240" w:lineRule="auto"/>
              <w:rPr>
                <w:lang w:val="en-GB"/>
              </w:rPr>
            </w:pPr>
            <w:r>
              <w:rPr>
                <w:lang w:val="en-GB"/>
              </w:rPr>
              <w:t>5</w:t>
            </w:r>
          </w:p>
        </w:tc>
        <w:tc>
          <w:tcPr>
            <w:tcW w:w="0" w:type="auto"/>
          </w:tcPr>
          <w:p w14:paraId="3E32F94D" w14:textId="4F14E1DC" w:rsidR="001E0E51" w:rsidRDefault="001E0E51" w:rsidP="001E0E51">
            <w:pPr>
              <w:spacing w:after="120" w:line="240" w:lineRule="auto"/>
              <w:jc w:val="left"/>
              <w:rPr>
                <w:lang w:val="en-GB"/>
              </w:rPr>
            </w:pPr>
            <w:r>
              <w:rPr>
                <w:lang w:val="en-GB"/>
              </w:rPr>
              <w:t>Interoperability checks</w:t>
            </w:r>
            <w:r w:rsidR="009838AF">
              <w:rPr>
                <w:lang w:val="en-GB"/>
              </w:rPr>
              <w:t xml:space="preserve"> for combinations of datasets from different products</w:t>
            </w:r>
          </w:p>
        </w:tc>
        <w:tc>
          <w:tcPr>
            <w:tcW w:w="0" w:type="auto"/>
          </w:tcPr>
          <w:p w14:paraId="4492D1EB" w14:textId="0AB21A6E" w:rsidR="001E0E51" w:rsidRDefault="001E0E51" w:rsidP="001E0E51">
            <w:pPr>
              <w:spacing w:after="120" w:line="240" w:lineRule="auto"/>
              <w:rPr>
                <w:lang w:val="en-GB"/>
              </w:rPr>
            </w:pPr>
            <w:r>
              <w:rPr>
                <w:lang w:val="en-GB"/>
              </w:rPr>
              <w:t>S-158:98</w:t>
            </w:r>
          </w:p>
        </w:tc>
        <w:tc>
          <w:tcPr>
            <w:tcW w:w="0" w:type="auto"/>
          </w:tcPr>
          <w:p w14:paraId="4F8C0122" w14:textId="5F4F0A15" w:rsidR="001E0E51" w:rsidRPr="001E0E51" w:rsidRDefault="00757F2D" w:rsidP="001E0E51">
            <w:pPr>
              <w:spacing w:line="240" w:lineRule="auto"/>
              <w:jc w:val="left"/>
              <w:rPr>
                <w:lang w:val="en-GB"/>
              </w:rPr>
            </w:pPr>
            <w:r>
              <w:rPr>
                <w:lang w:val="en-GB"/>
              </w:rPr>
              <w:t>S-</w:t>
            </w:r>
            <w:r w:rsidR="00F4326B">
              <w:rPr>
                <w:lang w:val="en-GB"/>
              </w:rPr>
              <w:t>102</w:t>
            </w:r>
            <w:r w:rsidR="00461C83">
              <w:rPr>
                <w:lang w:val="en-GB"/>
              </w:rPr>
              <w:t xml:space="preserve"> d</w:t>
            </w:r>
            <w:r w:rsidR="001E0E51" w:rsidRPr="001E0E51">
              <w:rPr>
                <w:lang w:val="en-GB"/>
              </w:rPr>
              <w:t>ataset in combination with relevant datasets from other products</w:t>
            </w:r>
            <w:r w:rsidR="00461C83">
              <w:rPr>
                <w:lang w:val="en-GB"/>
              </w:rPr>
              <w:t xml:space="preserve"> (e.g., S-102)</w:t>
            </w:r>
          </w:p>
        </w:tc>
      </w:tr>
      <w:tr w:rsidR="00870790" w:rsidRPr="001B5F6E" w14:paraId="7C122CAD" w14:textId="63E43A57" w:rsidTr="2F40840B">
        <w:trPr>
          <w:cantSplit/>
        </w:trPr>
        <w:tc>
          <w:tcPr>
            <w:tcW w:w="0" w:type="auto"/>
          </w:tcPr>
          <w:p w14:paraId="2D16B316" w14:textId="4DB3A704" w:rsidR="00336B36" w:rsidRPr="001B5F6E" w:rsidRDefault="003F2031" w:rsidP="00D24C0B">
            <w:pPr>
              <w:spacing w:after="120" w:line="240" w:lineRule="auto"/>
              <w:rPr>
                <w:lang w:val="en-GB"/>
              </w:rPr>
            </w:pPr>
            <w:r>
              <w:rPr>
                <w:lang w:val="en-GB"/>
              </w:rPr>
              <w:t>6</w:t>
            </w:r>
          </w:p>
        </w:tc>
        <w:tc>
          <w:tcPr>
            <w:tcW w:w="0" w:type="auto"/>
          </w:tcPr>
          <w:p w14:paraId="5AE115E7" w14:textId="6D19E54D" w:rsidR="00336B36" w:rsidRPr="001B5F6E" w:rsidRDefault="00336B36" w:rsidP="00336B36">
            <w:pPr>
              <w:spacing w:after="120" w:line="240" w:lineRule="auto"/>
              <w:jc w:val="left"/>
              <w:rPr>
                <w:lang w:val="en-GB"/>
              </w:rPr>
            </w:pPr>
            <w:r w:rsidRPr="001B5F6E">
              <w:rPr>
                <w:lang w:val="en-GB"/>
              </w:rPr>
              <w:t>S-100 generic checks for exchange sets</w:t>
            </w:r>
          </w:p>
        </w:tc>
        <w:tc>
          <w:tcPr>
            <w:tcW w:w="0" w:type="auto"/>
          </w:tcPr>
          <w:p w14:paraId="081220A1" w14:textId="77777777" w:rsidR="00336B36" w:rsidRPr="001B5F6E" w:rsidRDefault="00336B36" w:rsidP="00D24C0B">
            <w:pPr>
              <w:spacing w:after="120" w:line="240" w:lineRule="auto"/>
              <w:rPr>
                <w:lang w:val="en-GB"/>
              </w:rPr>
            </w:pPr>
            <w:r w:rsidRPr="001B5F6E">
              <w:rPr>
                <w:lang w:val="en-GB"/>
              </w:rPr>
              <w:t>S-158:100</w:t>
            </w:r>
          </w:p>
        </w:tc>
        <w:tc>
          <w:tcPr>
            <w:tcW w:w="0" w:type="auto"/>
          </w:tcPr>
          <w:p w14:paraId="3A7A6E92" w14:textId="77777777" w:rsidR="00336B36" w:rsidRPr="001B5F6E" w:rsidRDefault="00336B36" w:rsidP="00336B36">
            <w:pPr>
              <w:spacing w:after="120" w:line="240" w:lineRule="auto"/>
              <w:jc w:val="left"/>
              <w:rPr>
                <w:lang w:val="en-GB"/>
              </w:rPr>
            </w:pPr>
            <w:r w:rsidRPr="001B5F6E">
              <w:rPr>
                <w:lang w:val="en-GB"/>
              </w:rPr>
              <w:t>Exchange set</w:t>
            </w:r>
          </w:p>
        </w:tc>
      </w:tr>
      <w:tr w:rsidR="00870790" w:rsidRPr="001B5F6E" w14:paraId="66A47952" w14:textId="02CCD374" w:rsidTr="2F40840B">
        <w:trPr>
          <w:cantSplit/>
        </w:trPr>
        <w:tc>
          <w:tcPr>
            <w:tcW w:w="0" w:type="auto"/>
          </w:tcPr>
          <w:p w14:paraId="6048E8D3" w14:textId="001B1D2C" w:rsidR="00336B36" w:rsidRPr="001B5F6E" w:rsidRDefault="003F2031" w:rsidP="00D24C0B">
            <w:pPr>
              <w:spacing w:after="120" w:line="240" w:lineRule="auto"/>
              <w:rPr>
                <w:lang w:val="en-GB"/>
              </w:rPr>
            </w:pPr>
            <w:r>
              <w:rPr>
                <w:lang w:val="en-GB"/>
              </w:rPr>
              <w:lastRenderedPageBreak/>
              <w:t>7</w:t>
            </w:r>
          </w:p>
        </w:tc>
        <w:tc>
          <w:tcPr>
            <w:tcW w:w="0" w:type="auto"/>
          </w:tcPr>
          <w:p w14:paraId="6818C9C8" w14:textId="4B8EAA25" w:rsidR="005C2DC6" w:rsidRPr="001B5F6E" w:rsidRDefault="00336B36" w:rsidP="00336B36">
            <w:pPr>
              <w:spacing w:after="120" w:line="240" w:lineRule="auto"/>
              <w:jc w:val="left"/>
              <w:rPr>
                <w:lang w:val="en-GB"/>
              </w:rPr>
            </w:pPr>
            <w:r w:rsidRPr="001B5F6E">
              <w:rPr>
                <w:lang w:val="en-GB"/>
              </w:rPr>
              <w:t>Product-specific checks for exchange sets</w:t>
            </w:r>
          </w:p>
        </w:tc>
        <w:tc>
          <w:tcPr>
            <w:tcW w:w="0" w:type="auto"/>
          </w:tcPr>
          <w:p w14:paraId="1A01E369" w14:textId="5E0418BA" w:rsidR="00336B36" w:rsidRPr="001B5F6E" w:rsidRDefault="153019AD" w:rsidP="00D24C0B">
            <w:pPr>
              <w:spacing w:after="120" w:line="240" w:lineRule="auto"/>
              <w:rPr>
                <w:lang w:val="en-GB"/>
              </w:rPr>
            </w:pPr>
            <w:r w:rsidRPr="18618C85">
              <w:rPr>
                <w:lang w:val="en-GB"/>
              </w:rPr>
              <w:t>S-158:</w:t>
            </w:r>
            <w:r w:rsidR="00F4326B" w:rsidRPr="18618C85">
              <w:rPr>
                <w:lang w:val="en-GB"/>
              </w:rPr>
              <w:t>102</w:t>
            </w:r>
            <w:r w:rsidR="0066513D" w:rsidRPr="18618C85">
              <w:rPr>
                <w:lang w:val="en-GB"/>
              </w:rPr>
              <w:t xml:space="preserve"> checks numbered </w:t>
            </w:r>
            <w:r w:rsidR="0E2FD849" w:rsidRPr="18618C85">
              <w:rPr>
                <w:lang w:val="en-GB"/>
              </w:rPr>
              <w:t>102_9xxx</w:t>
            </w:r>
          </w:p>
        </w:tc>
        <w:tc>
          <w:tcPr>
            <w:tcW w:w="0" w:type="auto"/>
          </w:tcPr>
          <w:p w14:paraId="557E003F" w14:textId="04E92052" w:rsidR="00336B36" w:rsidRPr="001B5F6E" w:rsidRDefault="00336B36" w:rsidP="00336B36">
            <w:pPr>
              <w:spacing w:after="120" w:line="240" w:lineRule="auto"/>
              <w:jc w:val="left"/>
              <w:rPr>
                <w:lang w:val="en-GB"/>
              </w:rPr>
            </w:pPr>
            <w:r>
              <w:rPr>
                <w:lang w:val="en-GB"/>
              </w:rPr>
              <w:t>E</w:t>
            </w:r>
            <w:r w:rsidRPr="001B5F6E">
              <w:rPr>
                <w:lang w:val="en-GB"/>
              </w:rPr>
              <w:t>xchange set</w:t>
            </w:r>
          </w:p>
        </w:tc>
      </w:tr>
      <w:tr w:rsidR="00870790" w:rsidRPr="001B5F6E" w14:paraId="6C31548A" w14:textId="77777777" w:rsidTr="2F40840B">
        <w:trPr>
          <w:cantSplit/>
        </w:trPr>
        <w:tc>
          <w:tcPr>
            <w:tcW w:w="0" w:type="auto"/>
          </w:tcPr>
          <w:p w14:paraId="7A941CC7" w14:textId="550824F0" w:rsidR="00903054" w:rsidRDefault="00903054" w:rsidP="00D24C0B">
            <w:pPr>
              <w:spacing w:after="120" w:line="240" w:lineRule="auto"/>
              <w:rPr>
                <w:lang w:val="en-GB"/>
              </w:rPr>
            </w:pPr>
            <w:r>
              <w:rPr>
                <w:lang w:val="en-GB"/>
              </w:rPr>
              <w:t>8</w:t>
            </w:r>
          </w:p>
        </w:tc>
        <w:tc>
          <w:tcPr>
            <w:tcW w:w="0" w:type="auto"/>
          </w:tcPr>
          <w:p w14:paraId="1F20EFE3" w14:textId="38CBE51D" w:rsidR="00903054" w:rsidRPr="001B5F6E" w:rsidRDefault="00903054" w:rsidP="00336B36">
            <w:pPr>
              <w:spacing w:after="120" w:line="240" w:lineRule="auto"/>
              <w:jc w:val="left"/>
              <w:rPr>
                <w:lang w:val="en-GB"/>
              </w:rPr>
            </w:pPr>
            <w:r>
              <w:rPr>
                <w:lang w:val="en-GB"/>
              </w:rPr>
              <w:t>Product catalogue checks</w:t>
            </w:r>
          </w:p>
        </w:tc>
        <w:tc>
          <w:tcPr>
            <w:tcW w:w="0" w:type="auto"/>
          </w:tcPr>
          <w:p w14:paraId="4D9F9907" w14:textId="36D821E3" w:rsidR="00903054" w:rsidRPr="001B5F6E" w:rsidRDefault="00903054" w:rsidP="00D24C0B">
            <w:pPr>
              <w:spacing w:after="120" w:line="240" w:lineRule="auto"/>
              <w:rPr>
                <w:lang w:val="en-GB"/>
              </w:rPr>
            </w:pPr>
            <w:r>
              <w:rPr>
                <w:lang w:val="en-GB"/>
              </w:rPr>
              <w:t>S-158:128</w:t>
            </w:r>
          </w:p>
        </w:tc>
        <w:tc>
          <w:tcPr>
            <w:tcW w:w="0" w:type="auto"/>
          </w:tcPr>
          <w:p w14:paraId="7EBE78E8" w14:textId="6C670370" w:rsidR="00903054" w:rsidRDefault="00903054" w:rsidP="00336B36">
            <w:pPr>
              <w:spacing w:after="120" w:line="240" w:lineRule="auto"/>
              <w:jc w:val="left"/>
              <w:rPr>
                <w:lang w:val="en-GB"/>
              </w:rPr>
            </w:pPr>
            <w:r>
              <w:rPr>
                <w:lang w:val="en-GB"/>
              </w:rPr>
              <w:t xml:space="preserve">S-128 datasets </w:t>
            </w:r>
            <w:r w:rsidR="009B1958">
              <w:rPr>
                <w:lang w:val="en-GB"/>
              </w:rPr>
              <w:t>describing</w:t>
            </w:r>
            <w:r>
              <w:rPr>
                <w:lang w:val="en-GB"/>
              </w:rPr>
              <w:t xml:space="preserve"> S-</w:t>
            </w:r>
            <w:r w:rsidR="00F4326B">
              <w:rPr>
                <w:lang w:val="en-GB"/>
              </w:rPr>
              <w:t>102</w:t>
            </w:r>
            <w:r>
              <w:rPr>
                <w:lang w:val="en-GB"/>
              </w:rPr>
              <w:t xml:space="preserve"> </w:t>
            </w:r>
            <w:r w:rsidR="009B1958">
              <w:rPr>
                <w:lang w:val="en-GB"/>
              </w:rPr>
              <w:t>datasets</w:t>
            </w:r>
          </w:p>
        </w:tc>
      </w:tr>
    </w:tbl>
    <w:p w14:paraId="25902464" w14:textId="77777777" w:rsidR="001B5F6E" w:rsidRDefault="001B5F6E" w:rsidP="00AB1767">
      <w:pPr>
        <w:tabs>
          <w:tab w:val="left" w:pos="1701"/>
        </w:tabs>
        <w:spacing w:after="120" w:line="240" w:lineRule="auto"/>
        <w:rPr>
          <w:lang w:val="en-GB"/>
        </w:rPr>
      </w:pPr>
    </w:p>
    <w:p w14:paraId="5D1B059F" w14:textId="2506BFF7" w:rsidR="00861E96" w:rsidRDefault="00861E96" w:rsidP="00611211">
      <w:pPr>
        <w:pStyle w:val="berschrift1"/>
        <w:rPr>
          <w:lang w:val="en-GB"/>
        </w:rPr>
      </w:pPr>
      <w:bookmarkStart w:id="77" w:name="_Ref172572049"/>
      <w:bookmarkStart w:id="78" w:name="_Toc1945813609"/>
      <w:bookmarkStart w:id="79" w:name="_Toc41377477"/>
      <w:r w:rsidRPr="2D8F900D">
        <w:rPr>
          <w:lang w:val="en-GB"/>
        </w:rPr>
        <w:t>Check Classification</w:t>
      </w:r>
      <w:bookmarkEnd w:id="77"/>
      <w:bookmarkEnd w:id="78"/>
      <w:bookmarkEnd w:id="79"/>
    </w:p>
    <w:p w14:paraId="286679DC" w14:textId="464F3532" w:rsidR="000E4451" w:rsidRDefault="00102109" w:rsidP="00600EF7">
      <w:pPr>
        <w:tabs>
          <w:tab w:val="left" w:pos="1701"/>
        </w:tabs>
        <w:spacing w:after="120" w:line="240" w:lineRule="auto"/>
        <w:rPr>
          <w:lang w:val="en-GB"/>
        </w:rPr>
      </w:pPr>
      <w:r w:rsidRPr="00102109">
        <w:rPr>
          <w:lang w:val="en-GB"/>
        </w:rPr>
        <w:t xml:space="preserve">The check classification </w:t>
      </w:r>
      <w:r w:rsidR="00600EF7">
        <w:rPr>
          <w:lang w:val="en-GB"/>
        </w:rPr>
        <w:t>conforms to the scheme described in S-158.</w:t>
      </w:r>
    </w:p>
    <w:p w14:paraId="70389C75" w14:textId="78CA8E36" w:rsidR="00036D8E" w:rsidRDefault="00861E96" w:rsidP="00036D8E">
      <w:pPr>
        <w:pStyle w:val="berschrift1"/>
        <w:rPr>
          <w:lang w:val="en-GB"/>
        </w:rPr>
      </w:pPr>
      <w:bookmarkStart w:id="80" w:name="_Ref172575919"/>
      <w:bookmarkStart w:id="81" w:name="_Toc1911853178"/>
      <w:bookmarkStart w:id="82" w:name="_Toc509524713"/>
      <w:r w:rsidRPr="2D8F900D">
        <w:rPr>
          <w:lang w:val="en-GB"/>
        </w:rPr>
        <w:t>Geometry and Spatial Operators</w:t>
      </w:r>
      <w:bookmarkEnd w:id="80"/>
      <w:bookmarkEnd w:id="81"/>
      <w:bookmarkEnd w:id="82"/>
    </w:p>
    <w:p w14:paraId="295D30AA" w14:textId="2B86F393" w:rsidR="00600EF7" w:rsidRDefault="0089534A" w:rsidP="00600EF7">
      <w:pPr>
        <w:rPr>
          <w:lang w:val="en-GB"/>
        </w:rPr>
      </w:pPr>
      <w:r>
        <w:rPr>
          <w:lang w:val="en-GB"/>
        </w:rPr>
        <w:t>S-102 Edition 3.0.0 datasets use vector geometry only for domain extent polygons. Any</w:t>
      </w:r>
      <w:r w:rsidR="00600EF7">
        <w:rPr>
          <w:lang w:val="en-GB"/>
        </w:rPr>
        <w:t xml:space="preserve"> spatial operators </w:t>
      </w:r>
      <w:r>
        <w:rPr>
          <w:lang w:val="en-GB"/>
        </w:rPr>
        <w:t xml:space="preserve">mentioned in checks on domain extent polygons </w:t>
      </w:r>
      <w:r w:rsidR="00600EF7">
        <w:rPr>
          <w:lang w:val="en-GB"/>
        </w:rPr>
        <w:t>conform to the operators for vector products described in S-158.</w:t>
      </w:r>
    </w:p>
    <w:p w14:paraId="5C94D707" w14:textId="7CF80B6A" w:rsidR="00D15AE1" w:rsidRDefault="00D15AE1" w:rsidP="00D15AE1">
      <w:pPr>
        <w:tabs>
          <w:tab w:val="left" w:pos="1701"/>
        </w:tabs>
        <w:spacing w:after="120" w:line="240" w:lineRule="auto"/>
        <w:rPr>
          <w:lang w:val="en-GB"/>
        </w:rPr>
      </w:pPr>
      <w:r w:rsidRPr="18618C85">
        <w:rPr>
          <w:lang w:val="en-GB"/>
        </w:rPr>
        <w:t xml:space="preserve">For all spatial operators a default tolerance of </w:t>
      </w:r>
      <w:r w:rsidR="5E98A83A" w:rsidRPr="18618C85">
        <w:rPr>
          <w:lang w:val="en-GB"/>
        </w:rPr>
        <w:t>zero</w:t>
      </w:r>
      <w:r w:rsidR="00C53F21" w:rsidRPr="18618C85">
        <w:rPr>
          <w:lang w:val="en-GB"/>
        </w:rPr>
        <w:t xml:space="preserve"> </w:t>
      </w:r>
      <w:r w:rsidRPr="18618C85">
        <w:rPr>
          <w:lang w:val="en-GB"/>
        </w:rPr>
        <w:t>should be applied in validation software.</w:t>
      </w:r>
    </w:p>
    <w:p w14:paraId="5EF723C0" w14:textId="08CE7948" w:rsidR="002C7023" w:rsidRDefault="002C7023" w:rsidP="002C7023">
      <w:pPr>
        <w:pStyle w:val="berschrift1"/>
        <w:rPr>
          <w:lang w:val="en-GB"/>
        </w:rPr>
      </w:pPr>
      <w:bookmarkStart w:id="83" w:name="_Ref179553442"/>
      <w:bookmarkStart w:id="84" w:name="_Ref179553447"/>
      <w:bookmarkStart w:id="85" w:name="_Toc1856014785"/>
      <w:bookmarkStart w:id="86" w:name="_Toc1383605272"/>
      <w:r w:rsidRPr="2D8F900D">
        <w:rPr>
          <w:lang w:val="en-GB"/>
        </w:rPr>
        <w:t>Other Components of this Specification</w:t>
      </w:r>
      <w:bookmarkEnd w:id="83"/>
      <w:bookmarkEnd w:id="84"/>
      <w:bookmarkEnd w:id="85"/>
      <w:bookmarkEnd w:id="86"/>
    </w:p>
    <w:p w14:paraId="1BF52534" w14:textId="3FF363C3" w:rsidR="002C7023" w:rsidRDefault="002C7023" w:rsidP="00600EF7">
      <w:pPr>
        <w:rPr>
          <w:lang w:val="en-GB"/>
        </w:rPr>
      </w:pPr>
      <w:r>
        <w:rPr>
          <w:lang w:val="en-GB"/>
        </w:rPr>
        <w:t>The other components of this Specification listed below are provided as separate documents or artefacts accompanying this document and form an integral part of this Specification.</w:t>
      </w:r>
    </w:p>
    <w:p w14:paraId="6302DFC4" w14:textId="13916A3F" w:rsidR="002C7023" w:rsidRPr="008A6C75" w:rsidRDefault="002C7023">
      <w:pPr>
        <w:pStyle w:val="Listenabsatz"/>
        <w:numPr>
          <w:ilvl w:val="0"/>
          <w:numId w:val="23"/>
        </w:numPr>
        <w:rPr>
          <w:lang w:val="en-GB"/>
        </w:rPr>
      </w:pPr>
      <w:r w:rsidRPr="00AE3D32">
        <w:rPr>
          <w:lang w:val="en-GB"/>
        </w:rPr>
        <w:t xml:space="preserve">Spreadsheet of </w:t>
      </w:r>
      <w:r w:rsidR="00757F2D">
        <w:rPr>
          <w:lang w:val="en-GB"/>
        </w:rPr>
        <w:t>S-</w:t>
      </w:r>
      <w:r w:rsidR="00F4326B">
        <w:rPr>
          <w:lang w:val="en-GB"/>
        </w:rPr>
        <w:t>102</w:t>
      </w:r>
      <w:r w:rsidRPr="00AE3D32">
        <w:rPr>
          <w:lang w:val="en-GB"/>
        </w:rPr>
        <w:t xml:space="preserve"> validation checks named </w:t>
      </w:r>
      <w:r w:rsidR="00E2341D">
        <w:rPr>
          <w:lang w:val="en-GB"/>
        </w:rPr>
        <w:t>S</w:t>
      </w:r>
      <w:r w:rsidR="00F9199B">
        <w:rPr>
          <w:lang w:val="en-GB"/>
        </w:rPr>
        <w:t>-</w:t>
      </w:r>
      <w:r w:rsidR="00E2341D">
        <w:rPr>
          <w:lang w:val="en-GB"/>
        </w:rPr>
        <w:t>158_</w:t>
      </w:r>
      <w:r w:rsidR="00F4326B">
        <w:rPr>
          <w:lang w:val="en-GB"/>
        </w:rPr>
        <w:t>102</w:t>
      </w:r>
      <w:r w:rsidR="00E2341D">
        <w:rPr>
          <w:lang w:val="en-GB"/>
        </w:rPr>
        <w:t>_</w:t>
      </w:r>
      <w:r w:rsidR="00F9199B">
        <w:rPr>
          <w:lang w:val="en-GB"/>
        </w:rPr>
        <w:t>1</w:t>
      </w:r>
      <w:r w:rsidR="00E2341D">
        <w:rPr>
          <w:lang w:val="en-GB"/>
        </w:rPr>
        <w:t>_</w:t>
      </w:r>
      <w:r w:rsidR="00F9199B">
        <w:rPr>
          <w:lang w:val="en-GB"/>
        </w:rPr>
        <w:t>0</w:t>
      </w:r>
      <w:r w:rsidR="00E2341D">
        <w:rPr>
          <w:lang w:val="en-GB"/>
        </w:rPr>
        <w:t>_0</w:t>
      </w:r>
      <w:r w:rsidR="00F9199B">
        <w:rPr>
          <w:lang w:val="en-GB"/>
        </w:rPr>
        <w:t>.</w:t>
      </w:r>
    </w:p>
    <w:p w14:paraId="623B95EC" w14:textId="77777777" w:rsidR="002C7023" w:rsidRPr="00600EF7" w:rsidRDefault="002C7023" w:rsidP="00600EF7">
      <w:pPr>
        <w:rPr>
          <w:lang w:val="en-GB"/>
        </w:rPr>
      </w:pPr>
    </w:p>
    <w:sectPr w:rsidR="002C7023" w:rsidRPr="00600EF7" w:rsidSect="00301BD2">
      <w:headerReference w:type="even" r:id="rId23"/>
      <w:headerReference w:type="default" r:id="rId24"/>
      <w:footerReference w:type="even" r:id="rId25"/>
      <w:footerReference w:type="default" r:id="rId26"/>
      <w:headerReference w:type="first" r:id="rId27"/>
      <w:footerReference w:type="first" r:id="rId28"/>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8EE65" w14:textId="77777777" w:rsidR="009F29EA" w:rsidRDefault="009F29EA" w:rsidP="003B41C3">
      <w:pPr>
        <w:spacing w:line="240" w:lineRule="auto"/>
      </w:pPr>
      <w:r>
        <w:separator/>
      </w:r>
    </w:p>
  </w:endnote>
  <w:endnote w:type="continuationSeparator" w:id="0">
    <w:p w14:paraId="55B473C5" w14:textId="77777777" w:rsidR="009F29EA" w:rsidRDefault="009F29EA"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005"/>
      <w:gridCol w:w="3005"/>
      <w:gridCol w:w="3005"/>
    </w:tblGrid>
    <w:tr w:rsidR="6A84BD1B" w14:paraId="5B2972BF" w14:textId="77777777" w:rsidTr="6A84BD1B">
      <w:trPr>
        <w:trHeight w:val="300"/>
      </w:trPr>
      <w:tc>
        <w:tcPr>
          <w:tcW w:w="3005" w:type="dxa"/>
        </w:tcPr>
        <w:p w14:paraId="5AAF816C" w14:textId="184280A7" w:rsidR="6A84BD1B" w:rsidRDefault="6A84BD1B" w:rsidP="6A84BD1B">
          <w:pPr>
            <w:spacing w:after="0"/>
            <w:jc w:val="left"/>
            <w:rPr>
              <w:rFonts w:cs="Arial"/>
              <w:sz w:val="16"/>
              <w:szCs w:val="16"/>
            </w:rPr>
          </w:pPr>
          <w:r w:rsidRPr="6A84BD1B">
            <w:rPr>
              <w:rFonts w:cs="Arial"/>
              <w:sz w:val="16"/>
              <w:szCs w:val="16"/>
            </w:rPr>
            <w:t>S-158:102</w:t>
          </w:r>
        </w:p>
      </w:tc>
      <w:tc>
        <w:tcPr>
          <w:tcW w:w="3005" w:type="dxa"/>
        </w:tcPr>
        <w:p w14:paraId="27CA84A2" w14:textId="72010913" w:rsidR="6A84BD1B" w:rsidRDefault="6A84BD1B" w:rsidP="6A84BD1B">
          <w:pPr>
            <w:spacing w:after="0"/>
            <w:jc w:val="center"/>
            <w:rPr>
              <w:rFonts w:cs="Arial"/>
              <w:sz w:val="16"/>
              <w:szCs w:val="16"/>
            </w:rPr>
          </w:pPr>
          <w:r w:rsidRPr="6A84BD1B">
            <w:rPr>
              <w:rFonts w:cs="Arial"/>
              <w:sz w:val="16"/>
              <w:szCs w:val="16"/>
            </w:rPr>
            <w:t>December 2025</w:t>
          </w:r>
        </w:p>
      </w:tc>
      <w:tc>
        <w:tcPr>
          <w:tcW w:w="3005" w:type="dxa"/>
        </w:tcPr>
        <w:p w14:paraId="60492E30" w14:textId="2CD9758C" w:rsidR="6A84BD1B" w:rsidRDefault="6A84BD1B" w:rsidP="6A84BD1B">
          <w:pPr>
            <w:spacing w:after="0"/>
            <w:jc w:val="right"/>
            <w:rPr>
              <w:rFonts w:cs="Arial"/>
              <w:sz w:val="16"/>
              <w:szCs w:val="16"/>
            </w:rPr>
          </w:pPr>
          <w:r w:rsidRPr="6A84BD1B">
            <w:rPr>
              <w:rFonts w:cs="Arial"/>
              <w:sz w:val="16"/>
              <w:szCs w:val="16"/>
            </w:rPr>
            <w:t>Edition 1.0.0</w:t>
          </w:r>
        </w:p>
      </w:tc>
    </w:tr>
  </w:tbl>
  <w:p w14:paraId="2A023DC0" w14:textId="2BA63737" w:rsidR="6A84BD1B" w:rsidRDefault="6A84BD1B" w:rsidP="6A84BD1B">
    <w:pPr>
      <w:pStyle w:val="Fuzeile"/>
      <w:tabs>
        <w:tab w:val="center" w:pos="4395"/>
        <w:tab w:val="right" w:pos="8931"/>
      </w:tabs>
      <w:spacing w:after="0"/>
      <w:jc w:val="center"/>
      <w:rPr>
        <w:rFonts w:ascii="Arial" w:hAnsi="Arial"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005"/>
      <w:gridCol w:w="3005"/>
      <w:gridCol w:w="3005"/>
    </w:tblGrid>
    <w:tr w:rsidR="6A84BD1B" w14:paraId="0491007E" w14:textId="77777777" w:rsidTr="6A84BD1B">
      <w:trPr>
        <w:trHeight w:val="300"/>
      </w:trPr>
      <w:tc>
        <w:tcPr>
          <w:tcW w:w="3005" w:type="dxa"/>
        </w:tcPr>
        <w:p w14:paraId="555C3A35" w14:textId="184280A7" w:rsidR="6A84BD1B" w:rsidRDefault="6A84BD1B" w:rsidP="6A84BD1B">
          <w:pPr>
            <w:spacing w:after="0"/>
            <w:jc w:val="left"/>
            <w:rPr>
              <w:rFonts w:cs="Arial"/>
              <w:sz w:val="16"/>
              <w:szCs w:val="16"/>
            </w:rPr>
          </w:pPr>
          <w:r w:rsidRPr="6A84BD1B">
            <w:rPr>
              <w:rFonts w:cs="Arial"/>
              <w:sz w:val="16"/>
              <w:szCs w:val="16"/>
            </w:rPr>
            <w:t>S-158:102</w:t>
          </w:r>
        </w:p>
      </w:tc>
      <w:tc>
        <w:tcPr>
          <w:tcW w:w="3005" w:type="dxa"/>
        </w:tcPr>
        <w:p w14:paraId="530FCA2A" w14:textId="72010913" w:rsidR="6A84BD1B" w:rsidRDefault="6A84BD1B" w:rsidP="6A84BD1B">
          <w:pPr>
            <w:spacing w:after="0"/>
            <w:jc w:val="center"/>
            <w:rPr>
              <w:rFonts w:cs="Arial"/>
              <w:sz w:val="16"/>
              <w:szCs w:val="16"/>
            </w:rPr>
          </w:pPr>
          <w:r w:rsidRPr="6A84BD1B">
            <w:rPr>
              <w:rFonts w:cs="Arial"/>
              <w:sz w:val="16"/>
              <w:szCs w:val="16"/>
            </w:rPr>
            <w:t>December 2025</w:t>
          </w:r>
        </w:p>
      </w:tc>
      <w:tc>
        <w:tcPr>
          <w:tcW w:w="3005" w:type="dxa"/>
        </w:tcPr>
        <w:p w14:paraId="5630F736" w14:textId="2CD9758C" w:rsidR="6A84BD1B" w:rsidRDefault="6A84BD1B" w:rsidP="6A84BD1B">
          <w:pPr>
            <w:spacing w:after="0"/>
            <w:jc w:val="right"/>
            <w:rPr>
              <w:rFonts w:cs="Arial"/>
              <w:sz w:val="16"/>
              <w:szCs w:val="16"/>
            </w:rPr>
          </w:pPr>
          <w:r w:rsidRPr="6A84BD1B">
            <w:rPr>
              <w:rFonts w:cs="Arial"/>
              <w:sz w:val="16"/>
              <w:szCs w:val="16"/>
            </w:rPr>
            <w:t>Edition 1.0.0</w:t>
          </w:r>
        </w:p>
      </w:tc>
    </w:tr>
  </w:tbl>
  <w:p w14:paraId="4618E796" w14:textId="48F4CCFB" w:rsidR="009D0E32" w:rsidRPr="00B90C51" w:rsidRDefault="009D0E32" w:rsidP="6A84BD1B">
    <w:pPr>
      <w:pStyle w:val="Fuzeile"/>
      <w:tabs>
        <w:tab w:val="center" w:pos="4395"/>
        <w:tab w:val="right" w:pos="8931"/>
      </w:tabs>
      <w:spacing w:after="0"/>
      <w:jc w:val="center"/>
      <w:rPr>
        <w:rFonts w:ascii="Arial" w:hAnsi="Arial" w:cs="Arial"/>
        <w:sz w:val="16"/>
        <w:szCs w:val="16"/>
      </w:rPr>
    </w:pPr>
    <w:r>
      <w:rPr>
        <w:rFonts w:ascii="Arial" w:hAnsi="Arial" w:cs="Arial"/>
        <w:sz w:val="16"/>
      </w:rPr>
      <w:ptab w:relativeTo="margin" w:alignment="center" w:leader="none"/>
    </w:r>
    <w:r>
      <w:rPr>
        <w:rFonts w:ascii="Arial" w:hAnsi="Arial" w:cs="Arial"/>
        <w:sz w:val="16"/>
      </w:rPr>
      <w:ptab w:relativeTo="margin" w:alignment="right" w:leader="none"/>
    </w:r>
    <w:r w:rsidR="00A1344B">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A84BD1B" w14:paraId="53A6057D" w14:textId="77777777" w:rsidTr="6A84BD1B">
      <w:trPr>
        <w:trHeight w:val="300"/>
      </w:trPr>
      <w:tc>
        <w:tcPr>
          <w:tcW w:w="3005" w:type="dxa"/>
        </w:tcPr>
        <w:p w14:paraId="50BE9963" w14:textId="0CE61E20" w:rsidR="6A84BD1B" w:rsidRDefault="6A84BD1B" w:rsidP="6A84BD1B">
          <w:pPr>
            <w:pStyle w:val="Kopfzeile"/>
            <w:ind w:left="-115"/>
            <w:jc w:val="left"/>
          </w:pPr>
        </w:p>
      </w:tc>
      <w:tc>
        <w:tcPr>
          <w:tcW w:w="3005" w:type="dxa"/>
        </w:tcPr>
        <w:p w14:paraId="5B6FEA32" w14:textId="5D0F3591" w:rsidR="6A84BD1B" w:rsidRDefault="6A84BD1B" w:rsidP="6A84BD1B">
          <w:pPr>
            <w:pStyle w:val="Kopfzeile"/>
            <w:jc w:val="center"/>
          </w:pPr>
        </w:p>
      </w:tc>
      <w:tc>
        <w:tcPr>
          <w:tcW w:w="3005" w:type="dxa"/>
        </w:tcPr>
        <w:p w14:paraId="4F17706E" w14:textId="590D7966" w:rsidR="6A84BD1B" w:rsidRDefault="6A84BD1B" w:rsidP="6A84BD1B">
          <w:pPr>
            <w:pStyle w:val="Kopfzeile"/>
            <w:ind w:right="-115"/>
            <w:jc w:val="right"/>
          </w:pPr>
        </w:p>
      </w:tc>
    </w:tr>
  </w:tbl>
  <w:p w14:paraId="03813696" w14:textId="0FB11B3C" w:rsidR="6A84BD1B" w:rsidRDefault="6A84BD1B" w:rsidP="6A84BD1B">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005"/>
      <w:gridCol w:w="3005"/>
      <w:gridCol w:w="3005"/>
    </w:tblGrid>
    <w:tr w:rsidR="6A84BD1B" w14:paraId="35C5033B" w14:textId="77777777" w:rsidTr="6A84BD1B">
      <w:trPr>
        <w:trHeight w:val="300"/>
      </w:trPr>
      <w:tc>
        <w:tcPr>
          <w:tcW w:w="3005" w:type="dxa"/>
        </w:tcPr>
        <w:p w14:paraId="1CF0B068" w14:textId="184280A7" w:rsidR="6A84BD1B" w:rsidRDefault="6A84BD1B" w:rsidP="6A84BD1B">
          <w:pPr>
            <w:spacing w:after="0"/>
            <w:jc w:val="left"/>
            <w:rPr>
              <w:rFonts w:cs="Arial"/>
              <w:sz w:val="16"/>
              <w:szCs w:val="16"/>
            </w:rPr>
          </w:pPr>
          <w:r w:rsidRPr="6A84BD1B">
            <w:rPr>
              <w:rFonts w:cs="Arial"/>
              <w:sz w:val="16"/>
              <w:szCs w:val="16"/>
            </w:rPr>
            <w:t>S-158:102</w:t>
          </w:r>
        </w:p>
      </w:tc>
      <w:tc>
        <w:tcPr>
          <w:tcW w:w="3005" w:type="dxa"/>
        </w:tcPr>
        <w:p w14:paraId="75A6953F" w14:textId="72010913" w:rsidR="6A84BD1B" w:rsidRDefault="6A84BD1B" w:rsidP="6A84BD1B">
          <w:pPr>
            <w:spacing w:after="0"/>
            <w:jc w:val="center"/>
            <w:rPr>
              <w:rFonts w:cs="Arial"/>
              <w:sz w:val="16"/>
              <w:szCs w:val="16"/>
            </w:rPr>
          </w:pPr>
          <w:r w:rsidRPr="6A84BD1B">
            <w:rPr>
              <w:rFonts w:cs="Arial"/>
              <w:sz w:val="16"/>
              <w:szCs w:val="16"/>
            </w:rPr>
            <w:t>December 2025</w:t>
          </w:r>
        </w:p>
      </w:tc>
      <w:tc>
        <w:tcPr>
          <w:tcW w:w="3005" w:type="dxa"/>
        </w:tcPr>
        <w:p w14:paraId="56CBF70C" w14:textId="2CD9758C" w:rsidR="6A84BD1B" w:rsidRDefault="6A84BD1B" w:rsidP="6A84BD1B">
          <w:pPr>
            <w:spacing w:after="0"/>
            <w:jc w:val="right"/>
            <w:rPr>
              <w:rFonts w:cs="Arial"/>
              <w:sz w:val="16"/>
              <w:szCs w:val="16"/>
            </w:rPr>
          </w:pPr>
          <w:r w:rsidRPr="6A84BD1B">
            <w:rPr>
              <w:rFonts w:cs="Arial"/>
              <w:sz w:val="16"/>
              <w:szCs w:val="16"/>
            </w:rPr>
            <w:t>Edition 1.0.0</w:t>
          </w:r>
        </w:p>
      </w:tc>
    </w:tr>
  </w:tbl>
  <w:p w14:paraId="64E6A1D2" w14:textId="54C0E8C5" w:rsidR="6A84BD1B" w:rsidRDefault="6A84BD1B" w:rsidP="6A84BD1B">
    <w:pPr>
      <w:tabs>
        <w:tab w:val="center" w:pos="4536"/>
        <w:tab w:val="right" w:pos="9072"/>
      </w:tabs>
      <w:spacing w:after="0" w:line="220" w:lineRule="exact"/>
      <w:rPr>
        <w:rFonts w:cs="Arial"/>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005"/>
      <w:gridCol w:w="3005"/>
      <w:gridCol w:w="3005"/>
    </w:tblGrid>
    <w:tr w:rsidR="6A84BD1B" w14:paraId="61B56B45" w14:textId="77777777" w:rsidTr="6A84BD1B">
      <w:trPr>
        <w:trHeight w:val="300"/>
      </w:trPr>
      <w:tc>
        <w:tcPr>
          <w:tcW w:w="3005" w:type="dxa"/>
        </w:tcPr>
        <w:p w14:paraId="53FB741E" w14:textId="184280A7" w:rsidR="6A84BD1B" w:rsidRDefault="6A84BD1B" w:rsidP="6A84BD1B">
          <w:pPr>
            <w:spacing w:after="0"/>
            <w:jc w:val="left"/>
            <w:rPr>
              <w:rFonts w:cs="Arial"/>
              <w:sz w:val="16"/>
              <w:szCs w:val="16"/>
            </w:rPr>
          </w:pPr>
          <w:r w:rsidRPr="6A84BD1B">
            <w:rPr>
              <w:rFonts w:cs="Arial"/>
              <w:sz w:val="16"/>
              <w:szCs w:val="16"/>
            </w:rPr>
            <w:t>S-158:102</w:t>
          </w:r>
        </w:p>
      </w:tc>
      <w:tc>
        <w:tcPr>
          <w:tcW w:w="3005" w:type="dxa"/>
        </w:tcPr>
        <w:p w14:paraId="4C4CF0F7" w14:textId="72010913" w:rsidR="6A84BD1B" w:rsidRDefault="6A84BD1B" w:rsidP="6A84BD1B">
          <w:pPr>
            <w:spacing w:after="0"/>
            <w:jc w:val="center"/>
            <w:rPr>
              <w:rFonts w:cs="Arial"/>
              <w:sz w:val="16"/>
              <w:szCs w:val="16"/>
            </w:rPr>
          </w:pPr>
          <w:r w:rsidRPr="6A84BD1B">
            <w:rPr>
              <w:rFonts w:cs="Arial"/>
              <w:sz w:val="16"/>
              <w:szCs w:val="16"/>
            </w:rPr>
            <w:t>December 2025</w:t>
          </w:r>
        </w:p>
      </w:tc>
      <w:tc>
        <w:tcPr>
          <w:tcW w:w="3005" w:type="dxa"/>
        </w:tcPr>
        <w:p w14:paraId="1A38C83B" w14:textId="2CD9758C" w:rsidR="6A84BD1B" w:rsidRDefault="6A84BD1B" w:rsidP="6A84BD1B">
          <w:pPr>
            <w:spacing w:after="0"/>
            <w:jc w:val="right"/>
            <w:rPr>
              <w:rFonts w:cs="Arial"/>
              <w:sz w:val="16"/>
              <w:szCs w:val="16"/>
            </w:rPr>
          </w:pPr>
          <w:r w:rsidRPr="6A84BD1B">
            <w:rPr>
              <w:rFonts w:cs="Arial"/>
              <w:sz w:val="16"/>
              <w:szCs w:val="16"/>
            </w:rPr>
            <w:t>Edition 1.0.0</w:t>
          </w:r>
        </w:p>
      </w:tc>
    </w:tr>
  </w:tbl>
  <w:p w14:paraId="70950833" w14:textId="11A44D8D" w:rsidR="009D0E32" w:rsidRPr="004115CF" w:rsidRDefault="009D0E32" w:rsidP="18618C85">
    <w:pPr>
      <w:tabs>
        <w:tab w:val="center" w:pos="4536"/>
        <w:tab w:val="right" w:pos="9072"/>
      </w:tabs>
      <w:spacing w:after="0" w:line="220" w:lineRule="exact"/>
      <w:rPr>
        <w:rFonts w:cs="Arial"/>
        <w:sz w:val="16"/>
        <w:szCs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A84BD1B" w14:paraId="1CA6A202" w14:textId="77777777" w:rsidTr="6A84BD1B">
      <w:trPr>
        <w:trHeight w:val="300"/>
      </w:trPr>
      <w:tc>
        <w:tcPr>
          <w:tcW w:w="3005" w:type="dxa"/>
        </w:tcPr>
        <w:p w14:paraId="66CC2D3D" w14:textId="3E66D988" w:rsidR="6A84BD1B" w:rsidRDefault="6A84BD1B" w:rsidP="6A84BD1B">
          <w:pPr>
            <w:pStyle w:val="Kopfzeile"/>
            <w:ind w:left="-115"/>
            <w:jc w:val="left"/>
          </w:pPr>
        </w:p>
      </w:tc>
      <w:tc>
        <w:tcPr>
          <w:tcW w:w="3005" w:type="dxa"/>
        </w:tcPr>
        <w:p w14:paraId="218AB398" w14:textId="621ABE2F" w:rsidR="6A84BD1B" w:rsidRDefault="6A84BD1B" w:rsidP="6A84BD1B">
          <w:pPr>
            <w:pStyle w:val="Kopfzeile"/>
            <w:jc w:val="center"/>
          </w:pPr>
        </w:p>
      </w:tc>
      <w:tc>
        <w:tcPr>
          <w:tcW w:w="3005" w:type="dxa"/>
        </w:tcPr>
        <w:p w14:paraId="2D5744E3" w14:textId="5BC27492" w:rsidR="6A84BD1B" w:rsidRDefault="6A84BD1B" w:rsidP="6A84BD1B">
          <w:pPr>
            <w:pStyle w:val="Kopfzeile"/>
            <w:ind w:right="-115"/>
            <w:jc w:val="right"/>
          </w:pPr>
        </w:p>
      </w:tc>
    </w:tr>
  </w:tbl>
  <w:p w14:paraId="157FBD21" w14:textId="56990F3B" w:rsidR="6A84BD1B" w:rsidRDefault="6A84BD1B" w:rsidP="6A84BD1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C1B31" w14:textId="77777777" w:rsidR="009F29EA" w:rsidRDefault="009F29EA" w:rsidP="003B41C3">
      <w:pPr>
        <w:spacing w:line="240" w:lineRule="auto"/>
      </w:pPr>
      <w:r>
        <w:separator/>
      </w:r>
    </w:p>
  </w:footnote>
  <w:footnote w:type="continuationSeparator" w:id="0">
    <w:p w14:paraId="0E922E40" w14:textId="77777777" w:rsidR="009F29EA" w:rsidRDefault="009F29EA" w:rsidP="003B4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9B7C0" w14:textId="70B3A867"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sidRPr="6A84BD1B">
      <w:rPr>
        <w:rFonts w:eastAsia="Times New Roman" w:cs="Arial"/>
        <w:noProof/>
        <w:sz w:val="16"/>
        <w:szCs w:val="16"/>
        <w:lang w:val="en-US" w:eastAsia="en-US"/>
      </w:rPr>
      <w:fldChar w:fldCharType="begin"/>
    </w:r>
    <w:r w:rsidRPr="6A84BD1B">
      <w:rPr>
        <w:rFonts w:eastAsia="Times New Roman" w:cs="Arial"/>
        <w:sz w:val="16"/>
        <w:szCs w:val="16"/>
        <w:lang w:val="en-US" w:eastAsia="en-US"/>
      </w:rPr>
      <w:instrText xml:space="preserve"> PAGE </w:instrText>
    </w:r>
    <w:r w:rsidRPr="6A84BD1B">
      <w:rPr>
        <w:rFonts w:eastAsia="Times New Roman" w:cs="Arial"/>
        <w:sz w:val="16"/>
        <w:szCs w:val="16"/>
        <w:lang w:val="en-US" w:eastAsia="en-US"/>
      </w:rPr>
      <w:fldChar w:fldCharType="separate"/>
    </w:r>
    <w:r w:rsidR="6A84BD1B" w:rsidRPr="6A84BD1B">
      <w:rPr>
        <w:rFonts w:eastAsia="Times New Roman" w:cs="Arial"/>
        <w:noProof/>
        <w:sz w:val="16"/>
        <w:szCs w:val="16"/>
        <w:lang w:val="en-US" w:eastAsia="en-US"/>
      </w:rPr>
      <w:t>58</w:t>
    </w:r>
    <w:r w:rsidRPr="6A84BD1B">
      <w:rPr>
        <w:rFonts w:eastAsia="Times New Roman" w:cs="Arial"/>
        <w:noProof/>
        <w:sz w:val="16"/>
        <w:szCs w:val="16"/>
        <w:lang w:val="en-US" w:eastAsia="en-US"/>
      </w:rPr>
      <w:fldChar w:fldCharType="end"/>
    </w:r>
    <w:r>
      <w:tab/>
    </w:r>
    <w:r w:rsidR="6A84BD1B">
      <w:t>Bathymetric Surface Validation Checks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95FD1" w14:textId="116EEB3A" w:rsidR="009D0E32" w:rsidRPr="00B943EE" w:rsidRDefault="6A84BD1B" w:rsidP="6A84BD1B">
    <w:pPr>
      <w:tabs>
        <w:tab w:val="center" w:pos="4536"/>
        <w:tab w:val="right" w:pos="9072"/>
      </w:tabs>
      <w:spacing w:after="0" w:line="240" w:lineRule="auto"/>
      <w:ind w:right="34"/>
      <w:jc w:val="right"/>
      <w:rPr>
        <w:rFonts w:eastAsia="Times New Roman" w:cs="Arial"/>
        <w:sz w:val="16"/>
        <w:szCs w:val="16"/>
        <w:lang w:val="en-US" w:eastAsia="en-US"/>
      </w:rPr>
    </w:pPr>
    <w:r w:rsidRPr="6A84BD1B">
      <w:rPr>
        <w:rFonts w:eastAsia="Times New Roman" w:cs="Arial"/>
        <w:sz w:val="16"/>
        <w:szCs w:val="16"/>
        <w:lang w:val="en-US" w:eastAsia="en-US"/>
      </w:rPr>
      <w:t>Bathymetric Surface Validation Checks</w:t>
    </w:r>
    <w:r w:rsidR="009D0E32">
      <w:tab/>
    </w:r>
    <w:r w:rsidR="009D0E32" w:rsidRPr="6A84BD1B">
      <w:rPr>
        <w:rFonts w:eastAsia="Times New Roman" w:cs="Arial"/>
        <w:noProof/>
        <w:sz w:val="16"/>
        <w:szCs w:val="16"/>
        <w:lang w:val="en-US" w:eastAsia="en-US"/>
      </w:rPr>
      <w:fldChar w:fldCharType="begin"/>
    </w:r>
    <w:r w:rsidR="009D0E32" w:rsidRPr="009A425D">
      <w:rPr>
        <w:rFonts w:eastAsia="Times New Roman" w:cs="Arial"/>
        <w:sz w:val="16"/>
        <w:szCs w:val="16"/>
        <w:lang w:val="en-US" w:eastAsia="en-US"/>
      </w:rPr>
      <w:instrText xml:space="preserve"> PAGE </w:instrText>
    </w:r>
    <w:r w:rsidR="009D0E32" w:rsidRPr="6A84BD1B">
      <w:rPr>
        <w:rFonts w:eastAsia="Times New Roman" w:cs="Arial"/>
        <w:sz w:val="16"/>
        <w:szCs w:val="16"/>
        <w:lang w:val="en-US" w:eastAsia="en-US"/>
      </w:rPr>
      <w:fldChar w:fldCharType="separate"/>
    </w:r>
    <w:r>
      <w:rPr>
        <w:rFonts w:eastAsia="Times New Roman" w:cs="Arial"/>
        <w:noProof/>
        <w:sz w:val="16"/>
        <w:szCs w:val="16"/>
        <w:lang w:val="en-US" w:eastAsia="en-US"/>
      </w:rPr>
      <w:t>ix</w:t>
    </w:r>
    <w:r w:rsidR="009D0E32" w:rsidRPr="6A84BD1B">
      <w:rPr>
        <w:rFonts w:eastAsia="Times New Roman" w:cs="Arial"/>
        <w:noProof/>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A84BD1B" w14:paraId="568B9802" w14:textId="77777777" w:rsidTr="6A84BD1B">
      <w:trPr>
        <w:trHeight w:val="300"/>
      </w:trPr>
      <w:tc>
        <w:tcPr>
          <w:tcW w:w="3005" w:type="dxa"/>
        </w:tcPr>
        <w:p w14:paraId="207D89D3" w14:textId="39CE8837" w:rsidR="6A84BD1B" w:rsidRDefault="6A84BD1B" w:rsidP="6A84BD1B">
          <w:pPr>
            <w:pStyle w:val="Kopfzeile"/>
            <w:ind w:left="-115"/>
            <w:jc w:val="left"/>
          </w:pPr>
        </w:p>
      </w:tc>
      <w:tc>
        <w:tcPr>
          <w:tcW w:w="3005" w:type="dxa"/>
        </w:tcPr>
        <w:p w14:paraId="0C09BCEB" w14:textId="0FDF3B87" w:rsidR="6A84BD1B" w:rsidRDefault="6A84BD1B" w:rsidP="6A84BD1B">
          <w:pPr>
            <w:pStyle w:val="Kopfzeile"/>
            <w:jc w:val="center"/>
          </w:pPr>
        </w:p>
      </w:tc>
      <w:tc>
        <w:tcPr>
          <w:tcW w:w="3005" w:type="dxa"/>
        </w:tcPr>
        <w:p w14:paraId="02DA628E" w14:textId="74017D7A" w:rsidR="6A84BD1B" w:rsidRDefault="6A84BD1B" w:rsidP="6A84BD1B">
          <w:pPr>
            <w:pStyle w:val="Kopfzeile"/>
            <w:ind w:right="-115"/>
            <w:jc w:val="right"/>
          </w:pPr>
        </w:p>
      </w:tc>
    </w:tr>
  </w:tbl>
  <w:p w14:paraId="43A3E40E" w14:textId="5FEB4E5A" w:rsidR="6A84BD1B" w:rsidRDefault="6A84BD1B" w:rsidP="6A84BD1B">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9FDF0" w14:textId="62FEE2F6"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sidRPr="18618C85">
      <w:rPr>
        <w:rFonts w:eastAsia="Times New Roman" w:cs="Arial"/>
        <w:noProof/>
        <w:sz w:val="16"/>
        <w:szCs w:val="16"/>
        <w:lang w:val="en-US" w:eastAsia="en-US"/>
      </w:rPr>
      <w:fldChar w:fldCharType="begin"/>
    </w:r>
    <w:r w:rsidRPr="18618C85">
      <w:rPr>
        <w:rFonts w:eastAsia="Times New Roman" w:cs="Arial"/>
        <w:sz w:val="16"/>
        <w:szCs w:val="16"/>
        <w:lang w:val="en-US" w:eastAsia="en-US"/>
      </w:rPr>
      <w:instrText xml:space="preserve"> PAGE </w:instrText>
    </w:r>
    <w:r w:rsidRPr="18618C85">
      <w:rPr>
        <w:rFonts w:eastAsia="Times New Roman" w:cs="Arial"/>
        <w:sz w:val="16"/>
        <w:szCs w:val="16"/>
        <w:lang w:val="en-US" w:eastAsia="en-US"/>
      </w:rPr>
      <w:fldChar w:fldCharType="separate"/>
    </w:r>
    <w:r w:rsidR="18618C85" w:rsidRPr="18618C85">
      <w:rPr>
        <w:rFonts w:eastAsia="Times New Roman" w:cs="Arial"/>
        <w:noProof/>
        <w:sz w:val="16"/>
        <w:szCs w:val="16"/>
        <w:lang w:val="en-US" w:eastAsia="en-US"/>
      </w:rPr>
      <w:t>138</w:t>
    </w:r>
    <w:r w:rsidRPr="18618C85">
      <w:rPr>
        <w:rFonts w:eastAsia="Times New Roman" w:cs="Arial"/>
        <w:noProof/>
        <w:sz w:val="16"/>
        <w:szCs w:val="16"/>
        <w:lang w:val="en-US" w:eastAsia="en-US"/>
      </w:rPr>
      <w:fldChar w:fldCharType="end"/>
    </w:r>
    <w:r>
      <w:tab/>
    </w:r>
    <w:r w:rsidR="18618C85" w:rsidRPr="18618C85">
      <w:rPr>
        <w:rFonts w:eastAsia="Times New Roman" w:cs="Arial"/>
        <w:sz w:val="16"/>
        <w:szCs w:val="16"/>
        <w:lang w:val="en-US" w:eastAsia="en-US"/>
      </w:rPr>
      <w:t xml:space="preserve"> Bathymetric Surface Validation Checks</w:t>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9107A" w14:textId="604C10CB" w:rsidR="009D0E32" w:rsidRPr="003C4461" w:rsidRDefault="6A84BD1B" w:rsidP="6A84BD1B">
    <w:pPr>
      <w:tabs>
        <w:tab w:val="center" w:pos="4536"/>
        <w:tab w:val="right" w:pos="9072"/>
      </w:tabs>
      <w:spacing w:after="0" w:line="240" w:lineRule="auto"/>
      <w:ind w:right="34"/>
      <w:jc w:val="right"/>
      <w:rPr>
        <w:rFonts w:eastAsia="Times New Roman" w:cs="Arial"/>
        <w:sz w:val="16"/>
        <w:szCs w:val="16"/>
        <w:lang w:val="en-US" w:eastAsia="en-US"/>
      </w:rPr>
    </w:pPr>
    <w:r w:rsidRPr="6A84BD1B">
      <w:rPr>
        <w:rFonts w:eastAsia="Times New Roman" w:cs="Arial"/>
        <w:sz w:val="16"/>
        <w:szCs w:val="16"/>
        <w:lang w:val="en-US" w:eastAsia="en-US"/>
      </w:rPr>
      <w:t>Bathymetric Surface Validation Checks</w:t>
    </w:r>
    <w:r w:rsidR="009D0E32" w:rsidRPr="009A425D">
      <w:rPr>
        <w:rFonts w:eastAsia="Times New Roman" w:cs="Arial"/>
        <w:sz w:val="16"/>
        <w:szCs w:val="16"/>
        <w:lang w:val="en-US" w:eastAsia="en-US"/>
      </w:rPr>
      <w:tab/>
    </w:r>
    <w:r w:rsidR="009D0E32" w:rsidRPr="6A84BD1B">
      <w:rPr>
        <w:rFonts w:eastAsia="Times New Roman" w:cs="Arial"/>
        <w:noProof/>
        <w:sz w:val="16"/>
        <w:szCs w:val="16"/>
        <w:lang w:val="en-US" w:eastAsia="en-US"/>
      </w:rPr>
      <w:fldChar w:fldCharType="begin"/>
    </w:r>
    <w:r w:rsidR="009D0E32" w:rsidRPr="009A425D">
      <w:rPr>
        <w:rFonts w:eastAsia="Times New Roman" w:cs="Arial"/>
        <w:sz w:val="16"/>
        <w:szCs w:val="16"/>
        <w:lang w:val="en-US" w:eastAsia="en-US"/>
      </w:rPr>
      <w:instrText xml:space="preserve"> PAGE </w:instrText>
    </w:r>
    <w:r w:rsidR="009D0E32" w:rsidRPr="6A84BD1B">
      <w:rPr>
        <w:rFonts w:eastAsia="Times New Roman" w:cs="Arial"/>
        <w:sz w:val="16"/>
        <w:szCs w:val="16"/>
        <w:lang w:val="en-US" w:eastAsia="en-US"/>
      </w:rPr>
      <w:fldChar w:fldCharType="separate"/>
    </w:r>
    <w:r>
      <w:rPr>
        <w:rFonts w:eastAsia="Times New Roman" w:cs="Arial"/>
        <w:noProof/>
        <w:sz w:val="16"/>
        <w:szCs w:val="16"/>
        <w:lang w:val="en-US" w:eastAsia="en-US"/>
      </w:rPr>
      <w:t>137</w:t>
    </w:r>
    <w:r w:rsidR="009D0E32" w:rsidRPr="6A84BD1B">
      <w:rPr>
        <w:rFonts w:eastAsia="Times New Roman" w:cs="Arial"/>
        <w:noProof/>
        <w:sz w:val="16"/>
        <w:szCs w:val="16"/>
        <w:lang w:val="en-US" w:eastAsia="en-US"/>
      </w:rPr>
      <w:fldChar w:fldCharType="end"/>
    </w:r>
  </w:p>
  <w:p w14:paraId="567F5AD5" w14:textId="06C07945" w:rsidR="009D0E32" w:rsidRPr="004407F3" w:rsidRDefault="009D0E32" w:rsidP="004407F3">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A84BD1B" w14:paraId="44F424E1" w14:textId="77777777" w:rsidTr="6A84BD1B">
      <w:trPr>
        <w:trHeight w:val="300"/>
      </w:trPr>
      <w:tc>
        <w:tcPr>
          <w:tcW w:w="3005" w:type="dxa"/>
        </w:tcPr>
        <w:p w14:paraId="277C21B1" w14:textId="26CD888B" w:rsidR="6A84BD1B" w:rsidRDefault="6A84BD1B" w:rsidP="6A84BD1B">
          <w:pPr>
            <w:pStyle w:val="Kopfzeile"/>
            <w:ind w:left="-115"/>
            <w:jc w:val="left"/>
          </w:pPr>
        </w:p>
      </w:tc>
      <w:tc>
        <w:tcPr>
          <w:tcW w:w="3005" w:type="dxa"/>
        </w:tcPr>
        <w:p w14:paraId="4BB9E35F" w14:textId="57C0DFBD" w:rsidR="6A84BD1B" w:rsidRDefault="6A84BD1B" w:rsidP="6A84BD1B">
          <w:pPr>
            <w:pStyle w:val="Kopfzeile"/>
            <w:jc w:val="center"/>
          </w:pPr>
        </w:p>
      </w:tc>
      <w:tc>
        <w:tcPr>
          <w:tcW w:w="3005" w:type="dxa"/>
        </w:tcPr>
        <w:p w14:paraId="34F11791" w14:textId="66A835F3" w:rsidR="6A84BD1B" w:rsidRDefault="6A84BD1B" w:rsidP="6A84BD1B">
          <w:pPr>
            <w:pStyle w:val="Kopfzeile"/>
            <w:ind w:right="-115"/>
            <w:jc w:val="right"/>
          </w:pPr>
        </w:p>
      </w:tc>
    </w:tr>
  </w:tbl>
  <w:p w14:paraId="40A4002F" w14:textId="78CE5513" w:rsidR="6A84BD1B" w:rsidRDefault="6A84BD1B" w:rsidP="6A84BD1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61A574A"/>
    <w:lvl w:ilvl="0">
      <w:start w:val="1"/>
      <w:numFmt w:val="bullet"/>
      <w:pStyle w:val="Listennumm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ennumm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ennumm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ennumm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enfortsetzung4"/>
      <w:lvlText w:val=""/>
      <w:lvlJc w:val="left"/>
      <w:pPr>
        <w:tabs>
          <w:tab w:val="num" w:pos="360"/>
        </w:tabs>
        <w:ind w:left="360" w:hanging="360"/>
      </w:pPr>
      <w:rPr>
        <w:rFonts w:ascii="Symbol" w:hAnsi="Symbol" w:hint="default"/>
      </w:rPr>
    </w:lvl>
  </w:abstractNum>
  <w:abstractNum w:abstractNumId="5" w15:restartNumberingAfterBreak="0">
    <w:nsid w:val="05F252BD"/>
    <w:multiLevelType w:val="singleLevel"/>
    <w:tmpl w:val="074C56F8"/>
    <w:lvl w:ilvl="0">
      <w:start w:val="1"/>
      <w:numFmt w:val="decimal"/>
      <w:pStyle w:val="Aufzhlungszeichen5"/>
      <w:lvlText w:val="[%1]"/>
      <w:lvlJc w:val="left"/>
      <w:pPr>
        <w:tabs>
          <w:tab w:val="num" w:pos="360"/>
        </w:tabs>
        <w:ind w:left="360" w:hanging="360"/>
      </w:pPr>
    </w:lvl>
  </w:abstractNum>
  <w:abstractNum w:abstractNumId="6"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8"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293A5307"/>
    <w:multiLevelType w:val="multilevel"/>
    <w:tmpl w:val="C034056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1170" w:hanging="720"/>
      </w:pPr>
      <w:rPr>
        <w:strike w:val="0"/>
      </w:rPr>
    </w:lvl>
    <w:lvl w:ilvl="3">
      <w:start w:val="1"/>
      <w:numFmt w:val="decimal"/>
      <w:pStyle w:val="berschrift4"/>
      <w:lvlText w:val="%1.%2.%3.%4"/>
      <w:lvlJc w:val="left"/>
      <w:pPr>
        <w:ind w:left="239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0"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11"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enfortsetzung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enfortsetzung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13"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3E1B5DC1"/>
    <w:multiLevelType w:val="hybridMultilevel"/>
    <w:tmpl w:val="20AAA1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855DB6"/>
    <w:multiLevelType w:val="multilevel"/>
    <w:tmpl w:val="19BED7BA"/>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22"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4"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236944812">
    <w:abstractNumId w:val="16"/>
  </w:num>
  <w:num w:numId="2" w16cid:durableId="1751388118">
    <w:abstractNumId w:val="8"/>
  </w:num>
  <w:num w:numId="3" w16cid:durableId="1547260667">
    <w:abstractNumId w:val="24"/>
  </w:num>
  <w:num w:numId="4" w16cid:durableId="1181355134">
    <w:abstractNumId w:val="19"/>
  </w:num>
  <w:num w:numId="5" w16cid:durableId="1030910304">
    <w:abstractNumId w:val="10"/>
  </w:num>
  <w:num w:numId="6" w16cid:durableId="528493880">
    <w:abstractNumId w:val="7"/>
  </w:num>
  <w:num w:numId="7" w16cid:durableId="1992252767">
    <w:abstractNumId w:val="17"/>
  </w:num>
  <w:num w:numId="8" w16cid:durableId="1000737048">
    <w:abstractNumId w:val="11"/>
  </w:num>
  <w:num w:numId="9" w16cid:durableId="890920669">
    <w:abstractNumId w:val="18"/>
  </w:num>
  <w:num w:numId="10" w16cid:durableId="1019043953">
    <w:abstractNumId w:val="20"/>
  </w:num>
  <w:num w:numId="11" w16cid:durableId="1110398002">
    <w:abstractNumId w:val="21"/>
  </w:num>
  <w:num w:numId="12" w16cid:durableId="949892305">
    <w:abstractNumId w:val="13"/>
  </w:num>
  <w:num w:numId="13" w16cid:durableId="1583447223">
    <w:abstractNumId w:val="6"/>
  </w:num>
  <w:num w:numId="14" w16cid:durableId="1068184095">
    <w:abstractNumId w:val="22"/>
  </w:num>
  <w:num w:numId="15" w16cid:durableId="54745732">
    <w:abstractNumId w:val="9"/>
  </w:num>
  <w:num w:numId="16" w16cid:durableId="709189698">
    <w:abstractNumId w:val="5"/>
  </w:num>
  <w:num w:numId="17" w16cid:durableId="490634557">
    <w:abstractNumId w:val="12"/>
  </w:num>
  <w:num w:numId="18" w16cid:durableId="240648902">
    <w:abstractNumId w:val="4"/>
  </w:num>
  <w:num w:numId="19" w16cid:durableId="1978561094">
    <w:abstractNumId w:val="3"/>
  </w:num>
  <w:num w:numId="20" w16cid:durableId="987977976">
    <w:abstractNumId w:val="2"/>
  </w:num>
  <w:num w:numId="21" w16cid:durableId="1174801306">
    <w:abstractNumId w:val="1"/>
  </w:num>
  <w:num w:numId="22" w16cid:durableId="31150551">
    <w:abstractNumId w:val="0"/>
  </w:num>
  <w:num w:numId="23" w16cid:durableId="230164330">
    <w:abstractNumId w:val="15"/>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4096" w:nlCheck="1" w:checkStyle="0"/>
  <w:activeWritingStyle w:appName="MSWord" w:lang="en-AU"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E9B"/>
    <w:rsid w:val="00002576"/>
    <w:rsid w:val="00002F39"/>
    <w:rsid w:val="0000307B"/>
    <w:rsid w:val="000032F1"/>
    <w:rsid w:val="00003451"/>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4CD"/>
    <w:rsid w:val="000134F1"/>
    <w:rsid w:val="00013D77"/>
    <w:rsid w:val="00014EE4"/>
    <w:rsid w:val="00016098"/>
    <w:rsid w:val="00016467"/>
    <w:rsid w:val="00016ACA"/>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0CED"/>
    <w:rsid w:val="000314E0"/>
    <w:rsid w:val="0003244B"/>
    <w:rsid w:val="00032604"/>
    <w:rsid w:val="00032CB9"/>
    <w:rsid w:val="00032CE6"/>
    <w:rsid w:val="00032E5F"/>
    <w:rsid w:val="00034A56"/>
    <w:rsid w:val="00034A98"/>
    <w:rsid w:val="00034E33"/>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290B"/>
    <w:rsid w:val="00043511"/>
    <w:rsid w:val="00043AD4"/>
    <w:rsid w:val="00043E51"/>
    <w:rsid w:val="000446A5"/>
    <w:rsid w:val="00044704"/>
    <w:rsid w:val="00044B18"/>
    <w:rsid w:val="00045C5C"/>
    <w:rsid w:val="000460BE"/>
    <w:rsid w:val="00046139"/>
    <w:rsid w:val="000465DA"/>
    <w:rsid w:val="00047646"/>
    <w:rsid w:val="00050934"/>
    <w:rsid w:val="000509EF"/>
    <w:rsid w:val="00051365"/>
    <w:rsid w:val="00051754"/>
    <w:rsid w:val="00051E7C"/>
    <w:rsid w:val="0005218D"/>
    <w:rsid w:val="00052545"/>
    <w:rsid w:val="00052FE4"/>
    <w:rsid w:val="000530C1"/>
    <w:rsid w:val="000531BD"/>
    <w:rsid w:val="00053908"/>
    <w:rsid w:val="00054492"/>
    <w:rsid w:val="00054C19"/>
    <w:rsid w:val="00055748"/>
    <w:rsid w:val="00055A53"/>
    <w:rsid w:val="0005604C"/>
    <w:rsid w:val="00056098"/>
    <w:rsid w:val="00056930"/>
    <w:rsid w:val="00056D98"/>
    <w:rsid w:val="000574BF"/>
    <w:rsid w:val="00057649"/>
    <w:rsid w:val="00057DDE"/>
    <w:rsid w:val="00057E3E"/>
    <w:rsid w:val="00060003"/>
    <w:rsid w:val="00060149"/>
    <w:rsid w:val="0006066D"/>
    <w:rsid w:val="000607B4"/>
    <w:rsid w:val="00060CB2"/>
    <w:rsid w:val="00060E12"/>
    <w:rsid w:val="000623C3"/>
    <w:rsid w:val="0006246B"/>
    <w:rsid w:val="0006288F"/>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0E9C"/>
    <w:rsid w:val="000815CD"/>
    <w:rsid w:val="000816E9"/>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F62"/>
    <w:rsid w:val="00086396"/>
    <w:rsid w:val="00086B9C"/>
    <w:rsid w:val="00086F26"/>
    <w:rsid w:val="00087C0F"/>
    <w:rsid w:val="00087D96"/>
    <w:rsid w:val="00090473"/>
    <w:rsid w:val="000905F4"/>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5041"/>
    <w:rsid w:val="000957F2"/>
    <w:rsid w:val="000965D5"/>
    <w:rsid w:val="00096836"/>
    <w:rsid w:val="0009683B"/>
    <w:rsid w:val="00096C56"/>
    <w:rsid w:val="00096CE0"/>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5081"/>
    <w:rsid w:val="000A5420"/>
    <w:rsid w:val="000A5CFF"/>
    <w:rsid w:val="000A5DEC"/>
    <w:rsid w:val="000A5EAC"/>
    <w:rsid w:val="000A603D"/>
    <w:rsid w:val="000A6379"/>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912"/>
    <w:rsid w:val="000C5236"/>
    <w:rsid w:val="000C541E"/>
    <w:rsid w:val="000C58C0"/>
    <w:rsid w:val="000C5E80"/>
    <w:rsid w:val="000C5FD5"/>
    <w:rsid w:val="000C6EC5"/>
    <w:rsid w:val="000C77B6"/>
    <w:rsid w:val="000C7A11"/>
    <w:rsid w:val="000C7C65"/>
    <w:rsid w:val="000C7EED"/>
    <w:rsid w:val="000D0CD9"/>
    <w:rsid w:val="000D1250"/>
    <w:rsid w:val="000D1551"/>
    <w:rsid w:val="000D15D0"/>
    <w:rsid w:val="000D1B04"/>
    <w:rsid w:val="000D1CD2"/>
    <w:rsid w:val="000D2104"/>
    <w:rsid w:val="000D21C7"/>
    <w:rsid w:val="000D28AF"/>
    <w:rsid w:val="000D2E87"/>
    <w:rsid w:val="000D4430"/>
    <w:rsid w:val="000D5055"/>
    <w:rsid w:val="000D5692"/>
    <w:rsid w:val="000D61C3"/>
    <w:rsid w:val="000D6497"/>
    <w:rsid w:val="000D6D0D"/>
    <w:rsid w:val="000D6FAC"/>
    <w:rsid w:val="000D76F0"/>
    <w:rsid w:val="000D7EAD"/>
    <w:rsid w:val="000E0368"/>
    <w:rsid w:val="000E04C5"/>
    <w:rsid w:val="000E0E30"/>
    <w:rsid w:val="000E1501"/>
    <w:rsid w:val="000E191C"/>
    <w:rsid w:val="000E1D0C"/>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7279"/>
    <w:rsid w:val="000F02B5"/>
    <w:rsid w:val="000F120E"/>
    <w:rsid w:val="000F251B"/>
    <w:rsid w:val="000F2BEE"/>
    <w:rsid w:val="000F2C98"/>
    <w:rsid w:val="000F3D5C"/>
    <w:rsid w:val="000F4686"/>
    <w:rsid w:val="000F52BB"/>
    <w:rsid w:val="000F6354"/>
    <w:rsid w:val="000F6E33"/>
    <w:rsid w:val="0010055A"/>
    <w:rsid w:val="00100B61"/>
    <w:rsid w:val="00100EF4"/>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B63"/>
    <w:rsid w:val="00122D59"/>
    <w:rsid w:val="00122E72"/>
    <w:rsid w:val="00123250"/>
    <w:rsid w:val="0012338F"/>
    <w:rsid w:val="001251CE"/>
    <w:rsid w:val="0012525E"/>
    <w:rsid w:val="00125605"/>
    <w:rsid w:val="00125861"/>
    <w:rsid w:val="00125B37"/>
    <w:rsid w:val="0012627A"/>
    <w:rsid w:val="00126448"/>
    <w:rsid w:val="0012677F"/>
    <w:rsid w:val="00126A1B"/>
    <w:rsid w:val="00126F4C"/>
    <w:rsid w:val="0012707B"/>
    <w:rsid w:val="001272C7"/>
    <w:rsid w:val="001273F9"/>
    <w:rsid w:val="00127897"/>
    <w:rsid w:val="00127AE3"/>
    <w:rsid w:val="001305EF"/>
    <w:rsid w:val="00131120"/>
    <w:rsid w:val="001316D5"/>
    <w:rsid w:val="001318B6"/>
    <w:rsid w:val="0013354F"/>
    <w:rsid w:val="001335A7"/>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768"/>
    <w:rsid w:val="001547A5"/>
    <w:rsid w:val="00155431"/>
    <w:rsid w:val="0015663A"/>
    <w:rsid w:val="001568CF"/>
    <w:rsid w:val="00156A6C"/>
    <w:rsid w:val="00156BEA"/>
    <w:rsid w:val="00157025"/>
    <w:rsid w:val="00157181"/>
    <w:rsid w:val="00157D93"/>
    <w:rsid w:val="001600B9"/>
    <w:rsid w:val="00160787"/>
    <w:rsid w:val="0016091F"/>
    <w:rsid w:val="001611F0"/>
    <w:rsid w:val="0016253A"/>
    <w:rsid w:val="00162AD9"/>
    <w:rsid w:val="00162BD6"/>
    <w:rsid w:val="00162D95"/>
    <w:rsid w:val="00162F7A"/>
    <w:rsid w:val="0016310D"/>
    <w:rsid w:val="001635E8"/>
    <w:rsid w:val="00163699"/>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6FDE"/>
    <w:rsid w:val="00187565"/>
    <w:rsid w:val="001876C0"/>
    <w:rsid w:val="00187DFC"/>
    <w:rsid w:val="00190DB1"/>
    <w:rsid w:val="00192032"/>
    <w:rsid w:val="00192856"/>
    <w:rsid w:val="001930B8"/>
    <w:rsid w:val="00193C63"/>
    <w:rsid w:val="00195075"/>
    <w:rsid w:val="00195645"/>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4EB"/>
    <w:rsid w:val="001B158B"/>
    <w:rsid w:val="001B1680"/>
    <w:rsid w:val="001B190F"/>
    <w:rsid w:val="001B1C18"/>
    <w:rsid w:val="001B20C3"/>
    <w:rsid w:val="001B2256"/>
    <w:rsid w:val="001B274F"/>
    <w:rsid w:val="001B30F8"/>
    <w:rsid w:val="001B3184"/>
    <w:rsid w:val="001B3302"/>
    <w:rsid w:val="001B34AC"/>
    <w:rsid w:val="001B37B7"/>
    <w:rsid w:val="001B429C"/>
    <w:rsid w:val="001B4C1E"/>
    <w:rsid w:val="001B59ED"/>
    <w:rsid w:val="001B5F6E"/>
    <w:rsid w:val="001B6136"/>
    <w:rsid w:val="001B6554"/>
    <w:rsid w:val="001B68B2"/>
    <w:rsid w:val="001B69B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2C1"/>
    <w:rsid w:val="001D27BB"/>
    <w:rsid w:val="001D2CB5"/>
    <w:rsid w:val="001D47AB"/>
    <w:rsid w:val="001D5605"/>
    <w:rsid w:val="001D5C23"/>
    <w:rsid w:val="001D5FE2"/>
    <w:rsid w:val="001D62CC"/>
    <w:rsid w:val="001D65A5"/>
    <w:rsid w:val="001D6E81"/>
    <w:rsid w:val="001D7564"/>
    <w:rsid w:val="001D7811"/>
    <w:rsid w:val="001D7A15"/>
    <w:rsid w:val="001E004D"/>
    <w:rsid w:val="001E039C"/>
    <w:rsid w:val="001E0C52"/>
    <w:rsid w:val="001E0E51"/>
    <w:rsid w:val="001E0F11"/>
    <w:rsid w:val="001E1971"/>
    <w:rsid w:val="001E1A83"/>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950"/>
    <w:rsid w:val="001F4AC7"/>
    <w:rsid w:val="001F56D2"/>
    <w:rsid w:val="001F59D1"/>
    <w:rsid w:val="001F5EBC"/>
    <w:rsid w:val="001F7DFF"/>
    <w:rsid w:val="001F7FA8"/>
    <w:rsid w:val="002013F7"/>
    <w:rsid w:val="00202879"/>
    <w:rsid w:val="00202EF7"/>
    <w:rsid w:val="002035B2"/>
    <w:rsid w:val="0020395B"/>
    <w:rsid w:val="00203AA4"/>
    <w:rsid w:val="00203BA4"/>
    <w:rsid w:val="00203C8E"/>
    <w:rsid w:val="002047F4"/>
    <w:rsid w:val="00205078"/>
    <w:rsid w:val="00205DE5"/>
    <w:rsid w:val="00206CBA"/>
    <w:rsid w:val="00206D4F"/>
    <w:rsid w:val="0020703A"/>
    <w:rsid w:val="00207BCC"/>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7B71"/>
    <w:rsid w:val="00217B74"/>
    <w:rsid w:val="002202D7"/>
    <w:rsid w:val="00220E08"/>
    <w:rsid w:val="0022131F"/>
    <w:rsid w:val="00221517"/>
    <w:rsid w:val="00221ACC"/>
    <w:rsid w:val="002237E7"/>
    <w:rsid w:val="002238B6"/>
    <w:rsid w:val="00223C8F"/>
    <w:rsid w:val="002243D5"/>
    <w:rsid w:val="00225874"/>
    <w:rsid w:val="002264BE"/>
    <w:rsid w:val="00226661"/>
    <w:rsid w:val="00226A70"/>
    <w:rsid w:val="00226C7F"/>
    <w:rsid w:val="00227637"/>
    <w:rsid w:val="0023016B"/>
    <w:rsid w:val="00230228"/>
    <w:rsid w:val="0023074D"/>
    <w:rsid w:val="00230C74"/>
    <w:rsid w:val="00230F9A"/>
    <w:rsid w:val="0023140B"/>
    <w:rsid w:val="00232AA6"/>
    <w:rsid w:val="00233A28"/>
    <w:rsid w:val="00233EC9"/>
    <w:rsid w:val="00233FCA"/>
    <w:rsid w:val="00234165"/>
    <w:rsid w:val="00235153"/>
    <w:rsid w:val="00235177"/>
    <w:rsid w:val="00235BBA"/>
    <w:rsid w:val="00236539"/>
    <w:rsid w:val="00236E4C"/>
    <w:rsid w:val="00236FCC"/>
    <w:rsid w:val="00237041"/>
    <w:rsid w:val="002370E0"/>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6A0"/>
    <w:rsid w:val="00260EFB"/>
    <w:rsid w:val="002614ED"/>
    <w:rsid w:val="00261577"/>
    <w:rsid w:val="002619E9"/>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D2A"/>
    <w:rsid w:val="00284D60"/>
    <w:rsid w:val="00284F2E"/>
    <w:rsid w:val="00285560"/>
    <w:rsid w:val="0028557B"/>
    <w:rsid w:val="00285E18"/>
    <w:rsid w:val="00287006"/>
    <w:rsid w:val="002871F2"/>
    <w:rsid w:val="00287BCF"/>
    <w:rsid w:val="00287FDD"/>
    <w:rsid w:val="00289996"/>
    <w:rsid w:val="00290291"/>
    <w:rsid w:val="00290328"/>
    <w:rsid w:val="00290708"/>
    <w:rsid w:val="00290712"/>
    <w:rsid w:val="002909E5"/>
    <w:rsid w:val="00290C3E"/>
    <w:rsid w:val="00290F34"/>
    <w:rsid w:val="00291101"/>
    <w:rsid w:val="00291948"/>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49D4"/>
    <w:rsid w:val="002D52A4"/>
    <w:rsid w:val="002D55AE"/>
    <w:rsid w:val="002D65BC"/>
    <w:rsid w:val="002D7012"/>
    <w:rsid w:val="002D7469"/>
    <w:rsid w:val="002D7E2F"/>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125C"/>
    <w:rsid w:val="002F1531"/>
    <w:rsid w:val="002F1800"/>
    <w:rsid w:val="002F18CB"/>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512"/>
    <w:rsid w:val="00312A44"/>
    <w:rsid w:val="00312D00"/>
    <w:rsid w:val="00313748"/>
    <w:rsid w:val="00313964"/>
    <w:rsid w:val="00313F26"/>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71AC"/>
    <w:rsid w:val="00327B39"/>
    <w:rsid w:val="00327BD5"/>
    <w:rsid w:val="00330226"/>
    <w:rsid w:val="003313C9"/>
    <w:rsid w:val="003315C5"/>
    <w:rsid w:val="00331E45"/>
    <w:rsid w:val="003325AF"/>
    <w:rsid w:val="003326C6"/>
    <w:rsid w:val="0033273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BE6"/>
    <w:rsid w:val="00341DAF"/>
    <w:rsid w:val="00342380"/>
    <w:rsid w:val="00343062"/>
    <w:rsid w:val="00343120"/>
    <w:rsid w:val="0034323F"/>
    <w:rsid w:val="00345307"/>
    <w:rsid w:val="003465DA"/>
    <w:rsid w:val="00346A72"/>
    <w:rsid w:val="00346DA1"/>
    <w:rsid w:val="00346E0B"/>
    <w:rsid w:val="00347148"/>
    <w:rsid w:val="0034782A"/>
    <w:rsid w:val="00347A63"/>
    <w:rsid w:val="00347B8E"/>
    <w:rsid w:val="00347F4C"/>
    <w:rsid w:val="00350FE8"/>
    <w:rsid w:val="00351113"/>
    <w:rsid w:val="00352269"/>
    <w:rsid w:val="00352C8F"/>
    <w:rsid w:val="00353202"/>
    <w:rsid w:val="0035341D"/>
    <w:rsid w:val="00353535"/>
    <w:rsid w:val="00353F60"/>
    <w:rsid w:val="00354C21"/>
    <w:rsid w:val="00354DAD"/>
    <w:rsid w:val="00354ED8"/>
    <w:rsid w:val="00354EF0"/>
    <w:rsid w:val="00355CDA"/>
    <w:rsid w:val="003560BF"/>
    <w:rsid w:val="00356B13"/>
    <w:rsid w:val="00357142"/>
    <w:rsid w:val="003577BC"/>
    <w:rsid w:val="0035790A"/>
    <w:rsid w:val="00357C7E"/>
    <w:rsid w:val="00360695"/>
    <w:rsid w:val="00360F9E"/>
    <w:rsid w:val="00361099"/>
    <w:rsid w:val="00361685"/>
    <w:rsid w:val="003619B8"/>
    <w:rsid w:val="00362146"/>
    <w:rsid w:val="00362B0F"/>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30"/>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DEE"/>
    <w:rsid w:val="003A0683"/>
    <w:rsid w:val="003A1535"/>
    <w:rsid w:val="003A1E25"/>
    <w:rsid w:val="003A1F0F"/>
    <w:rsid w:val="003A2137"/>
    <w:rsid w:val="003A24E4"/>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C7C9F"/>
    <w:rsid w:val="003D05F6"/>
    <w:rsid w:val="003D0627"/>
    <w:rsid w:val="003D093F"/>
    <w:rsid w:val="003D0C37"/>
    <w:rsid w:val="003D0F23"/>
    <w:rsid w:val="003D1690"/>
    <w:rsid w:val="003D188A"/>
    <w:rsid w:val="003D1A96"/>
    <w:rsid w:val="003D2193"/>
    <w:rsid w:val="003D2406"/>
    <w:rsid w:val="003D33B8"/>
    <w:rsid w:val="003D364F"/>
    <w:rsid w:val="003D3CA7"/>
    <w:rsid w:val="003D4317"/>
    <w:rsid w:val="003D5D8F"/>
    <w:rsid w:val="003D5DF0"/>
    <w:rsid w:val="003D5FF4"/>
    <w:rsid w:val="003D60D0"/>
    <w:rsid w:val="003D61C7"/>
    <w:rsid w:val="003D6E30"/>
    <w:rsid w:val="003E0052"/>
    <w:rsid w:val="003E03BA"/>
    <w:rsid w:val="003E0544"/>
    <w:rsid w:val="003E08EE"/>
    <w:rsid w:val="003E104E"/>
    <w:rsid w:val="003E1505"/>
    <w:rsid w:val="003E17A3"/>
    <w:rsid w:val="003E1E5B"/>
    <w:rsid w:val="003E2EDE"/>
    <w:rsid w:val="003E34E2"/>
    <w:rsid w:val="003E435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894"/>
    <w:rsid w:val="003F4970"/>
    <w:rsid w:val="003F4FEF"/>
    <w:rsid w:val="003F58A7"/>
    <w:rsid w:val="003F59DB"/>
    <w:rsid w:val="003F5B44"/>
    <w:rsid w:val="003F5E47"/>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4D01"/>
    <w:rsid w:val="0041501C"/>
    <w:rsid w:val="00415C99"/>
    <w:rsid w:val="00415F59"/>
    <w:rsid w:val="00416115"/>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31E8"/>
    <w:rsid w:val="00423EF0"/>
    <w:rsid w:val="00424200"/>
    <w:rsid w:val="00424519"/>
    <w:rsid w:val="00424D6A"/>
    <w:rsid w:val="00425854"/>
    <w:rsid w:val="00426613"/>
    <w:rsid w:val="00426B3D"/>
    <w:rsid w:val="00426F62"/>
    <w:rsid w:val="0042729D"/>
    <w:rsid w:val="00427C30"/>
    <w:rsid w:val="00427E2A"/>
    <w:rsid w:val="004300AC"/>
    <w:rsid w:val="0043016D"/>
    <w:rsid w:val="00430951"/>
    <w:rsid w:val="00431257"/>
    <w:rsid w:val="00431E62"/>
    <w:rsid w:val="0043250F"/>
    <w:rsid w:val="00432873"/>
    <w:rsid w:val="00432C27"/>
    <w:rsid w:val="00433395"/>
    <w:rsid w:val="004335BE"/>
    <w:rsid w:val="0043441C"/>
    <w:rsid w:val="00435030"/>
    <w:rsid w:val="00435CB4"/>
    <w:rsid w:val="00435CF5"/>
    <w:rsid w:val="004364DA"/>
    <w:rsid w:val="0043667C"/>
    <w:rsid w:val="00436E35"/>
    <w:rsid w:val="004372FF"/>
    <w:rsid w:val="00437582"/>
    <w:rsid w:val="00437753"/>
    <w:rsid w:val="004401AB"/>
    <w:rsid w:val="00440313"/>
    <w:rsid w:val="0044035E"/>
    <w:rsid w:val="00440569"/>
    <w:rsid w:val="004407F3"/>
    <w:rsid w:val="00440A82"/>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72AF"/>
    <w:rsid w:val="00447705"/>
    <w:rsid w:val="0044780D"/>
    <w:rsid w:val="00447AE2"/>
    <w:rsid w:val="00450645"/>
    <w:rsid w:val="00451268"/>
    <w:rsid w:val="0045176E"/>
    <w:rsid w:val="0045196B"/>
    <w:rsid w:val="004519ED"/>
    <w:rsid w:val="0045246A"/>
    <w:rsid w:val="00452F0A"/>
    <w:rsid w:val="004531D8"/>
    <w:rsid w:val="00454B13"/>
    <w:rsid w:val="00454BAF"/>
    <w:rsid w:val="00455227"/>
    <w:rsid w:val="004552B8"/>
    <w:rsid w:val="004552E2"/>
    <w:rsid w:val="00455C0A"/>
    <w:rsid w:val="00455DB4"/>
    <w:rsid w:val="00456943"/>
    <w:rsid w:val="00456C88"/>
    <w:rsid w:val="0045727D"/>
    <w:rsid w:val="00457F1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67D90"/>
    <w:rsid w:val="00470100"/>
    <w:rsid w:val="004708E8"/>
    <w:rsid w:val="0047094F"/>
    <w:rsid w:val="004722CC"/>
    <w:rsid w:val="00473949"/>
    <w:rsid w:val="00474BE2"/>
    <w:rsid w:val="00474D29"/>
    <w:rsid w:val="00475A26"/>
    <w:rsid w:val="00475A39"/>
    <w:rsid w:val="00475EEC"/>
    <w:rsid w:val="00476DAE"/>
    <w:rsid w:val="00477CD9"/>
    <w:rsid w:val="0048017D"/>
    <w:rsid w:val="004805CD"/>
    <w:rsid w:val="00481350"/>
    <w:rsid w:val="0048147E"/>
    <w:rsid w:val="00481A19"/>
    <w:rsid w:val="00481BAB"/>
    <w:rsid w:val="004821B3"/>
    <w:rsid w:val="0048276E"/>
    <w:rsid w:val="00482846"/>
    <w:rsid w:val="00483969"/>
    <w:rsid w:val="00483BD7"/>
    <w:rsid w:val="0048471F"/>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6EC7"/>
    <w:rsid w:val="004976BC"/>
    <w:rsid w:val="00497743"/>
    <w:rsid w:val="00497944"/>
    <w:rsid w:val="00497ED9"/>
    <w:rsid w:val="004A0034"/>
    <w:rsid w:val="004A0271"/>
    <w:rsid w:val="004A0CD8"/>
    <w:rsid w:val="004A0D6F"/>
    <w:rsid w:val="004A1094"/>
    <w:rsid w:val="004A1186"/>
    <w:rsid w:val="004A123E"/>
    <w:rsid w:val="004A19DC"/>
    <w:rsid w:val="004A1C63"/>
    <w:rsid w:val="004A21EA"/>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416"/>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CCC"/>
    <w:rsid w:val="004B7A7A"/>
    <w:rsid w:val="004C05D8"/>
    <w:rsid w:val="004C1D27"/>
    <w:rsid w:val="004C284D"/>
    <w:rsid w:val="004C3566"/>
    <w:rsid w:val="004C38F3"/>
    <w:rsid w:val="004C4726"/>
    <w:rsid w:val="004C4A28"/>
    <w:rsid w:val="004C4E75"/>
    <w:rsid w:val="004C4F1D"/>
    <w:rsid w:val="004C54AC"/>
    <w:rsid w:val="004C5D09"/>
    <w:rsid w:val="004C600A"/>
    <w:rsid w:val="004C6ADB"/>
    <w:rsid w:val="004C6B1E"/>
    <w:rsid w:val="004C7BD9"/>
    <w:rsid w:val="004D061E"/>
    <w:rsid w:val="004D12B0"/>
    <w:rsid w:val="004D182D"/>
    <w:rsid w:val="004D21D8"/>
    <w:rsid w:val="004D3A4F"/>
    <w:rsid w:val="004D3B10"/>
    <w:rsid w:val="004D400D"/>
    <w:rsid w:val="004D42B9"/>
    <w:rsid w:val="004D57F2"/>
    <w:rsid w:val="004D58A1"/>
    <w:rsid w:val="004D5F73"/>
    <w:rsid w:val="004D79AA"/>
    <w:rsid w:val="004E0494"/>
    <w:rsid w:val="004E10FC"/>
    <w:rsid w:val="004E1520"/>
    <w:rsid w:val="004E1D6A"/>
    <w:rsid w:val="004E2FF4"/>
    <w:rsid w:val="004E32D4"/>
    <w:rsid w:val="004E39A3"/>
    <w:rsid w:val="004E3A5F"/>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52BA"/>
    <w:rsid w:val="004F54C5"/>
    <w:rsid w:val="004F562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56B"/>
    <w:rsid w:val="00504C2D"/>
    <w:rsid w:val="00505764"/>
    <w:rsid w:val="005058B1"/>
    <w:rsid w:val="00507382"/>
    <w:rsid w:val="005075E7"/>
    <w:rsid w:val="005102EF"/>
    <w:rsid w:val="0051048C"/>
    <w:rsid w:val="005105B7"/>
    <w:rsid w:val="005107F1"/>
    <w:rsid w:val="005112F8"/>
    <w:rsid w:val="00511A36"/>
    <w:rsid w:val="00511E33"/>
    <w:rsid w:val="00512484"/>
    <w:rsid w:val="005128BC"/>
    <w:rsid w:val="00513CF3"/>
    <w:rsid w:val="005140B0"/>
    <w:rsid w:val="00514CEE"/>
    <w:rsid w:val="00514FC7"/>
    <w:rsid w:val="005158C1"/>
    <w:rsid w:val="0051685A"/>
    <w:rsid w:val="00517227"/>
    <w:rsid w:val="00517261"/>
    <w:rsid w:val="005174AB"/>
    <w:rsid w:val="005178D3"/>
    <w:rsid w:val="00517AAA"/>
    <w:rsid w:val="00517E72"/>
    <w:rsid w:val="00517F3C"/>
    <w:rsid w:val="00520BE9"/>
    <w:rsid w:val="00520EB7"/>
    <w:rsid w:val="00521252"/>
    <w:rsid w:val="00521444"/>
    <w:rsid w:val="00521E8A"/>
    <w:rsid w:val="0052202B"/>
    <w:rsid w:val="00522F18"/>
    <w:rsid w:val="00523634"/>
    <w:rsid w:val="00523990"/>
    <w:rsid w:val="00523E71"/>
    <w:rsid w:val="0052468E"/>
    <w:rsid w:val="0052476E"/>
    <w:rsid w:val="00524AC0"/>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0F8B"/>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2D3F"/>
    <w:rsid w:val="00583ED8"/>
    <w:rsid w:val="005852C1"/>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C03"/>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0D70"/>
    <w:rsid w:val="005D1037"/>
    <w:rsid w:val="005D13CA"/>
    <w:rsid w:val="005D1885"/>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17ECB"/>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34D4"/>
    <w:rsid w:val="00643817"/>
    <w:rsid w:val="00643E8F"/>
    <w:rsid w:val="0064450E"/>
    <w:rsid w:val="00644588"/>
    <w:rsid w:val="0064458A"/>
    <w:rsid w:val="006450DA"/>
    <w:rsid w:val="0064546D"/>
    <w:rsid w:val="00645B76"/>
    <w:rsid w:val="00645FA3"/>
    <w:rsid w:val="006464E0"/>
    <w:rsid w:val="00646CAD"/>
    <w:rsid w:val="006471D7"/>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2115"/>
    <w:rsid w:val="006C2AAF"/>
    <w:rsid w:val="006C414B"/>
    <w:rsid w:val="006C49DF"/>
    <w:rsid w:val="006C4B8B"/>
    <w:rsid w:val="006C5866"/>
    <w:rsid w:val="006C6178"/>
    <w:rsid w:val="006C645E"/>
    <w:rsid w:val="006C6B3F"/>
    <w:rsid w:val="006C6C1F"/>
    <w:rsid w:val="006D0518"/>
    <w:rsid w:val="006D06A3"/>
    <w:rsid w:val="006D0C7A"/>
    <w:rsid w:val="006D1487"/>
    <w:rsid w:val="006D2074"/>
    <w:rsid w:val="006D3393"/>
    <w:rsid w:val="006D429E"/>
    <w:rsid w:val="006D4FF1"/>
    <w:rsid w:val="006D5153"/>
    <w:rsid w:val="006D5199"/>
    <w:rsid w:val="006D5314"/>
    <w:rsid w:val="006D60D4"/>
    <w:rsid w:val="006D6192"/>
    <w:rsid w:val="006D63E3"/>
    <w:rsid w:val="006D6927"/>
    <w:rsid w:val="006D6FC6"/>
    <w:rsid w:val="006D7155"/>
    <w:rsid w:val="006D7B8D"/>
    <w:rsid w:val="006D7E9A"/>
    <w:rsid w:val="006E017F"/>
    <w:rsid w:val="006E01DF"/>
    <w:rsid w:val="006E06DB"/>
    <w:rsid w:val="006E080A"/>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CE"/>
    <w:rsid w:val="007157E8"/>
    <w:rsid w:val="00715C8D"/>
    <w:rsid w:val="007162BB"/>
    <w:rsid w:val="007169A0"/>
    <w:rsid w:val="00716C77"/>
    <w:rsid w:val="00716D4D"/>
    <w:rsid w:val="007174BE"/>
    <w:rsid w:val="00717755"/>
    <w:rsid w:val="00717DBB"/>
    <w:rsid w:val="00717E04"/>
    <w:rsid w:val="00720172"/>
    <w:rsid w:val="007202EA"/>
    <w:rsid w:val="007206C1"/>
    <w:rsid w:val="00720992"/>
    <w:rsid w:val="00721052"/>
    <w:rsid w:val="00721B61"/>
    <w:rsid w:val="00722047"/>
    <w:rsid w:val="00722C45"/>
    <w:rsid w:val="00723E95"/>
    <w:rsid w:val="00724499"/>
    <w:rsid w:val="007244A3"/>
    <w:rsid w:val="0072474E"/>
    <w:rsid w:val="0072477A"/>
    <w:rsid w:val="00724A15"/>
    <w:rsid w:val="00725610"/>
    <w:rsid w:val="00725D59"/>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CC"/>
    <w:rsid w:val="00757F2D"/>
    <w:rsid w:val="0076003B"/>
    <w:rsid w:val="007607B7"/>
    <w:rsid w:val="00760F4C"/>
    <w:rsid w:val="00761191"/>
    <w:rsid w:val="007613D6"/>
    <w:rsid w:val="007621F3"/>
    <w:rsid w:val="00762417"/>
    <w:rsid w:val="00762844"/>
    <w:rsid w:val="007638D2"/>
    <w:rsid w:val="007643F1"/>
    <w:rsid w:val="0076517C"/>
    <w:rsid w:val="007668BF"/>
    <w:rsid w:val="00766F01"/>
    <w:rsid w:val="00767690"/>
    <w:rsid w:val="007677A0"/>
    <w:rsid w:val="00770565"/>
    <w:rsid w:val="007707D3"/>
    <w:rsid w:val="00770C4B"/>
    <w:rsid w:val="007712F4"/>
    <w:rsid w:val="00772287"/>
    <w:rsid w:val="007724B6"/>
    <w:rsid w:val="0077261F"/>
    <w:rsid w:val="007730F8"/>
    <w:rsid w:val="00773388"/>
    <w:rsid w:val="007733B8"/>
    <w:rsid w:val="00774026"/>
    <w:rsid w:val="00774054"/>
    <w:rsid w:val="007741F9"/>
    <w:rsid w:val="007748F7"/>
    <w:rsid w:val="00775435"/>
    <w:rsid w:val="00775D61"/>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831"/>
    <w:rsid w:val="00787965"/>
    <w:rsid w:val="00790234"/>
    <w:rsid w:val="007906A9"/>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6A84"/>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5A85"/>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33C0"/>
    <w:rsid w:val="007F3A78"/>
    <w:rsid w:val="007F3D0C"/>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2985"/>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56D"/>
    <w:rsid w:val="0085566B"/>
    <w:rsid w:val="00855921"/>
    <w:rsid w:val="00855ECA"/>
    <w:rsid w:val="00855ECF"/>
    <w:rsid w:val="0085627C"/>
    <w:rsid w:val="00856414"/>
    <w:rsid w:val="008569A6"/>
    <w:rsid w:val="00856A59"/>
    <w:rsid w:val="00857659"/>
    <w:rsid w:val="008578FA"/>
    <w:rsid w:val="008605EA"/>
    <w:rsid w:val="00860D3C"/>
    <w:rsid w:val="00860EDF"/>
    <w:rsid w:val="00861C41"/>
    <w:rsid w:val="00861E96"/>
    <w:rsid w:val="008626E3"/>
    <w:rsid w:val="00862749"/>
    <w:rsid w:val="008632E8"/>
    <w:rsid w:val="00863D2B"/>
    <w:rsid w:val="00863E31"/>
    <w:rsid w:val="00863F2B"/>
    <w:rsid w:val="00863F30"/>
    <w:rsid w:val="00863F64"/>
    <w:rsid w:val="00863FA2"/>
    <w:rsid w:val="00864538"/>
    <w:rsid w:val="008648D9"/>
    <w:rsid w:val="008652FD"/>
    <w:rsid w:val="008653F5"/>
    <w:rsid w:val="00865B27"/>
    <w:rsid w:val="00865C33"/>
    <w:rsid w:val="008660D6"/>
    <w:rsid w:val="008663BC"/>
    <w:rsid w:val="0086649E"/>
    <w:rsid w:val="00866ABF"/>
    <w:rsid w:val="00867902"/>
    <w:rsid w:val="00867A19"/>
    <w:rsid w:val="00870113"/>
    <w:rsid w:val="00870790"/>
    <w:rsid w:val="00870D74"/>
    <w:rsid w:val="00871F01"/>
    <w:rsid w:val="0087368C"/>
    <w:rsid w:val="0087378E"/>
    <w:rsid w:val="008739B6"/>
    <w:rsid w:val="00875583"/>
    <w:rsid w:val="00875608"/>
    <w:rsid w:val="00875E0F"/>
    <w:rsid w:val="00875F63"/>
    <w:rsid w:val="00876358"/>
    <w:rsid w:val="008763CD"/>
    <w:rsid w:val="008763F7"/>
    <w:rsid w:val="00876656"/>
    <w:rsid w:val="0087742F"/>
    <w:rsid w:val="008779FD"/>
    <w:rsid w:val="00877B69"/>
    <w:rsid w:val="00877F86"/>
    <w:rsid w:val="0088054E"/>
    <w:rsid w:val="008812A3"/>
    <w:rsid w:val="0088135B"/>
    <w:rsid w:val="008816BA"/>
    <w:rsid w:val="008819C0"/>
    <w:rsid w:val="00881F0E"/>
    <w:rsid w:val="008824F3"/>
    <w:rsid w:val="00882F14"/>
    <w:rsid w:val="00883007"/>
    <w:rsid w:val="00883526"/>
    <w:rsid w:val="0088400E"/>
    <w:rsid w:val="0088489B"/>
    <w:rsid w:val="00884F76"/>
    <w:rsid w:val="00885B13"/>
    <w:rsid w:val="00885EB8"/>
    <w:rsid w:val="00885FF3"/>
    <w:rsid w:val="0088606A"/>
    <w:rsid w:val="00887DA4"/>
    <w:rsid w:val="00887E54"/>
    <w:rsid w:val="00890AB4"/>
    <w:rsid w:val="00890D8C"/>
    <w:rsid w:val="00890DAE"/>
    <w:rsid w:val="00890E57"/>
    <w:rsid w:val="008919FD"/>
    <w:rsid w:val="008924F7"/>
    <w:rsid w:val="0089250A"/>
    <w:rsid w:val="008925D2"/>
    <w:rsid w:val="00893219"/>
    <w:rsid w:val="0089346F"/>
    <w:rsid w:val="008939EF"/>
    <w:rsid w:val="00893A11"/>
    <w:rsid w:val="00894400"/>
    <w:rsid w:val="0089487F"/>
    <w:rsid w:val="00894F51"/>
    <w:rsid w:val="0089534A"/>
    <w:rsid w:val="0089545B"/>
    <w:rsid w:val="00895858"/>
    <w:rsid w:val="0089652B"/>
    <w:rsid w:val="00896772"/>
    <w:rsid w:val="008967E4"/>
    <w:rsid w:val="008968F1"/>
    <w:rsid w:val="0089706F"/>
    <w:rsid w:val="00897471"/>
    <w:rsid w:val="008975D9"/>
    <w:rsid w:val="0089778F"/>
    <w:rsid w:val="008A0E3C"/>
    <w:rsid w:val="008A1467"/>
    <w:rsid w:val="008A22B7"/>
    <w:rsid w:val="008A3516"/>
    <w:rsid w:val="008A38AF"/>
    <w:rsid w:val="008A3D40"/>
    <w:rsid w:val="008A3F9B"/>
    <w:rsid w:val="008A40C6"/>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D91"/>
    <w:rsid w:val="008B5CE9"/>
    <w:rsid w:val="008B6542"/>
    <w:rsid w:val="008B6698"/>
    <w:rsid w:val="008B6B09"/>
    <w:rsid w:val="008B6EF3"/>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8A7"/>
    <w:rsid w:val="008D3A26"/>
    <w:rsid w:val="008D4080"/>
    <w:rsid w:val="008D417C"/>
    <w:rsid w:val="008D4223"/>
    <w:rsid w:val="008D508B"/>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517F"/>
    <w:rsid w:val="008F55CD"/>
    <w:rsid w:val="008F5A40"/>
    <w:rsid w:val="008F6D6C"/>
    <w:rsid w:val="008F6D99"/>
    <w:rsid w:val="008F7156"/>
    <w:rsid w:val="008F7261"/>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3E02"/>
    <w:rsid w:val="00944041"/>
    <w:rsid w:val="00944905"/>
    <w:rsid w:val="00944B10"/>
    <w:rsid w:val="00944E5E"/>
    <w:rsid w:val="009467A3"/>
    <w:rsid w:val="009469BC"/>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609"/>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5EF1"/>
    <w:rsid w:val="00996896"/>
    <w:rsid w:val="00996AEC"/>
    <w:rsid w:val="00996FF3"/>
    <w:rsid w:val="00997730"/>
    <w:rsid w:val="00997D70"/>
    <w:rsid w:val="00997F70"/>
    <w:rsid w:val="009A037B"/>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6B98"/>
    <w:rsid w:val="009A7281"/>
    <w:rsid w:val="009A7381"/>
    <w:rsid w:val="009A7395"/>
    <w:rsid w:val="009A7FF2"/>
    <w:rsid w:val="009B029C"/>
    <w:rsid w:val="009B1030"/>
    <w:rsid w:val="009B18B6"/>
    <w:rsid w:val="009B1958"/>
    <w:rsid w:val="009B1AE7"/>
    <w:rsid w:val="009B1D85"/>
    <w:rsid w:val="009B2002"/>
    <w:rsid w:val="009B2428"/>
    <w:rsid w:val="009B2782"/>
    <w:rsid w:val="009B3589"/>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BE2"/>
    <w:rsid w:val="009D617E"/>
    <w:rsid w:val="009D629F"/>
    <w:rsid w:val="009D64DF"/>
    <w:rsid w:val="009D76C4"/>
    <w:rsid w:val="009D7910"/>
    <w:rsid w:val="009D7E47"/>
    <w:rsid w:val="009E00B0"/>
    <w:rsid w:val="009E032E"/>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9EA"/>
    <w:rsid w:val="009F2D54"/>
    <w:rsid w:val="009F31A7"/>
    <w:rsid w:val="009F3378"/>
    <w:rsid w:val="009F4291"/>
    <w:rsid w:val="009F4326"/>
    <w:rsid w:val="009F43D1"/>
    <w:rsid w:val="009F5BA6"/>
    <w:rsid w:val="009F5BCE"/>
    <w:rsid w:val="009F60A2"/>
    <w:rsid w:val="009F6168"/>
    <w:rsid w:val="009F66CD"/>
    <w:rsid w:val="009F6FC6"/>
    <w:rsid w:val="009F73AC"/>
    <w:rsid w:val="00A000B3"/>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47"/>
    <w:rsid w:val="00A15C85"/>
    <w:rsid w:val="00A15F54"/>
    <w:rsid w:val="00A167D3"/>
    <w:rsid w:val="00A16918"/>
    <w:rsid w:val="00A16A80"/>
    <w:rsid w:val="00A17529"/>
    <w:rsid w:val="00A17E85"/>
    <w:rsid w:val="00A2029C"/>
    <w:rsid w:val="00A203F1"/>
    <w:rsid w:val="00A20455"/>
    <w:rsid w:val="00A2050A"/>
    <w:rsid w:val="00A2052E"/>
    <w:rsid w:val="00A20B99"/>
    <w:rsid w:val="00A20E8D"/>
    <w:rsid w:val="00A21011"/>
    <w:rsid w:val="00A21107"/>
    <w:rsid w:val="00A21917"/>
    <w:rsid w:val="00A21AFA"/>
    <w:rsid w:val="00A22663"/>
    <w:rsid w:val="00A235D2"/>
    <w:rsid w:val="00A23824"/>
    <w:rsid w:val="00A23946"/>
    <w:rsid w:val="00A23E88"/>
    <w:rsid w:val="00A24070"/>
    <w:rsid w:val="00A24520"/>
    <w:rsid w:val="00A246AB"/>
    <w:rsid w:val="00A24ABA"/>
    <w:rsid w:val="00A252C3"/>
    <w:rsid w:val="00A25A89"/>
    <w:rsid w:val="00A262B9"/>
    <w:rsid w:val="00A26B7C"/>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5263"/>
    <w:rsid w:val="00A45A2C"/>
    <w:rsid w:val="00A45A72"/>
    <w:rsid w:val="00A45D03"/>
    <w:rsid w:val="00A46FE8"/>
    <w:rsid w:val="00A476F1"/>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127"/>
    <w:rsid w:val="00A55441"/>
    <w:rsid w:val="00A55D09"/>
    <w:rsid w:val="00A55F44"/>
    <w:rsid w:val="00A56276"/>
    <w:rsid w:val="00A56A71"/>
    <w:rsid w:val="00A56B23"/>
    <w:rsid w:val="00A56C51"/>
    <w:rsid w:val="00A5764E"/>
    <w:rsid w:val="00A5788D"/>
    <w:rsid w:val="00A608CB"/>
    <w:rsid w:val="00A608CD"/>
    <w:rsid w:val="00A6149F"/>
    <w:rsid w:val="00A61639"/>
    <w:rsid w:val="00A61750"/>
    <w:rsid w:val="00A61EE2"/>
    <w:rsid w:val="00A643C0"/>
    <w:rsid w:val="00A648CB"/>
    <w:rsid w:val="00A6513D"/>
    <w:rsid w:val="00A651AB"/>
    <w:rsid w:val="00A651D5"/>
    <w:rsid w:val="00A65AFA"/>
    <w:rsid w:val="00A65E1F"/>
    <w:rsid w:val="00A65EB0"/>
    <w:rsid w:val="00A65FEE"/>
    <w:rsid w:val="00A6670D"/>
    <w:rsid w:val="00A6674B"/>
    <w:rsid w:val="00A66A6F"/>
    <w:rsid w:val="00A66BA8"/>
    <w:rsid w:val="00A66C97"/>
    <w:rsid w:val="00A671C1"/>
    <w:rsid w:val="00A67328"/>
    <w:rsid w:val="00A67416"/>
    <w:rsid w:val="00A67745"/>
    <w:rsid w:val="00A6790D"/>
    <w:rsid w:val="00A7045E"/>
    <w:rsid w:val="00A70C1D"/>
    <w:rsid w:val="00A71983"/>
    <w:rsid w:val="00A72E17"/>
    <w:rsid w:val="00A73026"/>
    <w:rsid w:val="00A736F1"/>
    <w:rsid w:val="00A73729"/>
    <w:rsid w:val="00A73A7D"/>
    <w:rsid w:val="00A73DF3"/>
    <w:rsid w:val="00A73E34"/>
    <w:rsid w:val="00A7403F"/>
    <w:rsid w:val="00A743A8"/>
    <w:rsid w:val="00A757F6"/>
    <w:rsid w:val="00A75B49"/>
    <w:rsid w:val="00A75D5A"/>
    <w:rsid w:val="00A76001"/>
    <w:rsid w:val="00A76744"/>
    <w:rsid w:val="00A76C83"/>
    <w:rsid w:val="00A77149"/>
    <w:rsid w:val="00A7759E"/>
    <w:rsid w:val="00A7769B"/>
    <w:rsid w:val="00A77CEB"/>
    <w:rsid w:val="00A77FB4"/>
    <w:rsid w:val="00A8001D"/>
    <w:rsid w:val="00A80A08"/>
    <w:rsid w:val="00A80E26"/>
    <w:rsid w:val="00A80EB4"/>
    <w:rsid w:val="00A81114"/>
    <w:rsid w:val="00A812E3"/>
    <w:rsid w:val="00A814B1"/>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585"/>
    <w:rsid w:val="00AA675A"/>
    <w:rsid w:val="00AA6F67"/>
    <w:rsid w:val="00AA7593"/>
    <w:rsid w:val="00AA7720"/>
    <w:rsid w:val="00AB01E0"/>
    <w:rsid w:val="00AB0990"/>
    <w:rsid w:val="00AB0BB2"/>
    <w:rsid w:val="00AB1767"/>
    <w:rsid w:val="00AB2484"/>
    <w:rsid w:val="00AB25F7"/>
    <w:rsid w:val="00AB300D"/>
    <w:rsid w:val="00AB3518"/>
    <w:rsid w:val="00AB431C"/>
    <w:rsid w:val="00AB4D98"/>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EAB"/>
    <w:rsid w:val="00AD59F4"/>
    <w:rsid w:val="00AD62CE"/>
    <w:rsid w:val="00AD6747"/>
    <w:rsid w:val="00AD6E79"/>
    <w:rsid w:val="00AD72AE"/>
    <w:rsid w:val="00AD7661"/>
    <w:rsid w:val="00AD78D6"/>
    <w:rsid w:val="00AE054E"/>
    <w:rsid w:val="00AE0799"/>
    <w:rsid w:val="00AE0CA9"/>
    <w:rsid w:val="00AE0E65"/>
    <w:rsid w:val="00AE0F7C"/>
    <w:rsid w:val="00AE1D25"/>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3866"/>
    <w:rsid w:val="00B03C44"/>
    <w:rsid w:val="00B03D33"/>
    <w:rsid w:val="00B05253"/>
    <w:rsid w:val="00B06721"/>
    <w:rsid w:val="00B067EE"/>
    <w:rsid w:val="00B07005"/>
    <w:rsid w:val="00B07056"/>
    <w:rsid w:val="00B07320"/>
    <w:rsid w:val="00B076F7"/>
    <w:rsid w:val="00B1062D"/>
    <w:rsid w:val="00B10862"/>
    <w:rsid w:val="00B114A4"/>
    <w:rsid w:val="00B11796"/>
    <w:rsid w:val="00B119BB"/>
    <w:rsid w:val="00B12BD4"/>
    <w:rsid w:val="00B12ECE"/>
    <w:rsid w:val="00B13310"/>
    <w:rsid w:val="00B14B0E"/>
    <w:rsid w:val="00B151D0"/>
    <w:rsid w:val="00B157C4"/>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059"/>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BCB"/>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413"/>
    <w:rsid w:val="00B737D6"/>
    <w:rsid w:val="00B7390C"/>
    <w:rsid w:val="00B73D6D"/>
    <w:rsid w:val="00B7421B"/>
    <w:rsid w:val="00B74353"/>
    <w:rsid w:val="00B74496"/>
    <w:rsid w:val="00B74C80"/>
    <w:rsid w:val="00B75773"/>
    <w:rsid w:val="00B75F6E"/>
    <w:rsid w:val="00B762A9"/>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A023C"/>
    <w:rsid w:val="00BA074C"/>
    <w:rsid w:val="00BA08B4"/>
    <w:rsid w:val="00BA0A0A"/>
    <w:rsid w:val="00BA1866"/>
    <w:rsid w:val="00BA18A9"/>
    <w:rsid w:val="00BA21ED"/>
    <w:rsid w:val="00BA2285"/>
    <w:rsid w:val="00BA3200"/>
    <w:rsid w:val="00BA3A91"/>
    <w:rsid w:val="00BA41BD"/>
    <w:rsid w:val="00BA4948"/>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CBB"/>
    <w:rsid w:val="00BB4C1E"/>
    <w:rsid w:val="00BB4CEF"/>
    <w:rsid w:val="00BB6129"/>
    <w:rsid w:val="00BB63C5"/>
    <w:rsid w:val="00BB658A"/>
    <w:rsid w:val="00BB6E10"/>
    <w:rsid w:val="00BB6F7B"/>
    <w:rsid w:val="00BB6FF9"/>
    <w:rsid w:val="00BB708A"/>
    <w:rsid w:val="00BB72E8"/>
    <w:rsid w:val="00BB75F0"/>
    <w:rsid w:val="00BB771D"/>
    <w:rsid w:val="00BB77CC"/>
    <w:rsid w:val="00BB7D0C"/>
    <w:rsid w:val="00BC099E"/>
    <w:rsid w:val="00BC1907"/>
    <w:rsid w:val="00BC1DCA"/>
    <w:rsid w:val="00BC27CB"/>
    <w:rsid w:val="00BC2C5F"/>
    <w:rsid w:val="00BC2E93"/>
    <w:rsid w:val="00BC3287"/>
    <w:rsid w:val="00BC440F"/>
    <w:rsid w:val="00BC55E2"/>
    <w:rsid w:val="00BC5D36"/>
    <w:rsid w:val="00BC623B"/>
    <w:rsid w:val="00BC67C7"/>
    <w:rsid w:val="00BC6E1A"/>
    <w:rsid w:val="00BC7465"/>
    <w:rsid w:val="00BC74A4"/>
    <w:rsid w:val="00BC75DC"/>
    <w:rsid w:val="00BC75EB"/>
    <w:rsid w:val="00BC791A"/>
    <w:rsid w:val="00BD0908"/>
    <w:rsid w:val="00BD0C6C"/>
    <w:rsid w:val="00BD0DF0"/>
    <w:rsid w:val="00BD1062"/>
    <w:rsid w:val="00BD2604"/>
    <w:rsid w:val="00BD31A3"/>
    <w:rsid w:val="00BD4111"/>
    <w:rsid w:val="00BD4575"/>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A"/>
    <w:rsid w:val="00BF1AD2"/>
    <w:rsid w:val="00BF1F9E"/>
    <w:rsid w:val="00BF2502"/>
    <w:rsid w:val="00BF2626"/>
    <w:rsid w:val="00BF2B76"/>
    <w:rsid w:val="00BF2E16"/>
    <w:rsid w:val="00BF2ECC"/>
    <w:rsid w:val="00BF3797"/>
    <w:rsid w:val="00BF3867"/>
    <w:rsid w:val="00BF38D9"/>
    <w:rsid w:val="00BF3DC0"/>
    <w:rsid w:val="00BF3DE2"/>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3BE7"/>
    <w:rsid w:val="00C03E08"/>
    <w:rsid w:val="00C03EE1"/>
    <w:rsid w:val="00C0416A"/>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C60"/>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62E"/>
    <w:rsid w:val="00C31B8D"/>
    <w:rsid w:val="00C31EF1"/>
    <w:rsid w:val="00C32120"/>
    <w:rsid w:val="00C33C67"/>
    <w:rsid w:val="00C344C7"/>
    <w:rsid w:val="00C34630"/>
    <w:rsid w:val="00C34BB3"/>
    <w:rsid w:val="00C34D36"/>
    <w:rsid w:val="00C35298"/>
    <w:rsid w:val="00C35327"/>
    <w:rsid w:val="00C35446"/>
    <w:rsid w:val="00C35546"/>
    <w:rsid w:val="00C3649E"/>
    <w:rsid w:val="00C36811"/>
    <w:rsid w:val="00C36BE9"/>
    <w:rsid w:val="00C36C73"/>
    <w:rsid w:val="00C37013"/>
    <w:rsid w:val="00C3728D"/>
    <w:rsid w:val="00C376AE"/>
    <w:rsid w:val="00C37891"/>
    <w:rsid w:val="00C40390"/>
    <w:rsid w:val="00C40506"/>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C83"/>
    <w:rsid w:val="00C523F8"/>
    <w:rsid w:val="00C52591"/>
    <w:rsid w:val="00C534BC"/>
    <w:rsid w:val="00C537EE"/>
    <w:rsid w:val="00C53DD9"/>
    <w:rsid w:val="00C53F21"/>
    <w:rsid w:val="00C545E3"/>
    <w:rsid w:val="00C54BFE"/>
    <w:rsid w:val="00C550BB"/>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D71"/>
    <w:rsid w:val="00C741B5"/>
    <w:rsid w:val="00C7429F"/>
    <w:rsid w:val="00C746E4"/>
    <w:rsid w:val="00C74C2B"/>
    <w:rsid w:val="00C750D2"/>
    <w:rsid w:val="00C757B3"/>
    <w:rsid w:val="00C75D67"/>
    <w:rsid w:val="00C764F1"/>
    <w:rsid w:val="00C76D08"/>
    <w:rsid w:val="00C7711D"/>
    <w:rsid w:val="00C7716B"/>
    <w:rsid w:val="00C77805"/>
    <w:rsid w:val="00C7782A"/>
    <w:rsid w:val="00C77C7B"/>
    <w:rsid w:val="00C80418"/>
    <w:rsid w:val="00C8049C"/>
    <w:rsid w:val="00C80539"/>
    <w:rsid w:val="00C8107A"/>
    <w:rsid w:val="00C8180E"/>
    <w:rsid w:val="00C8189A"/>
    <w:rsid w:val="00C81FD5"/>
    <w:rsid w:val="00C82047"/>
    <w:rsid w:val="00C828A4"/>
    <w:rsid w:val="00C82F63"/>
    <w:rsid w:val="00C82F89"/>
    <w:rsid w:val="00C83982"/>
    <w:rsid w:val="00C8467E"/>
    <w:rsid w:val="00C84CAE"/>
    <w:rsid w:val="00C851EF"/>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71F3"/>
    <w:rsid w:val="00C979F4"/>
    <w:rsid w:val="00C97E7E"/>
    <w:rsid w:val="00CA07A3"/>
    <w:rsid w:val="00CA0F2E"/>
    <w:rsid w:val="00CA1016"/>
    <w:rsid w:val="00CA15F8"/>
    <w:rsid w:val="00CA23A1"/>
    <w:rsid w:val="00CA2AE8"/>
    <w:rsid w:val="00CA2FB3"/>
    <w:rsid w:val="00CA308E"/>
    <w:rsid w:val="00CA4C22"/>
    <w:rsid w:val="00CA4D21"/>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6A4F"/>
    <w:rsid w:val="00CE70B6"/>
    <w:rsid w:val="00CE778B"/>
    <w:rsid w:val="00CE7B07"/>
    <w:rsid w:val="00CE7F23"/>
    <w:rsid w:val="00CF0CA9"/>
    <w:rsid w:val="00CF103B"/>
    <w:rsid w:val="00CF1477"/>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5D9"/>
    <w:rsid w:val="00D2177F"/>
    <w:rsid w:val="00D2181D"/>
    <w:rsid w:val="00D219F4"/>
    <w:rsid w:val="00D21A79"/>
    <w:rsid w:val="00D21AD3"/>
    <w:rsid w:val="00D21E80"/>
    <w:rsid w:val="00D223BF"/>
    <w:rsid w:val="00D225E9"/>
    <w:rsid w:val="00D229EF"/>
    <w:rsid w:val="00D23BD3"/>
    <w:rsid w:val="00D24579"/>
    <w:rsid w:val="00D25462"/>
    <w:rsid w:val="00D256EC"/>
    <w:rsid w:val="00D25781"/>
    <w:rsid w:val="00D26ADB"/>
    <w:rsid w:val="00D26FE1"/>
    <w:rsid w:val="00D27B0E"/>
    <w:rsid w:val="00D27E79"/>
    <w:rsid w:val="00D27F0C"/>
    <w:rsid w:val="00D30454"/>
    <w:rsid w:val="00D30503"/>
    <w:rsid w:val="00D30FDD"/>
    <w:rsid w:val="00D32703"/>
    <w:rsid w:val="00D32CAD"/>
    <w:rsid w:val="00D33763"/>
    <w:rsid w:val="00D33BA7"/>
    <w:rsid w:val="00D33FAE"/>
    <w:rsid w:val="00D344A7"/>
    <w:rsid w:val="00D3479C"/>
    <w:rsid w:val="00D34BD7"/>
    <w:rsid w:val="00D35328"/>
    <w:rsid w:val="00D35ABB"/>
    <w:rsid w:val="00D36381"/>
    <w:rsid w:val="00D36602"/>
    <w:rsid w:val="00D36999"/>
    <w:rsid w:val="00D37582"/>
    <w:rsid w:val="00D379EC"/>
    <w:rsid w:val="00D4126D"/>
    <w:rsid w:val="00D41328"/>
    <w:rsid w:val="00D419D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03"/>
    <w:rsid w:val="00D5425A"/>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2C4"/>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8E5"/>
    <w:rsid w:val="00D67B48"/>
    <w:rsid w:val="00D67DE3"/>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E06"/>
    <w:rsid w:val="00D76F20"/>
    <w:rsid w:val="00D806AB"/>
    <w:rsid w:val="00D8092E"/>
    <w:rsid w:val="00D80A13"/>
    <w:rsid w:val="00D80E53"/>
    <w:rsid w:val="00D810E9"/>
    <w:rsid w:val="00D8136F"/>
    <w:rsid w:val="00D81D24"/>
    <w:rsid w:val="00D81FFB"/>
    <w:rsid w:val="00D82FC1"/>
    <w:rsid w:val="00D83358"/>
    <w:rsid w:val="00D83B79"/>
    <w:rsid w:val="00D83C2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DD"/>
    <w:rsid w:val="00D915E4"/>
    <w:rsid w:val="00D9160D"/>
    <w:rsid w:val="00D916AC"/>
    <w:rsid w:val="00D919EB"/>
    <w:rsid w:val="00D9214D"/>
    <w:rsid w:val="00D922BF"/>
    <w:rsid w:val="00D93F34"/>
    <w:rsid w:val="00D9439F"/>
    <w:rsid w:val="00D9454F"/>
    <w:rsid w:val="00D94563"/>
    <w:rsid w:val="00D94A4E"/>
    <w:rsid w:val="00D9553C"/>
    <w:rsid w:val="00D96148"/>
    <w:rsid w:val="00D96B8F"/>
    <w:rsid w:val="00D96B91"/>
    <w:rsid w:val="00D96DAA"/>
    <w:rsid w:val="00D96FA0"/>
    <w:rsid w:val="00D9751F"/>
    <w:rsid w:val="00D97702"/>
    <w:rsid w:val="00DA17CB"/>
    <w:rsid w:val="00DA1A11"/>
    <w:rsid w:val="00DA2588"/>
    <w:rsid w:val="00DA2E16"/>
    <w:rsid w:val="00DA2F48"/>
    <w:rsid w:val="00DA3A27"/>
    <w:rsid w:val="00DA3D9A"/>
    <w:rsid w:val="00DA47E1"/>
    <w:rsid w:val="00DA481E"/>
    <w:rsid w:val="00DA5130"/>
    <w:rsid w:val="00DA52C9"/>
    <w:rsid w:val="00DA5883"/>
    <w:rsid w:val="00DA60DB"/>
    <w:rsid w:val="00DA7021"/>
    <w:rsid w:val="00DA7678"/>
    <w:rsid w:val="00DA7A7A"/>
    <w:rsid w:val="00DB026F"/>
    <w:rsid w:val="00DB069C"/>
    <w:rsid w:val="00DB0FC4"/>
    <w:rsid w:val="00DB22FC"/>
    <w:rsid w:val="00DB24C2"/>
    <w:rsid w:val="00DB3EFB"/>
    <w:rsid w:val="00DB41C1"/>
    <w:rsid w:val="00DB4B41"/>
    <w:rsid w:val="00DB4E8F"/>
    <w:rsid w:val="00DB4ECA"/>
    <w:rsid w:val="00DB4EED"/>
    <w:rsid w:val="00DB4FE7"/>
    <w:rsid w:val="00DB5030"/>
    <w:rsid w:val="00DB5C38"/>
    <w:rsid w:val="00DB6C5B"/>
    <w:rsid w:val="00DB74E4"/>
    <w:rsid w:val="00DB7A34"/>
    <w:rsid w:val="00DC0702"/>
    <w:rsid w:val="00DC1404"/>
    <w:rsid w:val="00DC1B9A"/>
    <w:rsid w:val="00DC283F"/>
    <w:rsid w:val="00DC3C7F"/>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F1E"/>
    <w:rsid w:val="00DE774A"/>
    <w:rsid w:val="00DE7A13"/>
    <w:rsid w:val="00DE7A75"/>
    <w:rsid w:val="00DE7F34"/>
    <w:rsid w:val="00DE7F47"/>
    <w:rsid w:val="00DF1262"/>
    <w:rsid w:val="00DF2283"/>
    <w:rsid w:val="00DF2A79"/>
    <w:rsid w:val="00DF317A"/>
    <w:rsid w:val="00DF33D4"/>
    <w:rsid w:val="00DF366C"/>
    <w:rsid w:val="00DF4749"/>
    <w:rsid w:val="00DF4A31"/>
    <w:rsid w:val="00DF5185"/>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52A"/>
    <w:rsid w:val="00E07CE5"/>
    <w:rsid w:val="00E10816"/>
    <w:rsid w:val="00E10A02"/>
    <w:rsid w:val="00E11085"/>
    <w:rsid w:val="00E11123"/>
    <w:rsid w:val="00E114BF"/>
    <w:rsid w:val="00E1162A"/>
    <w:rsid w:val="00E12457"/>
    <w:rsid w:val="00E126C2"/>
    <w:rsid w:val="00E12BDD"/>
    <w:rsid w:val="00E12E1F"/>
    <w:rsid w:val="00E13110"/>
    <w:rsid w:val="00E13894"/>
    <w:rsid w:val="00E13D47"/>
    <w:rsid w:val="00E14015"/>
    <w:rsid w:val="00E157AE"/>
    <w:rsid w:val="00E159FF"/>
    <w:rsid w:val="00E15EBD"/>
    <w:rsid w:val="00E16170"/>
    <w:rsid w:val="00E164BF"/>
    <w:rsid w:val="00E164E0"/>
    <w:rsid w:val="00E165FF"/>
    <w:rsid w:val="00E16CA8"/>
    <w:rsid w:val="00E16D52"/>
    <w:rsid w:val="00E16ECA"/>
    <w:rsid w:val="00E17AE9"/>
    <w:rsid w:val="00E17E5A"/>
    <w:rsid w:val="00E20267"/>
    <w:rsid w:val="00E20330"/>
    <w:rsid w:val="00E21836"/>
    <w:rsid w:val="00E22414"/>
    <w:rsid w:val="00E22CA9"/>
    <w:rsid w:val="00E22F29"/>
    <w:rsid w:val="00E2341D"/>
    <w:rsid w:val="00E234BF"/>
    <w:rsid w:val="00E23980"/>
    <w:rsid w:val="00E2668A"/>
    <w:rsid w:val="00E26ED2"/>
    <w:rsid w:val="00E27A11"/>
    <w:rsid w:val="00E30DC6"/>
    <w:rsid w:val="00E30DEE"/>
    <w:rsid w:val="00E30F5B"/>
    <w:rsid w:val="00E30F94"/>
    <w:rsid w:val="00E3143A"/>
    <w:rsid w:val="00E31755"/>
    <w:rsid w:val="00E31AF8"/>
    <w:rsid w:val="00E321A3"/>
    <w:rsid w:val="00E3236E"/>
    <w:rsid w:val="00E32751"/>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3EFD"/>
    <w:rsid w:val="00E54A79"/>
    <w:rsid w:val="00E54BDC"/>
    <w:rsid w:val="00E54F4A"/>
    <w:rsid w:val="00E56F86"/>
    <w:rsid w:val="00E57893"/>
    <w:rsid w:val="00E57ADB"/>
    <w:rsid w:val="00E60373"/>
    <w:rsid w:val="00E607D3"/>
    <w:rsid w:val="00E60CB2"/>
    <w:rsid w:val="00E60DE9"/>
    <w:rsid w:val="00E61099"/>
    <w:rsid w:val="00E61BD5"/>
    <w:rsid w:val="00E651CB"/>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35DA"/>
    <w:rsid w:val="00E7368A"/>
    <w:rsid w:val="00E737D4"/>
    <w:rsid w:val="00E73927"/>
    <w:rsid w:val="00E73C2E"/>
    <w:rsid w:val="00E73CEE"/>
    <w:rsid w:val="00E73D73"/>
    <w:rsid w:val="00E73DAD"/>
    <w:rsid w:val="00E73F4F"/>
    <w:rsid w:val="00E74876"/>
    <w:rsid w:val="00E75497"/>
    <w:rsid w:val="00E75CFF"/>
    <w:rsid w:val="00E75E92"/>
    <w:rsid w:val="00E75EE1"/>
    <w:rsid w:val="00E75F3B"/>
    <w:rsid w:val="00E763B4"/>
    <w:rsid w:val="00E76971"/>
    <w:rsid w:val="00E76991"/>
    <w:rsid w:val="00E80248"/>
    <w:rsid w:val="00E8080B"/>
    <w:rsid w:val="00E80CBA"/>
    <w:rsid w:val="00E810C1"/>
    <w:rsid w:val="00E81555"/>
    <w:rsid w:val="00E81B3E"/>
    <w:rsid w:val="00E82603"/>
    <w:rsid w:val="00E82D06"/>
    <w:rsid w:val="00E82E13"/>
    <w:rsid w:val="00E83F25"/>
    <w:rsid w:val="00E8446A"/>
    <w:rsid w:val="00E84AA3"/>
    <w:rsid w:val="00E8516C"/>
    <w:rsid w:val="00E85745"/>
    <w:rsid w:val="00E859C3"/>
    <w:rsid w:val="00E86D82"/>
    <w:rsid w:val="00E86DAF"/>
    <w:rsid w:val="00E8742E"/>
    <w:rsid w:val="00E875FD"/>
    <w:rsid w:val="00E87670"/>
    <w:rsid w:val="00E87A5B"/>
    <w:rsid w:val="00E87F66"/>
    <w:rsid w:val="00E901C0"/>
    <w:rsid w:val="00E9151D"/>
    <w:rsid w:val="00E91E33"/>
    <w:rsid w:val="00E92B4C"/>
    <w:rsid w:val="00E92B98"/>
    <w:rsid w:val="00E92C64"/>
    <w:rsid w:val="00E92D1F"/>
    <w:rsid w:val="00E938E0"/>
    <w:rsid w:val="00E94357"/>
    <w:rsid w:val="00E96802"/>
    <w:rsid w:val="00E97022"/>
    <w:rsid w:val="00E970AE"/>
    <w:rsid w:val="00E97236"/>
    <w:rsid w:val="00E978E4"/>
    <w:rsid w:val="00E97D3D"/>
    <w:rsid w:val="00EA0184"/>
    <w:rsid w:val="00EA0663"/>
    <w:rsid w:val="00EA07FC"/>
    <w:rsid w:val="00EA154D"/>
    <w:rsid w:val="00EA1ABD"/>
    <w:rsid w:val="00EA21B6"/>
    <w:rsid w:val="00EA2669"/>
    <w:rsid w:val="00EA2A98"/>
    <w:rsid w:val="00EA2BF6"/>
    <w:rsid w:val="00EA2C76"/>
    <w:rsid w:val="00EA2F09"/>
    <w:rsid w:val="00EA466D"/>
    <w:rsid w:val="00EA4740"/>
    <w:rsid w:val="00EA4920"/>
    <w:rsid w:val="00EA4E31"/>
    <w:rsid w:val="00EA5433"/>
    <w:rsid w:val="00EA54EC"/>
    <w:rsid w:val="00EA5DE8"/>
    <w:rsid w:val="00EA6632"/>
    <w:rsid w:val="00EA6AB9"/>
    <w:rsid w:val="00EB1203"/>
    <w:rsid w:val="00EB1A64"/>
    <w:rsid w:val="00EB2392"/>
    <w:rsid w:val="00EB3293"/>
    <w:rsid w:val="00EB36F6"/>
    <w:rsid w:val="00EB38D7"/>
    <w:rsid w:val="00EB4AA9"/>
    <w:rsid w:val="00EB57E2"/>
    <w:rsid w:val="00EB5863"/>
    <w:rsid w:val="00EB5BCC"/>
    <w:rsid w:val="00EB6073"/>
    <w:rsid w:val="00EB632C"/>
    <w:rsid w:val="00EB6441"/>
    <w:rsid w:val="00EB6CEE"/>
    <w:rsid w:val="00EB7019"/>
    <w:rsid w:val="00EB727D"/>
    <w:rsid w:val="00EB7512"/>
    <w:rsid w:val="00EB7A38"/>
    <w:rsid w:val="00EB7B0D"/>
    <w:rsid w:val="00EB7E1B"/>
    <w:rsid w:val="00EC0C05"/>
    <w:rsid w:val="00EC19A0"/>
    <w:rsid w:val="00EC1CB1"/>
    <w:rsid w:val="00EC20E2"/>
    <w:rsid w:val="00EC2539"/>
    <w:rsid w:val="00EC2B98"/>
    <w:rsid w:val="00EC2FF4"/>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3F92"/>
    <w:rsid w:val="00ED4453"/>
    <w:rsid w:val="00ED481E"/>
    <w:rsid w:val="00ED48F5"/>
    <w:rsid w:val="00ED4E76"/>
    <w:rsid w:val="00ED4FF6"/>
    <w:rsid w:val="00ED6689"/>
    <w:rsid w:val="00ED676B"/>
    <w:rsid w:val="00ED67D8"/>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20CC"/>
    <w:rsid w:val="00EE317F"/>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308B"/>
    <w:rsid w:val="00EF32DE"/>
    <w:rsid w:val="00EF39EE"/>
    <w:rsid w:val="00EF3D54"/>
    <w:rsid w:val="00EF3DD1"/>
    <w:rsid w:val="00EF4D23"/>
    <w:rsid w:val="00EF4E84"/>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5F21"/>
    <w:rsid w:val="00F06FAE"/>
    <w:rsid w:val="00F07062"/>
    <w:rsid w:val="00F0760D"/>
    <w:rsid w:val="00F07F51"/>
    <w:rsid w:val="00F10151"/>
    <w:rsid w:val="00F10215"/>
    <w:rsid w:val="00F1090D"/>
    <w:rsid w:val="00F10C35"/>
    <w:rsid w:val="00F11A34"/>
    <w:rsid w:val="00F11C3E"/>
    <w:rsid w:val="00F11E6C"/>
    <w:rsid w:val="00F1226C"/>
    <w:rsid w:val="00F125A5"/>
    <w:rsid w:val="00F129B5"/>
    <w:rsid w:val="00F133B7"/>
    <w:rsid w:val="00F13CE7"/>
    <w:rsid w:val="00F143F7"/>
    <w:rsid w:val="00F148C2"/>
    <w:rsid w:val="00F15725"/>
    <w:rsid w:val="00F16232"/>
    <w:rsid w:val="00F16558"/>
    <w:rsid w:val="00F165B2"/>
    <w:rsid w:val="00F1759B"/>
    <w:rsid w:val="00F17B51"/>
    <w:rsid w:val="00F17CBD"/>
    <w:rsid w:val="00F20094"/>
    <w:rsid w:val="00F2138B"/>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2DC"/>
    <w:rsid w:val="00F3236C"/>
    <w:rsid w:val="00F33264"/>
    <w:rsid w:val="00F33537"/>
    <w:rsid w:val="00F33659"/>
    <w:rsid w:val="00F34F56"/>
    <w:rsid w:val="00F35236"/>
    <w:rsid w:val="00F361A5"/>
    <w:rsid w:val="00F3719B"/>
    <w:rsid w:val="00F371CB"/>
    <w:rsid w:val="00F37307"/>
    <w:rsid w:val="00F37451"/>
    <w:rsid w:val="00F37823"/>
    <w:rsid w:val="00F378F0"/>
    <w:rsid w:val="00F37EDF"/>
    <w:rsid w:val="00F402B4"/>
    <w:rsid w:val="00F42018"/>
    <w:rsid w:val="00F42841"/>
    <w:rsid w:val="00F42872"/>
    <w:rsid w:val="00F429F7"/>
    <w:rsid w:val="00F42F03"/>
    <w:rsid w:val="00F4326B"/>
    <w:rsid w:val="00F435C1"/>
    <w:rsid w:val="00F4361A"/>
    <w:rsid w:val="00F4414B"/>
    <w:rsid w:val="00F448B8"/>
    <w:rsid w:val="00F44C54"/>
    <w:rsid w:val="00F44F2F"/>
    <w:rsid w:val="00F454BA"/>
    <w:rsid w:val="00F47F69"/>
    <w:rsid w:val="00F5048F"/>
    <w:rsid w:val="00F50E9A"/>
    <w:rsid w:val="00F51C92"/>
    <w:rsid w:val="00F52A33"/>
    <w:rsid w:val="00F52C85"/>
    <w:rsid w:val="00F52CEB"/>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E02"/>
    <w:rsid w:val="00F62137"/>
    <w:rsid w:val="00F6218F"/>
    <w:rsid w:val="00F631D4"/>
    <w:rsid w:val="00F632FA"/>
    <w:rsid w:val="00F63883"/>
    <w:rsid w:val="00F63C88"/>
    <w:rsid w:val="00F63E00"/>
    <w:rsid w:val="00F64282"/>
    <w:rsid w:val="00F642D5"/>
    <w:rsid w:val="00F64F4D"/>
    <w:rsid w:val="00F64F57"/>
    <w:rsid w:val="00F65FA5"/>
    <w:rsid w:val="00F6670F"/>
    <w:rsid w:val="00F66DEB"/>
    <w:rsid w:val="00F6738E"/>
    <w:rsid w:val="00F67B36"/>
    <w:rsid w:val="00F67EB6"/>
    <w:rsid w:val="00F70341"/>
    <w:rsid w:val="00F72181"/>
    <w:rsid w:val="00F724C2"/>
    <w:rsid w:val="00F72B4D"/>
    <w:rsid w:val="00F734F9"/>
    <w:rsid w:val="00F73670"/>
    <w:rsid w:val="00F736D3"/>
    <w:rsid w:val="00F73846"/>
    <w:rsid w:val="00F7399D"/>
    <w:rsid w:val="00F7400C"/>
    <w:rsid w:val="00F74253"/>
    <w:rsid w:val="00F74274"/>
    <w:rsid w:val="00F74306"/>
    <w:rsid w:val="00F74EC9"/>
    <w:rsid w:val="00F7531C"/>
    <w:rsid w:val="00F7637E"/>
    <w:rsid w:val="00F767A9"/>
    <w:rsid w:val="00F769DB"/>
    <w:rsid w:val="00F76B24"/>
    <w:rsid w:val="00F76DF2"/>
    <w:rsid w:val="00F76E8B"/>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199B"/>
    <w:rsid w:val="00F9325A"/>
    <w:rsid w:val="00F9346C"/>
    <w:rsid w:val="00F936F7"/>
    <w:rsid w:val="00F93C7D"/>
    <w:rsid w:val="00F94420"/>
    <w:rsid w:val="00F95097"/>
    <w:rsid w:val="00F95111"/>
    <w:rsid w:val="00F95CBA"/>
    <w:rsid w:val="00F96995"/>
    <w:rsid w:val="00F96B3E"/>
    <w:rsid w:val="00F96EDD"/>
    <w:rsid w:val="00F975D7"/>
    <w:rsid w:val="00F977B1"/>
    <w:rsid w:val="00F97B22"/>
    <w:rsid w:val="00F97FC9"/>
    <w:rsid w:val="00FA0519"/>
    <w:rsid w:val="00FA092F"/>
    <w:rsid w:val="00FA0A48"/>
    <w:rsid w:val="00FA13C5"/>
    <w:rsid w:val="00FA1EC4"/>
    <w:rsid w:val="00FA20D2"/>
    <w:rsid w:val="00FA3D27"/>
    <w:rsid w:val="00FA4269"/>
    <w:rsid w:val="00FA4E8C"/>
    <w:rsid w:val="00FA515F"/>
    <w:rsid w:val="00FA5B37"/>
    <w:rsid w:val="00FA5D70"/>
    <w:rsid w:val="00FA67A3"/>
    <w:rsid w:val="00FA7190"/>
    <w:rsid w:val="00FA72C4"/>
    <w:rsid w:val="00FA7416"/>
    <w:rsid w:val="00FA7755"/>
    <w:rsid w:val="00FA7E7C"/>
    <w:rsid w:val="00FB0441"/>
    <w:rsid w:val="00FB0519"/>
    <w:rsid w:val="00FB05F4"/>
    <w:rsid w:val="00FB17A7"/>
    <w:rsid w:val="00FB18D4"/>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7DDB"/>
    <w:rsid w:val="00FC7F48"/>
    <w:rsid w:val="00FD0BCB"/>
    <w:rsid w:val="00FD0F0C"/>
    <w:rsid w:val="00FD13AE"/>
    <w:rsid w:val="00FD1668"/>
    <w:rsid w:val="00FD2DBC"/>
    <w:rsid w:val="00FD3A96"/>
    <w:rsid w:val="00FD3CAB"/>
    <w:rsid w:val="00FD4207"/>
    <w:rsid w:val="00FD4617"/>
    <w:rsid w:val="00FD4A34"/>
    <w:rsid w:val="00FD4FDA"/>
    <w:rsid w:val="00FD5937"/>
    <w:rsid w:val="00FD7117"/>
    <w:rsid w:val="00FD7197"/>
    <w:rsid w:val="00FD727C"/>
    <w:rsid w:val="00FD75B9"/>
    <w:rsid w:val="00FE05FA"/>
    <w:rsid w:val="00FE0900"/>
    <w:rsid w:val="00FE1277"/>
    <w:rsid w:val="00FE1617"/>
    <w:rsid w:val="00FE1888"/>
    <w:rsid w:val="00FE1F03"/>
    <w:rsid w:val="00FE22C3"/>
    <w:rsid w:val="00FE2D63"/>
    <w:rsid w:val="00FE3779"/>
    <w:rsid w:val="00FE3C9E"/>
    <w:rsid w:val="00FE3E61"/>
    <w:rsid w:val="00FE41C0"/>
    <w:rsid w:val="00FE448E"/>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 w:val="01AC9005"/>
    <w:rsid w:val="037C0A46"/>
    <w:rsid w:val="03A06E1F"/>
    <w:rsid w:val="0432C54B"/>
    <w:rsid w:val="050DCF27"/>
    <w:rsid w:val="052C7314"/>
    <w:rsid w:val="05DF3328"/>
    <w:rsid w:val="07848FE0"/>
    <w:rsid w:val="07ED9FE0"/>
    <w:rsid w:val="07FC0D33"/>
    <w:rsid w:val="085CC4D6"/>
    <w:rsid w:val="08D00DF1"/>
    <w:rsid w:val="0994D5AD"/>
    <w:rsid w:val="0A392C8D"/>
    <w:rsid w:val="0A632170"/>
    <w:rsid w:val="0C44B249"/>
    <w:rsid w:val="0C46230D"/>
    <w:rsid w:val="0C52E1DE"/>
    <w:rsid w:val="0D00D21F"/>
    <w:rsid w:val="0D3ACF58"/>
    <w:rsid w:val="0E2FD849"/>
    <w:rsid w:val="0F2405B5"/>
    <w:rsid w:val="0F76FF8A"/>
    <w:rsid w:val="0FC626FB"/>
    <w:rsid w:val="0FE984DC"/>
    <w:rsid w:val="102EE066"/>
    <w:rsid w:val="1201F859"/>
    <w:rsid w:val="13266716"/>
    <w:rsid w:val="1384FB85"/>
    <w:rsid w:val="13B139CC"/>
    <w:rsid w:val="13B694FE"/>
    <w:rsid w:val="13FF9031"/>
    <w:rsid w:val="140B6EBD"/>
    <w:rsid w:val="153019AD"/>
    <w:rsid w:val="15714AA8"/>
    <w:rsid w:val="15A5802B"/>
    <w:rsid w:val="164EEFA9"/>
    <w:rsid w:val="170372A3"/>
    <w:rsid w:val="17292325"/>
    <w:rsid w:val="17501705"/>
    <w:rsid w:val="18618C85"/>
    <w:rsid w:val="189244C6"/>
    <w:rsid w:val="18DAE474"/>
    <w:rsid w:val="18FAD732"/>
    <w:rsid w:val="194AAE9D"/>
    <w:rsid w:val="19853616"/>
    <w:rsid w:val="1A53C833"/>
    <w:rsid w:val="1B5E57BA"/>
    <w:rsid w:val="1BF7D76C"/>
    <w:rsid w:val="1C5585C5"/>
    <w:rsid w:val="1C8DD63C"/>
    <w:rsid w:val="1DC94229"/>
    <w:rsid w:val="1DDAE767"/>
    <w:rsid w:val="1E1AFA74"/>
    <w:rsid w:val="1F357D24"/>
    <w:rsid w:val="20FEC072"/>
    <w:rsid w:val="214F7C32"/>
    <w:rsid w:val="222E5EF6"/>
    <w:rsid w:val="22EB6961"/>
    <w:rsid w:val="24FD972B"/>
    <w:rsid w:val="25F97238"/>
    <w:rsid w:val="25FAA73C"/>
    <w:rsid w:val="266AF231"/>
    <w:rsid w:val="26728B12"/>
    <w:rsid w:val="2675917D"/>
    <w:rsid w:val="26A83D1E"/>
    <w:rsid w:val="26D006C6"/>
    <w:rsid w:val="26FBEC82"/>
    <w:rsid w:val="27C6668B"/>
    <w:rsid w:val="28A5BACC"/>
    <w:rsid w:val="28DCB453"/>
    <w:rsid w:val="29C92057"/>
    <w:rsid w:val="2A665E22"/>
    <w:rsid w:val="2B3EA2B0"/>
    <w:rsid w:val="2BE846AD"/>
    <w:rsid w:val="2C598B3E"/>
    <w:rsid w:val="2D5E3B6D"/>
    <w:rsid w:val="2D6E6337"/>
    <w:rsid w:val="2D8F900D"/>
    <w:rsid w:val="2E4A1158"/>
    <w:rsid w:val="2E61F0F2"/>
    <w:rsid w:val="2F40840B"/>
    <w:rsid w:val="2FFEE40B"/>
    <w:rsid w:val="3226D362"/>
    <w:rsid w:val="32610BF5"/>
    <w:rsid w:val="32A3BBE8"/>
    <w:rsid w:val="32F6F0B7"/>
    <w:rsid w:val="33800873"/>
    <w:rsid w:val="389E8528"/>
    <w:rsid w:val="39349978"/>
    <w:rsid w:val="3A5F543A"/>
    <w:rsid w:val="3AF79EAC"/>
    <w:rsid w:val="3BC584B6"/>
    <w:rsid w:val="3CA4A7D2"/>
    <w:rsid w:val="3D8CEF95"/>
    <w:rsid w:val="3DD3455E"/>
    <w:rsid w:val="3E797127"/>
    <w:rsid w:val="3FF19DD6"/>
    <w:rsid w:val="40171F85"/>
    <w:rsid w:val="41F438F7"/>
    <w:rsid w:val="43D1AE08"/>
    <w:rsid w:val="45C39487"/>
    <w:rsid w:val="47669EB9"/>
    <w:rsid w:val="4789F142"/>
    <w:rsid w:val="4B195993"/>
    <w:rsid w:val="4B1A3F62"/>
    <w:rsid w:val="4B68C6D0"/>
    <w:rsid w:val="4BDBA920"/>
    <w:rsid w:val="510CF2AA"/>
    <w:rsid w:val="5145B23C"/>
    <w:rsid w:val="53A934EF"/>
    <w:rsid w:val="54D885C7"/>
    <w:rsid w:val="55607490"/>
    <w:rsid w:val="56F7D7CB"/>
    <w:rsid w:val="5772520F"/>
    <w:rsid w:val="59BB29EA"/>
    <w:rsid w:val="5A0AFD42"/>
    <w:rsid w:val="5A398B08"/>
    <w:rsid w:val="5E98A83A"/>
    <w:rsid w:val="5F0F9801"/>
    <w:rsid w:val="5F36E830"/>
    <w:rsid w:val="61AEE442"/>
    <w:rsid w:val="65A5CE06"/>
    <w:rsid w:val="65D31063"/>
    <w:rsid w:val="66A42A2D"/>
    <w:rsid w:val="66DE7E7F"/>
    <w:rsid w:val="688B77C5"/>
    <w:rsid w:val="6A84BD1B"/>
    <w:rsid w:val="6AB1B415"/>
    <w:rsid w:val="6B42F820"/>
    <w:rsid w:val="6C2723B6"/>
    <w:rsid w:val="6C4E89B3"/>
    <w:rsid w:val="6CBB9C03"/>
    <w:rsid w:val="70D8669E"/>
    <w:rsid w:val="733A5DC9"/>
    <w:rsid w:val="73A2BE60"/>
    <w:rsid w:val="74E51707"/>
    <w:rsid w:val="7509DBF7"/>
    <w:rsid w:val="76977F08"/>
    <w:rsid w:val="777F396C"/>
    <w:rsid w:val="77C0C7F5"/>
    <w:rsid w:val="77F48D54"/>
    <w:rsid w:val="7AB52363"/>
    <w:rsid w:val="7CCA7975"/>
    <w:rsid w:val="7DD5DE13"/>
    <w:rsid w:val="7EC98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42E25"/>
    <w:pPr>
      <w:spacing w:after="240" w:line="230" w:lineRule="atLeast"/>
      <w:jc w:val="both"/>
    </w:pPr>
    <w:rPr>
      <w:rFonts w:ascii="Arial" w:eastAsia="MS Mincho" w:hAnsi="Arial"/>
      <w:lang w:val="en-AU" w:eastAsia="ja-JP"/>
    </w:rPr>
  </w:style>
  <w:style w:type="paragraph" w:styleId="berschrift1">
    <w:name w:val="heading 1"/>
    <w:basedOn w:val="Standard"/>
    <w:next w:val="Standard"/>
    <w:link w:val="berschrift1Zchn"/>
    <w:uiPriority w:val="9"/>
    <w:qFormat/>
    <w:rsid w:val="00112BD8"/>
    <w:pPr>
      <w:keepNext/>
      <w:numPr>
        <w:numId w:val="15"/>
      </w:numPr>
      <w:tabs>
        <w:tab w:val="left" w:pos="400"/>
        <w:tab w:val="left" w:pos="560"/>
      </w:tabs>
      <w:suppressAutoHyphens/>
      <w:spacing w:before="270" w:line="270" w:lineRule="exact"/>
      <w:outlineLvl w:val="0"/>
    </w:pPr>
    <w:rPr>
      <w:b/>
      <w:bCs/>
      <w:sz w:val="24"/>
    </w:rPr>
  </w:style>
  <w:style w:type="paragraph" w:styleId="berschrift2">
    <w:name w:val="heading 2"/>
    <w:basedOn w:val="berschrift1"/>
    <w:next w:val="Standard"/>
    <w:link w:val="berschrift2Zchn"/>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berschrift3">
    <w:name w:val="heading 3"/>
    <w:basedOn w:val="berschrift1"/>
    <w:next w:val="Standard"/>
    <w:link w:val="berschrift3Zchn"/>
    <w:uiPriority w:val="9"/>
    <w:qFormat/>
    <w:rsid w:val="2D8F900D"/>
    <w:pPr>
      <w:tabs>
        <w:tab w:val="left" w:pos="851"/>
      </w:tabs>
      <w:spacing w:before="120" w:after="120" w:line="240" w:lineRule="auto"/>
      <w:ind w:left="851" w:hanging="851"/>
      <w:jc w:val="left"/>
      <w:outlineLvl w:val="2"/>
    </w:pPr>
    <w:rPr>
      <w:sz w:val="20"/>
      <w:lang w:val="en-GB"/>
    </w:rPr>
  </w:style>
  <w:style w:type="paragraph" w:styleId="berschrift4">
    <w:name w:val="heading 4"/>
    <w:basedOn w:val="berschrift3"/>
    <w:next w:val="Standard"/>
    <w:link w:val="berschrift4Zchn"/>
    <w:uiPriority w:val="9"/>
    <w:qFormat/>
    <w:rsid w:val="2D8F900D"/>
    <w:pPr>
      <w:tabs>
        <w:tab w:val="left" w:pos="900"/>
        <w:tab w:val="left" w:pos="1140"/>
        <w:tab w:val="left" w:pos="1360"/>
      </w:tabs>
      <w:ind w:left="864"/>
      <w:outlineLvl w:val="3"/>
    </w:pPr>
  </w:style>
  <w:style w:type="paragraph" w:styleId="berschrift5">
    <w:name w:val="heading 5"/>
    <w:basedOn w:val="berschrift4"/>
    <w:next w:val="Standard"/>
    <w:link w:val="berschrift5Zchn"/>
    <w:uiPriority w:val="9"/>
    <w:qFormat/>
    <w:rsid w:val="00112BD8"/>
    <w:pPr>
      <w:numPr>
        <w:ilvl w:val="4"/>
      </w:numPr>
      <w:tabs>
        <w:tab w:val="clear" w:pos="1140"/>
        <w:tab w:val="clear" w:pos="1360"/>
      </w:tabs>
      <w:outlineLvl w:val="4"/>
    </w:pPr>
  </w:style>
  <w:style w:type="paragraph" w:styleId="berschrift6">
    <w:name w:val="heading 6"/>
    <w:basedOn w:val="berschrift5"/>
    <w:next w:val="Standard"/>
    <w:link w:val="berschrift6Zchn"/>
    <w:uiPriority w:val="9"/>
    <w:qFormat/>
    <w:rsid w:val="00112BD8"/>
    <w:pPr>
      <w:numPr>
        <w:ilvl w:val="5"/>
      </w:numPr>
      <w:outlineLvl w:val="5"/>
    </w:pPr>
  </w:style>
  <w:style w:type="paragraph" w:styleId="berschrift7">
    <w:name w:val="heading 7"/>
    <w:basedOn w:val="berschrift6"/>
    <w:next w:val="Standard"/>
    <w:link w:val="berschrift7Zchn"/>
    <w:uiPriority w:val="9"/>
    <w:qFormat/>
    <w:rsid w:val="00112BD8"/>
    <w:pPr>
      <w:numPr>
        <w:ilvl w:val="6"/>
      </w:numPr>
      <w:outlineLvl w:val="6"/>
    </w:pPr>
  </w:style>
  <w:style w:type="paragraph" w:styleId="berschrift8">
    <w:name w:val="heading 8"/>
    <w:basedOn w:val="berschrift6"/>
    <w:next w:val="Standard"/>
    <w:link w:val="berschrift8Zchn"/>
    <w:uiPriority w:val="9"/>
    <w:qFormat/>
    <w:rsid w:val="00112BD8"/>
    <w:pPr>
      <w:numPr>
        <w:ilvl w:val="7"/>
      </w:numPr>
      <w:outlineLvl w:val="7"/>
    </w:pPr>
  </w:style>
  <w:style w:type="paragraph" w:styleId="berschrift9">
    <w:name w:val="heading 9"/>
    <w:basedOn w:val="berschrift6"/>
    <w:next w:val="Standard"/>
    <w:link w:val="berschrift9Zchn"/>
    <w:uiPriority w:val="9"/>
    <w:qFormat/>
    <w:rsid w:val="00112BD8"/>
    <w:pPr>
      <w:numPr>
        <w:ilvl w:val="8"/>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Note">
    <w:name w:val="Note"/>
    <w:basedOn w:val="Standard"/>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el">
    <w:name w:val="Title"/>
    <w:basedOn w:val="Standard"/>
    <w:link w:val="TitelZchn"/>
    <w:uiPriority w:val="10"/>
    <w:qFormat/>
    <w:rsid w:val="00112BD8"/>
    <w:pPr>
      <w:spacing w:before="240" w:after="60"/>
      <w:jc w:val="center"/>
      <w:outlineLvl w:val="0"/>
    </w:pPr>
    <w:rPr>
      <w:b/>
      <w:kern w:val="28"/>
      <w:sz w:val="32"/>
    </w:rPr>
  </w:style>
  <w:style w:type="character" w:customStyle="1" w:styleId="TitelZchn">
    <w:name w:val="Titel Zchn"/>
    <w:link w:val="Titel"/>
    <w:uiPriority w:val="10"/>
    <w:rsid w:val="00112BD8"/>
    <w:rPr>
      <w:rFonts w:ascii="Arial" w:eastAsia="MS Mincho" w:hAnsi="Arial"/>
      <w:b/>
      <w:kern w:val="28"/>
      <w:sz w:val="32"/>
      <w:lang w:val="en-AU" w:eastAsia="ja-JP"/>
    </w:rPr>
  </w:style>
  <w:style w:type="table" w:styleId="Tabellenraster">
    <w:name w:val="Table Grid"/>
    <w:basedOn w:val="NormaleTabelle"/>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semiHidden/>
    <w:unhideWhenUsed/>
    <w:rsid w:val="002C775A"/>
    <w:pPr>
      <w:spacing w:line="240" w:lineRule="auto"/>
    </w:pPr>
    <w:rPr>
      <w:rFonts w:ascii="Segoe UI" w:hAnsi="Segoe UI" w:cs="Segoe UI"/>
      <w:sz w:val="18"/>
      <w:szCs w:val="18"/>
    </w:rPr>
  </w:style>
  <w:style w:type="character" w:customStyle="1" w:styleId="SprechblasentextZchn">
    <w:name w:val="Sprechblasentext Zchn"/>
    <w:link w:val="Sprechblasentext"/>
    <w:semiHidden/>
    <w:rsid w:val="002C775A"/>
    <w:rPr>
      <w:rFonts w:ascii="Segoe UI" w:hAnsi="Segoe UI" w:cs="Segoe UI"/>
      <w:sz w:val="18"/>
      <w:szCs w:val="18"/>
    </w:rPr>
  </w:style>
  <w:style w:type="paragraph" w:styleId="Listenabsatz">
    <w:name w:val="List Paragraph"/>
    <w:basedOn w:val="Standard"/>
    <w:uiPriority w:val="34"/>
    <w:qFormat/>
    <w:rsid w:val="00BF0890"/>
    <w:pPr>
      <w:spacing w:after="120"/>
      <w:ind w:left="720"/>
    </w:pPr>
  </w:style>
  <w:style w:type="character" w:customStyle="1" w:styleId="berschrift1Zchn">
    <w:name w:val="Überschrift 1 Zchn"/>
    <w:link w:val="berschrift1"/>
    <w:uiPriority w:val="9"/>
    <w:rsid w:val="00112BD8"/>
    <w:rPr>
      <w:rFonts w:ascii="Arial" w:eastAsia="MS Mincho" w:hAnsi="Arial"/>
      <w:b/>
      <w:bCs/>
      <w:sz w:val="24"/>
      <w:lang w:val="en-AU" w:eastAsia="ja-JP"/>
    </w:rPr>
  </w:style>
  <w:style w:type="character" w:customStyle="1" w:styleId="berschrift2Zchn">
    <w:name w:val="Überschrift 2 Zchn"/>
    <w:link w:val="berschrift2"/>
    <w:uiPriority w:val="9"/>
    <w:rsid w:val="00112BD8"/>
    <w:rPr>
      <w:rFonts w:ascii="Arial" w:eastAsia="MS Mincho" w:hAnsi="Arial"/>
      <w:b/>
      <w:bCs/>
      <w:sz w:val="22"/>
      <w:lang w:val="en-AU" w:eastAsia="ja-JP"/>
    </w:rPr>
  </w:style>
  <w:style w:type="character" w:customStyle="1" w:styleId="berschrift3Zchn">
    <w:name w:val="Überschrift 3 Zchn"/>
    <w:link w:val="berschrift3"/>
    <w:uiPriority w:val="9"/>
    <w:rsid w:val="2D8F900D"/>
    <w:rPr>
      <w:rFonts w:ascii="Arial" w:eastAsia="MS Mincho" w:hAnsi="Arial"/>
      <w:b/>
      <w:bCs/>
      <w:sz w:val="20"/>
      <w:szCs w:val="20"/>
      <w:lang w:val="en-GB" w:eastAsia="ja-JP"/>
    </w:rPr>
  </w:style>
  <w:style w:type="character" w:customStyle="1" w:styleId="berschrift4Zchn">
    <w:name w:val="Überschrift 4 Zchn"/>
    <w:link w:val="berschrift4"/>
    <w:uiPriority w:val="9"/>
    <w:rsid w:val="00102830"/>
    <w:rPr>
      <w:rFonts w:ascii="Arial" w:eastAsia="MS Mincho" w:hAnsi="Arial"/>
      <w:b/>
      <w:bCs/>
      <w:lang w:val="en-GB" w:eastAsia="ja-JP"/>
    </w:rPr>
  </w:style>
  <w:style w:type="character" w:customStyle="1" w:styleId="berschrift5Zchn">
    <w:name w:val="Überschrift 5 Zchn"/>
    <w:link w:val="berschrift5"/>
    <w:uiPriority w:val="9"/>
    <w:rsid w:val="00112BD8"/>
    <w:rPr>
      <w:rFonts w:ascii="Arial" w:eastAsia="MS Mincho" w:hAnsi="Arial"/>
      <w:b/>
      <w:bCs/>
      <w:lang w:val="en-GB" w:eastAsia="ja-JP"/>
    </w:rPr>
  </w:style>
  <w:style w:type="character" w:customStyle="1" w:styleId="berschrift6Zchn">
    <w:name w:val="Überschrift 6 Zchn"/>
    <w:link w:val="berschrift6"/>
    <w:uiPriority w:val="9"/>
    <w:rsid w:val="00112BD8"/>
    <w:rPr>
      <w:rFonts w:ascii="Arial" w:eastAsia="MS Mincho" w:hAnsi="Arial"/>
      <w:b/>
      <w:bCs/>
      <w:lang w:val="en-GB" w:eastAsia="ja-JP"/>
    </w:rPr>
  </w:style>
  <w:style w:type="character" w:customStyle="1" w:styleId="berschrift7Zchn">
    <w:name w:val="Überschrift 7 Zchn"/>
    <w:link w:val="berschrift7"/>
    <w:uiPriority w:val="9"/>
    <w:rsid w:val="00112BD8"/>
    <w:rPr>
      <w:rFonts w:ascii="Arial" w:eastAsia="MS Mincho" w:hAnsi="Arial"/>
      <w:b/>
      <w:bCs/>
      <w:lang w:val="en-GB" w:eastAsia="ja-JP"/>
    </w:rPr>
  </w:style>
  <w:style w:type="character" w:customStyle="1" w:styleId="berschrift8Zchn">
    <w:name w:val="Überschrift 8 Zchn"/>
    <w:link w:val="berschrift8"/>
    <w:uiPriority w:val="9"/>
    <w:rsid w:val="00112BD8"/>
    <w:rPr>
      <w:rFonts w:ascii="Arial" w:eastAsia="MS Mincho" w:hAnsi="Arial"/>
      <w:b/>
      <w:bCs/>
      <w:lang w:val="en-GB" w:eastAsia="ja-JP"/>
    </w:rPr>
  </w:style>
  <w:style w:type="character" w:customStyle="1" w:styleId="berschrift9Zchn">
    <w:name w:val="Überschrift 9 Zchn"/>
    <w:link w:val="berschrift9"/>
    <w:uiPriority w:val="9"/>
    <w:rsid w:val="00112BD8"/>
    <w:rPr>
      <w:rFonts w:ascii="Arial" w:eastAsia="MS Mincho" w:hAnsi="Arial"/>
      <w:b/>
      <w:bCs/>
      <w:lang w:val="en-GB" w:eastAsia="ja-JP"/>
    </w:rPr>
  </w:style>
  <w:style w:type="paragraph" w:customStyle="1" w:styleId="templatetext">
    <w:name w:val="template text"/>
    <w:basedOn w:val="Standard"/>
    <w:link w:val="templatetextChar"/>
    <w:qFormat/>
    <w:rsid w:val="00521444"/>
    <w:pPr>
      <w:spacing w:after="120" w:line="240" w:lineRule="auto"/>
    </w:pPr>
    <w:rPr>
      <w:i/>
      <w:iCs/>
      <w:color w:val="FF0000"/>
      <w:sz w:val="18"/>
    </w:rPr>
  </w:style>
  <w:style w:type="character" w:styleId="Kommentarzeichen">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Kommentartext">
    <w:name w:val="annotation text"/>
    <w:basedOn w:val="Standard"/>
    <w:link w:val="KommentartextZchn"/>
    <w:unhideWhenUsed/>
    <w:rsid w:val="00FA5D70"/>
    <w:pPr>
      <w:spacing w:line="240" w:lineRule="auto"/>
    </w:pPr>
  </w:style>
  <w:style w:type="character" w:customStyle="1" w:styleId="KommentartextZchn">
    <w:name w:val="Kommentartext Zchn"/>
    <w:link w:val="Kommentartext"/>
    <w:rsid w:val="00FA5D70"/>
    <w:rPr>
      <w:rFonts w:ascii="Arial" w:hAnsi="Arial"/>
      <w:sz w:val="20"/>
      <w:szCs w:val="20"/>
    </w:rPr>
  </w:style>
  <w:style w:type="paragraph" w:styleId="Kommentarthema">
    <w:name w:val="annotation subject"/>
    <w:basedOn w:val="Kommentartext"/>
    <w:next w:val="Kommentartext"/>
    <w:link w:val="KommentarthemaZchn"/>
    <w:semiHidden/>
    <w:unhideWhenUsed/>
    <w:rsid w:val="00FA5D70"/>
    <w:rPr>
      <w:b/>
      <w:bCs/>
    </w:rPr>
  </w:style>
  <w:style w:type="character" w:customStyle="1" w:styleId="KommentarthemaZchn">
    <w:name w:val="Kommentarthema Zchn"/>
    <w:link w:val="Kommentarthema"/>
    <w:semiHidden/>
    <w:rsid w:val="00FA5D70"/>
    <w:rPr>
      <w:rFonts w:ascii="Arial" w:hAnsi="Arial"/>
      <w:b/>
      <w:bCs/>
      <w:sz w:val="20"/>
      <w:szCs w:val="20"/>
    </w:rPr>
  </w:style>
  <w:style w:type="paragraph" w:customStyle="1" w:styleId="ISOChange">
    <w:name w:val="ISO_Change"/>
    <w:basedOn w:val="Standard"/>
    <w:rsid w:val="00FA5D70"/>
    <w:pPr>
      <w:spacing w:before="210" w:line="210" w:lineRule="exact"/>
    </w:pPr>
    <w:rPr>
      <w:rFonts w:eastAsia="Times New Roman"/>
      <w:sz w:val="18"/>
      <w:lang w:val="en-GB"/>
    </w:rPr>
  </w:style>
  <w:style w:type="paragraph" w:customStyle="1" w:styleId="NormReference">
    <w:name w:val="Norm Reference"/>
    <w:basedOn w:val="Standard"/>
    <w:qFormat/>
    <w:rsid w:val="003C57C4"/>
    <w:pPr>
      <w:tabs>
        <w:tab w:val="left" w:pos="1418"/>
      </w:tabs>
      <w:spacing w:after="120" w:line="240" w:lineRule="auto"/>
      <w:ind w:left="1152" w:hanging="432"/>
    </w:pPr>
    <w:rPr>
      <w:rFonts w:eastAsia="Times New Roman" w:cs="Arial"/>
      <w:color w:val="000000"/>
      <w:lang w:val="en-CA"/>
    </w:rPr>
  </w:style>
  <w:style w:type="paragraph" w:styleId="Literaturverzeichnis">
    <w:name w:val="Bibliography"/>
    <w:basedOn w:val="Standard"/>
    <w:next w:val="Standard"/>
    <w:uiPriority w:val="37"/>
    <w:unhideWhenUsed/>
    <w:rsid w:val="00C80539"/>
  </w:style>
  <w:style w:type="paragraph" w:customStyle="1" w:styleId="CM7">
    <w:name w:val="CM7"/>
    <w:basedOn w:val="Standard"/>
    <w:next w:val="Standard"/>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Textkrper"/>
    <w:rsid w:val="00105F54"/>
    <w:pPr>
      <w:spacing w:before="240" w:after="0" w:line="240" w:lineRule="auto"/>
      <w:ind w:left="567"/>
    </w:pPr>
    <w:rPr>
      <w:rFonts w:ascii="Arial" w:eastAsia="Times New Roman" w:hAnsi="Arial"/>
      <w:lang w:val="en-GB" w:eastAsia="zh-CN"/>
    </w:rPr>
  </w:style>
  <w:style w:type="paragraph" w:styleId="Textkrper">
    <w:name w:val="Body Text"/>
    <w:basedOn w:val="Standard"/>
    <w:link w:val="TextkrperZchn"/>
    <w:unhideWhenUsed/>
    <w:qFormat/>
    <w:rsid w:val="00105F54"/>
    <w:pPr>
      <w:spacing w:after="120"/>
    </w:pPr>
    <w:rPr>
      <w:rFonts w:ascii="Times New Roman" w:hAnsi="Times New Roman"/>
      <w:sz w:val="18"/>
    </w:rPr>
  </w:style>
  <w:style w:type="character" w:customStyle="1" w:styleId="TextkrperZchn">
    <w:name w:val="Textkörper Zchn"/>
    <w:link w:val="Textkrper"/>
    <w:rsid w:val="00105F54"/>
    <w:rPr>
      <w:rFonts w:ascii="Times New Roman" w:hAnsi="Times New Roman"/>
      <w:sz w:val="18"/>
    </w:rPr>
  </w:style>
  <w:style w:type="character" w:customStyle="1" w:styleId="apple-converted-space">
    <w:name w:val="apple-converted-space"/>
    <w:basedOn w:val="Absatz-Standardschriftart"/>
    <w:rsid w:val="00105F54"/>
  </w:style>
  <w:style w:type="character" w:styleId="Hyperlink">
    <w:name w:val="Hyperlink"/>
    <w:uiPriority w:val="99"/>
    <w:unhideWhenUsed/>
    <w:rsid w:val="00105F54"/>
    <w:rPr>
      <w:color w:val="0000FF"/>
      <w:u w:val="single"/>
    </w:rPr>
  </w:style>
  <w:style w:type="paragraph" w:styleId="Beschriftung">
    <w:name w:val="caption"/>
    <w:basedOn w:val="Standard"/>
    <w:next w:val="Standard"/>
    <w:uiPriority w:val="35"/>
    <w:qFormat/>
    <w:rsid w:val="00A252C3"/>
    <w:pPr>
      <w:spacing w:before="120" w:after="120"/>
      <w:jc w:val="center"/>
    </w:pPr>
    <w:rPr>
      <w:b/>
      <w:sz w:val="18"/>
    </w:rPr>
  </w:style>
  <w:style w:type="paragraph" w:customStyle="1" w:styleId="CM2">
    <w:name w:val="CM2"/>
    <w:basedOn w:val="Standard"/>
    <w:next w:val="Standard"/>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berschrift1"/>
    <w:link w:val="AnnexChar"/>
    <w:rsid w:val="006A7CF6"/>
  </w:style>
  <w:style w:type="paragraph" w:customStyle="1" w:styleId="Tabletitle">
    <w:name w:val="Table title"/>
    <w:basedOn w:val="Standard"/>
    <w:next w:val="Standard"/>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Standard"/>
    <w:rsid w:val="00BB2EFF"/>
    <w:pPr>
      <w:suppressAutoHyphens/>
      <w:spacing w:before="60" w:after="60" w:line="240" w:lineRule="auto"/>
    </w:pPr>
    <w:rPr>
      <w:szCs w:val="16"/>
      <w:lang w:val="en-GB" w:eastAsia="ar-SA"/>
    </w:rPr>
  </w:style>
  <w:style w:type="paragraph" w:customStyle="1" w:styleId="Body">
    <w:name w:val="Body"/>
    <w:basedOn w:val="Standard"/>
    <w:link w:val="BodyChar"/>
    <w:rsid w:val="003B41C3"/>
    <w:pPr>
      <w:spacing w:line="240" w:lineRule="auto"/>
      <w:ind w:left="567"/>
    </w:pPr>
    <w:rPr>
      <w:rFonts w:eastAsia="Times New Roman"/>
      <w:sz w:val="22"/>
      <w:lang w:val="en-CA"/>
    </w:rPr>
  </w:style>
  <w:style w:type="paragraph" w:styleId="Listennummer">
    <w:name w:val="List Number"/>
    <w:basedOn w:val="Standard"/>
    <w:rsid w:val="00BF0890"/>
    <w:pPr>
      <w:numPr>
        <w:numId w:val="19"/>
      </w:numPr>
      <w:tabs>
        <w:tab w:val="clear" w:pos="643"/>
        <w:tab w:val="left" w:pos="400"/>
      </w:tabs>
    </w:pPr>
  </w:style>
  <w:style w:type="paragraph" w:styleId="Aufzhlungszeichen">
    <w:name w:val="List Bullet"/>
    <w:basedOn w:val="Standard"/>
    <w:autoRedefine/>
    <w:rsid w:val="00BF0890"/>
    <w:pPr>
      <w:tabs>
        <w:tab w:val="num" w:pos="360"/>
      </w:tabs>
      <w:ind w:left="360" w:hanging="360"/>
    </w:pPr>
  </w:style>
  <w:style w:type="paragraph" w:styleId="Kopfzeile">
    <w:name w:val="header"/>
    <w:basedOn w:val="Standard"/>
    <w:link w:val="KopfzeileZchn"/>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KopfzeileZchn">
    <w:name w:val="Kopfzeile Zchn"/>
    <w:link w:val="Kopfzeile"/>
    <w:uiPriority w:val="99"/>
    <w:rsid w:val="003B41C3"/>
    <w:rPr>
      <w:rFonts w:ascii="Times New Roman" w:eastAsia="Times New Roman" w:hAnsi="Times New Roman" w:cs="Times New Roman"/>
      <w:sz w:val="24"/>
      <w:szCs w:val="24"/>
    </w:rPr>
  </w:style>
  <w:style w:type="paragraph" w:styleId="Fuzeile">
    <w:name w:val="footer"/>
    <w:basedOn w:val="Standard"/>
    <w:link w:val="FuzeileZchn"/>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uzeileZchn">
    <w:name w:val="Fußzeile Zchn"/>
    <w:link w:val="Fuzeile"/>
    <w:uiPriority w:val="99"/>
    <w:rsid w:val="003B41C3"/>
    <w:rPr>
      <w:rFonts w:ascii="Times New Roman" w:eastAsia="Times New Roman" w:hAnsi="Times New Roman" w:cs="Times New Roman"/>
      <w:sz w:val="24"/>
      <w:szCs w:val="24"/>
    </w:rPr>
  </w:style>
  <w:style w:type="character" w:styleId="Seitenzahl">
    <w:name w:val="page number"/>
    <w:basedOn w:val="Absatz-Standardschriftart"/>
    <w:rsid w:val="003B41C3"/>
  </w:style>
  <w:style w:type="paragraph" w:styleId="Funotentext">
    <w:name w:val="footnote text"/>
    <w:basedOn w:val="Standard"/>
    <w:link w:val="FunotentextZchn"/>
    <w:semiHidden/>
    <w:qFormat/>
    <w:rsid w:val="003B41C3"/>
    <w:pPr>
      <w:spacing w:line="240" w:lineRule="auto"/>
    </w:pPr>
    <w:rPr>
      <w:rFonts w:eastAsia="Times New Roman"/>
    </w:rPr>
  </w:style>
  <w:style w:type="character" w:customStyle="1" w:styleId="FunotentextZchn">
    <w:name w:val="Fußnotentext Zchn"/>
    <w:link w:val="Funotentext"/>
    <w:semiHidden/>
    <w:rsid w:val="003B41C3"/>
    <w:rPr>
      <w:rFonts w:ascii="Arial" w:eastAsia="Times New Roman" w:hAnsi="Arial" w:cs="Times New Roman"/>
      <w:sz w:val="16"/>
      <w:szCs w:val="20"/>
    </w:rPr>
  </w:style>
  <w:style w:type="character" w:styleId="Funotenzeichen">
    <w:name w:val="footnote reference"/>
    <w:semiHidden/>
    <w:rsid w:val="003B41C3"/>
    <w:rPr>
      <w:vertAlign w:val="superscript"/>
    </w:rPr>
  </w:style>
  <w:style w:type="paragraph" w:customStyle="1" w:styleId="a2">
    <w:name w:val="a2"/>
    <w:basedOn w:val="berschrift2"/>
    <w:next w:val="Standard"/>
    <w:rsid w:val="003B41C3"/>
    <w:pPr>
      <w:tabs>
        <w:tab w:val="clear" w:pos="700"/>
        <w:tab w:val="left" w:pos="500"/>
        <w:tab w:val="left" w:pos="720"/>
      </w:tabs>
      <w:spacing w:before="270" w:line="270" w:lineRule="exact"/>
    </w:pPr>
    <w:rPr>
      <w:i/>
      <w:lang w:val="en-GB"/>
    </w:rPr>
  </w:style>
  <w:style w:type="paragraph" w:customStyle="1" w:styleId="a3">
    <w:name w:val="a3"/>
    <w:basedOn w:val="berschrift3"/>
    <w:next w:val="Standard"/>
    <w:uiPriority w:val="1"/>
    <w:rsid w:val="2D8F900D"/>
    <w:pPr>
      <w:tabs>
        <w:tab w:val="left" w:pos="640"/>
      </w:tabs>
      <w:spacing w:line="250" w:lineRule="exact"/>
    </w:pPr>
  </w:style>
  <w:style w:type="paragraph" w:customStyle="1" w:styleId="a4">
    <w:name w:val="a4"/>
    <w:basedOn w:val="berschrift4"/>
    <w:next w:val="Standard"/>
    <w:rsid w:val="003B41C3"/>
    <w:pPr>
      <w:tabs>
        <w:tab w:val="clear" w:pos="900"/>
        <w:tab w:val="left" w:pos="880"/>
      </w:tabs>
    </w:pPr>
    <w:rPr>
      <w:rFonts w:cs="Arial"/>
      <w:iCs/>
      <w:color w:val="365F91"/>
    </w:rPr>
  </w:style>
  <w:style w:type="paragraph" w:customStyle="1" w:styleId="a5">
    <w:name w:val="a5"/>
    <w:basedOn w:val="berschrift5"/>
    <w:next w:val="Standard"/>
    <w:rsid w:val="003B41C3"/>
    <w:pPr>
      <w:numPr>
        <w:numId w:val="3"/>
      </w:numPr>
      <w:tabs>
        <w:tab w:val="left" w:pos="1140"/>
        <w:tab w:val="left" w:pos="1360"/>
      </w:tabs>
    </w:pPr>
    <w:rPr>
      <w:b w:val="0"/>
    </w:rPr>
  </w:style>
  <w:style w:type="paragraph" w:customStyle="1" w:styleId="a6">
    <w:name w:val="a6"/>
    <w:basedOn w:val="berschrift6"/>
    <w:next w:val="Standard"/>
    <w:rsid w:val="003B41C3"/>
    <w:pPr>
      <w:numPr>
        <w:numId w:val="3"/>
      </w:numPr>
      <w:tabs>
        <w:tab w:val="left" w:pos="1140"/>
        <w:tab w:val="left" w:pos="1360"/>
      </w:tabs>
    </w:pPr>
    <w:rPr>
      <w:b w:val="0"/>
      <w:bCs w:val="0"/>
      <w:color w:val="365F91"/>
    </w:rPr>
  </w:style>
  <w:style w:type="paragraph" w:customStyle="1" w:styleId="ANNEX">
    <w:name w:val="ANNEX"/>
    <w:basedOn w:val="berschrift1"/>
    <w:next w:val="Standard"/>
    <w:link w:val="ANNEXChar0"/>
    <w:qFormat/>
    <w:rsid w:val="00AE0CA9"/>
    <w:pPr>
      <w:pageBreakBefore/>
      <w:numPr>
        <w:numId w:val="5"/>
      </w:numPr>
      <w:tabs>
        <w:tab w:val="clear" w:pos="400"/>
        <w:tab w:val="left" w:pos="1260"/>
      </w:tabs>
      <w:spacing w:after="120" w:line="240" w:lineRule="auto"/>
      <w:jc w:val="left"/>
    </w:pPr>
    <w:rPr>
      <w:kern w:val="32"/>
      <w:lang w:val="en-GB"/>
    </w:rPr>
  </w:style>
  <w:style w:type="paragraph" w:styleId="Listennummer2">
    <w:name w:val="List Number 2"/>
    <w:basedOn w:val="Standard"/>
    <w:rsid w:val="00BF0890"/>
    <w:pPr>
      <w:numPr>
        <w:numId w:val="20"/>
      </w:numPr>
      <w:tabs>
        <w:tab w:val="clear" w:pos="926"/>
        <w:tab w:val="left" w:pos="800"/>
      </w:tabs>
    </w:pPr>
  </w:style>
  <w:style w:type="paragraph" w:styleId="Listennummer3">
    <w:name w:val="List Number 3"/>
    <w:basedOn w:val="Standard"/>
    <w:rsid w:val="00BF0890"/>
    <w:pPr>
      <w:numPr>
        <w:numId w:val="21"/>
      </w:numPr>
      <w:tabs>
        <w:tab w:val="clear" w:pos="1209"/>
        <w:tab w:val="left" w:pos="1200"/>
      </w:tabs>
    </w:pPr>
  </w:style>
  <w:style w:type="paragraph" w:styleId="Listennummer4">
    <w:name w:val="List Number 4"/>
    <w:basedOn w:val="Standard"/>
    <w:rsid w:val="00BF0890"/>
    <w:pPr>
      <w:numPr>
        <w:numId w:val="22"/>
      </w:numPr>
      <w:tabs>
        <w:tab w:val="clear" w:pos="1492"/>
        <w:tab w:val="left" w:pos="1600"/>
      </w:tabs>
    </w:pPr>
  </w:style>
  <w:style w:type="paragraph" w:customStyle="1" w:styleId="zzLn5">
    <w:name w:val="zzLn5"/>
    <w:basedOn w:val="Standard"/>
    <w:next w:val="Standard"/>
    <w:rsid w:val="003B41C3"/>
    <w:pPr>
      <w:tabs>
        <w:tab w:val="num" w:pos="3240"/>
      </w:tabs>
    </w:pPr>
    <w:rPr>
      <w:lang w:val="en-GB"/>
    </w:rPr>
  </w:style>
  <w:style w:type="paragraph" w:customStyle="1" w:styleId="zzLn6">
    <w:name w:val="zzLn6"/>
    <w:basedOn w:val="Standard"/>
    <w:next w:val="Standard"/>
    <w:rsid w:val="003B41C3"/>
    <w:pPr>
      <w:tabs>
        <w:tab w:val="num" w:pos="3960"/>
      </w:tabs>
    </w:pPr>
    <w:rPr>
      <w:lang w:val="en-GB"/>
    </w:rPr>
  </w:style>
  <w:style w:type="paragraph" w:customStyle="1" w:styleId="Bibliography1">
    <w:name w:val="Bibliography1"/>
    <w:basedOn w:val="Standard"/>
    <w:rsid w:val="003B41C3"/>
    <w:pPr>
      <w:numPr>
        <w:numId w:val="17"/>
      </w:numPr>
      <w:tabs>
        <w:tab w:val="left" w:pos="660"/>
      </w:tabs>
    </w:pPr>
    <w:rPr>
      <w:rFonts w:eastAsia="Times New Roman"/>
      <w:lang w:val="en-GB"/>
    </w:rPr>
  </w:style>
  <w:style w:type="paragraph" w:styleId="Verzeichnis7">
    <w:name w:val="toc 7"/>
    <w:basedOn w:val="Verzeichnis4"/>
    <w:next w:val="Standard"/>
    <w:uiPriority w:val="39"/>
    <w:rsid w:val="00BF0890"/>
    <w:pPr>
      <w:tabs>
        <w:tab w:val="clear" w:pos="1140"/>
        <w:tab w:val="left" w:pos="1440"/>
      </w:tabs>
      <w:ind w:left="1440" w:hanging="1440"/>
    </w:pPr>
  </w:style>
  <w:style w:type="paragraph" w:styleId="Verzeichnis8">
    <w:name w:val="toc 8"/>
    <w:basedOn w:val="Verzeichnis4"/>
    <w:next w:val="Standard"/>
    <w:uiPriority w:val="39"/>
    <w:rsid w:val="00BF0890"/>
    <w:pPr>
      <w:tabs>
        <w:tab w:val="clear" w:pos="1140"/>
        <w:tab w:val="left" w:pos="1440"/>
      </w:tabs>
      <w:ind w:left="1440" w:hanging="1440"/>
    </w:pPr>
  </w:style>
  <w:style w:type="paragraph" w:styleId="Verzeichnis1">
    <w:name w:val="toc 1"/>
    <w:basedOn w:val="Standard"/>
    <w:next w:val="Standard"/>
    <w:uiPriority w:val="39"/>
    <w:rsid w:val="2D8F900D"/>
    <w:pPr>
      <w:spacing w:before="120" w:after="0"/>
      <w:ind w:left="540" w:right="504" w:hanging="540"/>
      <w:jc w:val="left"/>
    </w:pPr>
    <w:rPr>
      <w:b/>
      <w:bCs/>
      <w:noProof/>
      <w:lang w:val="en-GB"/>
    </w:rPr>
  </w:style>
  <w:style w:type="paragraph" w:styleId="Verzeichnis2">
    <w:name w:val="toc 2"/>
    <w:basedOn w:val="Verzeichnis1"/>
    <w:next w:val="Standard"/>
    <w:uiPriority w:val="39"/>
    <w:rsid w:val="2D8F900D"/>
    <w:pPr>
      <w:spacing w:before="60"/>
      <w:ind w:left="810" w:hanging="522"/>
      <w:contextualSpacing/>
    </w:pPr>
    <w:rPr>
      <w:b w:val="0"/>
      <w:bCs w:val="0"/>
    </w:rPr>
  </w:style>
  <w:style w:type="paragraph" w:styleId="Verzeichnis3">
    <w:name w:val="toc 3"/>
    <w:basedOn w:val="Verzeichnis2"/>
    <w:next w:val="Standard"/>
    <w:uiPriority w:val="39"/>
    <w:rsid w:val="00B92E59"/>
    <w:pPr>
      <w:ind w:left="1350" w:hanging="774"/>
    </w:pPr>
  </w:style>
  <w:style w:type="paragraph" w:styleId="Verzeichnis4">
    <w:name w:val="toc 4"/>
    <w:basedOn w:val="Verzeichnis2"/>
    <w:next w:val="Standard"/>
    <w:uiPriority w:val="39"/>
    <w:rsid w:val="00BF0890"/>
    <w:pPr>
      <w:tabs>
        <w:tab w:val="left" w:pos="1140"/>
      </w:tabs>
      <w:ind w:left="1140" w:hanging="1140"/>
    </w:pPr>
  </w:style>
  <w:style w:type="paragraph" w:styleId="Verzeichnis5">
    <w:name w:val="toc 5"/>
    <w:basedOn w:val="Verzeichnis4"/>
    <w:next w:val="Standard"/>
    <w:uiPriority w:val="39"/>
    <w:rsid w:val="00BF0890"/>
  </w:style>
  <w:style w:type="paragraph" w:styleId="Verzeichnis6">
    <w:name w:val="toc 6"/>
    <w:basedOn w:val="Verzeichnis4"/>
    <w:next w:val="Standard"/>
    <w:uiPriority w:val="39"/>
    <w:rsid w:val="00BF0890"/>
    <w:pPr>
      <w:tabs>
        <w:tab w:val="clear" w:pos="1140"/>
        <w:tab w:val="left" w:pos="1440"/>
      </w:tabs>
      <w:ind w:left="1440" w:hanging="1440"/>
    </w:pPr>
  </w:style>
  <w:style w:type="paragraph" w:styleId="Verzeichnis9">
    <w:name w:val="toc 9"/>
    <w:basedOn w:val="Verzeichnis1"/>
    <w:next w:val="Standard"/>
    <w:uiPriority w:val="39"/>
    <w:rsid w:val="2D8F900D"/>
    <w:pPr>
      <w:ind w:left="0" w:firstLine="0"/>
    </w:pPr>
  </w:style>
  <w:style w:type="paragraph" w:customStyle="1" w:styleId="zzCopyright">
    <w:name w:val="zzCopyright"/>
    <w:basedOn w:val="Standard"/>
    <w:next w:val="Standard"/>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Textkrper-Zeileneinzug">
    <w:name w:val="Body Text Indent"/>
    <w:basedOn w:val="Standard"/>
    <w:link w:val="Textkrper-ZeileneinzugZchn"/>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Textkrper-ZeileneinzugZchn">
    <w:name w:val="Textkörper-Zeileneinzug Zchn"/>
    <w:link w:val="Textkrper-Zeileneinzug"/>
    <w:rsid w:val="003B41C3"/>
    <w:rPr>
      <w:rFonts w:ascii="Arial" w:eastAsia="Times New Roman" w:hAnsi="Arial" w:cs="Times New Roman"/>
      <w:sz w:val="20"/>
      <w:szCs w:val="20"/>
      <w:lang w:val="en-CA"/>
    </w:rPr>
  </w:style>
  <w:style w:type="paragraph" w:styleId="Textkrper2">
    <w:name w:val="Body Text 2"/>
    <w:basedOn w:val="Standard"/>
    <w:link w:val="Textkrper2Zchn"/>
    <w:rsid w:val="003B41C3"/>
    <w:pPr>
      <w:spacing w:before="120" w:after="120" w:line="240" w:lineRule="auto"/>
      <w:jc w:val="center"/>
    </w:pPr>
    <w:rPr>
      <w:rFonts w:eastAsia="Times New Roman"/>
      <w:szCs w:val="16"/>
      <w:lang w:val="en-CA"/>
    </w:rPr>
  </w:style>
  <w:style w:type="character" w:customStyle="1" w:styleId="Textkrper2Zchn">
    <w:name w:val="Textkörper 2 Zchn"/>
    <w:link w:val="Textkrper2"/>
    <w:rsid w:val="003B41C3"/>
    <w:rPr>
      <w:rFonts w:ascii="Arial" w:eastAsia="Times New Roman" w:hAnsi="Arial" w:cs="Times New Roman"/>
      <w:sz w:val="20"/>
      <w:szCs w:val="16"/>
      <w:lang w:val="en-CA"/>
    </w:rPr>
  </w:style>
  <w:style w:type="paragraph" w:styleId="Textkrper3">
    <w:name w:val="Body Text 3"/>
    <w:basedOn w:val="Standard"/>
    <w:link w:val="Textkrper3Zchn"/>
    <w:rsid w:val="003B41C3"/>
    <w:pPr>
      <w:spacing w:before="120" w:line="240" w:lineRule="auto"/>
      <w:jc w:val="center"/>
    </w:pPr>
    <w:rPr>
      <w:rFonts w:eastAsia="Times New Roman"/>
      <w:szCs w:val="10"/>
      <w:lang w:val="en-CA"/>
    </w:rPr>
  </w:style>
  <w:style w:type="character" w:customStyle="1" w:styleId="Textkrper3Zchn">
    <w:name w:val="Textkörper 3 Zchn"/>
    <w:link w:val="Textkrper3"/>
    <w:rsid w:val="003B41C3"/>
    <w:rPr>
      <w:rFonts w:ascii="Arial" w:eastAsia="Times New Roman" w:hAnsi="Arial" w:cs="Times New Roman"/>
      <w:sz w:val="16"/>
      <w:szCs w:val="10"/>
      <w:lang w:val="en-CA"/>
    </w:rPr>
  </w:style>
  <w:style w:type="paragraph" w:styleId="Umschlagadresse">
    <w:name w:val="envelope address"/>
    <w:basedOn w:val="Standard"/>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Umschlagabsenderadresse">
    <w:name w:val="envelope return"/>
    <w:basedOn w:val="Standard"/>
    <w:rsid w:val="003B41C3"/>
    <w:pPr>
      <w:spacing w:before="200" w:line="240" w:lineRule="auto"/>
    </w:pPr>
    <w:rPr>
      <w:rFonts w:eastAsia="Times New Roman" w:cs="Arial"/>
    </w:rPr>
  </w:style>
  <w:style w:type="paragraph" w:styleId="HTMLAdresse">
    <w:name w:val="HTML Address"/>
    <w:basedOn w:val="Standard"/>
    <w:link w:val="HTMLAdresseZchn"/>
    <w:rsid w:val="003B41C3"/>
    <w:pPr>
      <w:spacing w:before="200" w:line="240" w:lineRule="auto"/>
    </w:pPr>
    <w:rPr>
      <w:rFonts w:eastAsia="Times New Roman"/>
      <w:i/>
      <w:iCs/>
    </w:rPr>
  </w:style>
  <w:style w:type="character" w:customStyle="1" w:styleId="HTMLAdresseZchn">
    <w:name w:val="HTML Adresse Zchn"/>
    <w:link w:val="HTMLAdresse"/>
    <w:rsid w:val="003B41C3"/>
    <w:rPr>
      <w:rFonts w:ascii="Arial" w:eastAsia="Times New Roman" w:hAnsi="Arial" w:cs="Times New Roman"/>
      <w:i/>
      <w:iCs/>
      <w:sz w:val="20"/>
      <w:szCs w:val="20"/>
    </w:rPr>
  </w:style>
  <w:style w:type="paragraph" w:styleId="Datum">
    <w:name w:val="Date"/>
    <w:basedOn w:val="Standard"/>
    <w:next w:val="Standard"/>
    <w:link w:val="DatumZchn"/>
    <w:rsid w:val="003B41C3"/>
    <w:pPr>
      <w:spacing w:before="200" w:line="240" w:lineRule="auto"/>
    </w:pPr>
    <w:rPr>
      <w:rFonts w:eastAsia="Times New Roman"/>
    </w:rPr>
  </w:style>
  <w:style w:type="character" w:customStyle="1" w:styleId="DatumZchn">
    <w:name w:val="Datum Zchn"/>
    <w:link w:val="Datum"/>
    <w:rsid w:val="003B41C3"/>
    <w:rPr>
      <w:rFonts w:ascii="Arial" w:eastAsia="Times New Roman" w:hAnsi="Arial" w:cs="Times New Roman"/>
      <w:sz w:val="20"/>
      <w:szCs w:val="20"/>
    </w:rPr>
  </w:style>
  <w:style w:type="paragraph" w:styleId="Nachrichtenkopf">
    <w:name w:val="Message Header"/>
    <w:basedOn w:val="Standard"/>
    <w:link w:val="NachrichtenkopfZchn"/>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NachrichtenkopfZchn">
    <w:name w:val="Nachrichtenkopf Zchn"/>
    <w:link w:val="Nachrichtenkopf"/>
    <w:rsid w:val="003B41C3"/>
    <w:rPr>
      <w:rFonts w:ascii="Arial" w:eastAsia="Times New Roman" w:hAnsi="Arial" w:cs="Arial"/>
      <w:sz w:val="24"/>
      <w:szCs w:val="24"/>
      <w:shd w:val="pct20" w:color="auto" w:fill="auto"/>
    </w:rPr>
  </w:style>
  <w:style w:type="paragraph" w:styleId="Dokumentstruktur">
    <w:name w:val="Document Map"/>
    <w:basedOn w:val="Standard"/>
    <w:link w:val="DokumentstrukturZchn"/>
    <w:semiHidden/>
    <w:rsid w:val="003B41C3"/>
    <w:pPr>
      <w:shd w:val="clear" w:color="auto" w:fill="000080"/>
      <w:spacing w:before="200" w:line="240" w:lineRule="auto"/>
    </w:pPr>
    <w:rPr>
      <w:rFonts w:ascii="Tahoma" w:eastAsia="Times New Roman" w:hAnsi="Tahoma" w:cs="Tahoma"/>
    </w:rPr>
  </w:style>
  <w:style w:type="character" w:customStyle="1" w:styleId="DokumentstrukturZchn">
    <w:name w:val="Dokumentstruktur Zchn"/>
    <w:link w:val="Dokumentstruktur"/>
    <w:semiHidden/>
    <w:rsid w:val="003B41C3"/>
    <w:rPr>
      <w:rFonts w:ascii="Tahoma" w:eastAsia="Times New Roman" w:hAnsi="Tahoma" w:cs="Tahoma"/>
      <w:sz w:val="20"/>
      <w:szCs w:val="20"/>
      <w:shd w:val="clear" w:color="auto" w:fill="000080"/>
    </w:rPr>
  </w:style>
  <w:style w:type="paragraph" w:styleId="Gruformel">
    <w:name w:val="Closing"/>
    <w:basedOn w:val="Standard"/>
    <w:link w:val="GruformelZchn"/>
    <w:rsid w:val="003B41C3"/>
    <w:pPr>
      <w:spacing w:before="200" w:line="240" w:lineRule="auto"/>
      <w:ind w:left="4252"/>
    </w:pPr>
    <w:rPr>
      <w:rFonts w:eastAsia="Times New Roman"/>
    </w:rPr>
  </w:style>
  <w:style w:type="character" w:customStyle="1" w:styleId="GruformelZchn">
    <w:name w:val="Grußformel Zchn"/>
    <w:link w:val="Gruformel"/>
    <w:rsid w:val="003B41C3"/>
    <w:rPr>
      <w:rFonts w:ascii="Arial" w:eastAsia="Times New Roman" w:hAnsi="Arial" w:cs="Times New Roman"/>
      <w:sz w:val="20"/>
      <w:szCs w:val="20"/>
    </w:rPr>
  </w:style>
  <w:style w:type="paragraph" w:styleId="Index1">
    <w:name w:val="index 1"/>
    <w:basedOn w:val="Standard"/>
    <w:semiHidden/>
    <w:rsid w:val="00BF0890"/>
    <w:pPr>
      <w:spacing w:after="0" w:line="210" w:lineRule="atLeast"/>
      <w:ind w:left="142" w:hanging="142"/>
      <w:jc w:val="left"/>
    </w:pPr>
    <w:rPr>
      <w:b/>
      <w:sz w:val="18"/>
    </w:rPr>
  </w:style>
  <w:style w:type="paragraph" w:styleId="Index2">
    <w:name w:val="index 2"/>
    <w:basedOn w:val="Standard"/>
    <w:next w:val="Standard"/>
    <w:autoRedefine/>
    <w:semiHidden/>
    <w:rsid w:val="00BF0890"/>
    <w:pPr>
      <w:spacing w:line="210" w:lineRule="atLeast"/>
      <w:ind w:left="600" w:hanging="200"/>
    </w:pPr>
    <w:rPr>
      <w:b/>
      <w:sz w:val="18"/>
    </w:rPr>
  </w:style>
  <w:style w:type="paragraph" w:styleId="Index3">
    <w:name w:val="index 3"/>
    <w:basedOn w:val="Standard"/>
    <w:next w:val="Standard"/>
    <w:autoRedefine/>
    <w:semiHidden/>
    <w:rsid w:val="00BF0890"/>
    <w:pPr>
      <w:spacing w:line="220" w:lineRule="atLeast"/>
      <w:ind w:left="600" w:hanging="200"/>
    </w:pPr>
    <w:rPr>
      <w:b/>
    </w:rPr>
  </w:style>
  <w:style w:type="paragraph" w:styleId="Index4">
    <w:name w:val="index 4"/>
    <w:basedOn w:val="Standard"/>
    <w:next w:val="Standard"/>
    <w:autoRedefine/>
    <w:semiHidden/>
    <w:rsid w:val="00BF0890"/>
    <w:pPr>
      <w:spacing w:line="220" w:lineRule="atLeast"/>
      <w:ind w:left="800" w:hanging="200"/>
    </w:pPr>
    <w:rPr>
      <w:b/>
    </w:rPr>
  </w:style>
  <w:style w:type="paragraph" w:styleId="Index5">
    <w:name w:val="index 5"/>
    <w:basedOn w:val="Standard"/>
    <w:next w:val="Standard"/>
    <w:autoRedefine/>
    <w:semiHidden/>
    <w:rsid w:val="00BF0890"/>
    <w:pPr>
      <w:spacing w:line="220" w:lineRule="atLeast"/>
      <w:ind w:left="1000" w:hanging="200"/>
    </w:pPr>
    <w:rPr>
      <w:b/>
    </w:rPr>
  </w:style>
  <w:style w:type="paragraph" w:styleId="Index6">
    <w:name w:val="index 6"/>
    <w:basedOn w:val="Standard"/>
    <w:next w:val="Standard"/>
    <w:autoRedefine/>
    <w:semiHidden/>
    <w:rsid w:val="00BF0890"/>
    <w:pPr>
      <w:spacing w:line="220" w:lineRule="atLeast"/>
      <w:ind w:left="1200" w:hanging="200"/>
    </w:pPr>
    <w:rPr>
      <w:b/>
    </w:rPr>
  </w:style>
  <w:style w:type="paragraph" w:styleId="Index7">
    <w:name w:val="index 7"/>
    <w:basedOn w:val="Standard"/>
    <w:next w:val="Standard"/>
    <w:autoRedefine/>
    <w:semiHidden/>
    <w:rsid w:val="00BF0890"/>
    <w:pPr>
      <w:spacing w:line="220" w:lineRule="atLeast"/>
      <w:ind w:left="1400" w:hanging="200"/>
    </w:pPr>
    <w:rPr>
      <w:b/>
    </w:rPr>
  </w:style>
  <w:style w:type="paragraph" w:styleId="Index8">
    <w:name w:val="index 8"/>
    <w:basedOn w:val="Standard"/>
    <w:next w:val="Standard"/>
    <w:autoRedefine/>
    <w:semiHidden/>
    <w:rsid w:val="00BF0890"/>
    <w:pPr>
      <w:spacing w:line="220" w:lineRule="atLeast"/>
      <w:ind w:left="1600" w:hanging="200"/>
    </w:pPr>
    <w:rPr>
      <w:b/>
    </w:rPr>
  </w:style>
  <w:style w:type="paragraph" w:styleId="Index9">
    <w:name w:val="index 9"/>
    <w:basedOn w:val="Standard"/>
    <w:next w:val="Standard"/>
    <w:autoRedefine/>
    <w:semiHidden/>
    <w:rsid w:val="00BF0890"/>
    <w:pPr>
      <w:spacing w:line="220" w:lineRule="atLeast"/>
      <w:ind w:left="1800" w:hanging="200"/>
    </w:pPr>
    <w:rPr>
      <w:b/>
    </w:rPr>
  </w:style>
  <w:style w:type="paragraph" w:styleId="Liste">
    <w:name w:val="List"/>
    <w:basedOn w:val="Standard"/>
    <w:rsid w:val="00BF0890"/>
    <w:pPr>
      <w:ind w:left="283" w:hanging="283"/>
    </w:pPr>
  </w:style>
  <w:style w:type="paragraph" w:styleId="Liste2">
    <w:name w:val="List 2"/>
    <w:basedOn w:val="Standard"/>
    <w:rsid w:val="00BF0890"/>
    <w:pPr>
      <w:ind w:left="566" w:hanging="283"/>
    </w:pPr>
  </w:style>
  <w:style w:type="paragraph" w:styleId="Liste3">
    <w:name w:val="List 3"/>
    <w:basedOn w:val="Standard"/>
    <w:rsid w:val="00BF0890"/>
    <w:pPr>
      <w:ind w:left="849" w:hanging="283"/>
    </w:pPr>
  </w:style>
  <w:style w:type="paragraph" w:styleId="Liste4">
    <w:name w:val="List 4"/>
    <w:basedOn w:val="Standard"/>
    <w:rsid w:val="00BF0890"/>
    <w:pPr>
      <w:ind w:left="1132" w:hanging="283"/>
    </w:pPr>
  </w:style>
  <w:style w:type="paragraph" w:styleId="Liste5">
    <w:name w:val="List 5"/>
    <w:basedOn w:val="Standard"/>
    <w:rsid w:val="00BF0890"/>
    <w:pPr>
      <w:ind w:left="1415" w:hanging="283"/>
    </w:pPr>
  </w:style>
  <w:style w:type="paragraph" w:styleId="Listennummer5">
    <w:name w:val="List Number 5"/>
    <w:basedOn w:val="Standard"/>
    <w:rsid w:val="00BF0890"/>
    <w:pPr>
      <w:tabs>
        <w:tab w:val="num" w:pos="1492"/>
      </w:tabs>
      <w:ind w:left="1492" w:hanging="360"/>
    </w:pPr>
  </w:style>
  <w:style w:type="paragraph" w:styleId="Aufzhlungszeichen2">
    <w:name w:val="List Bullet 2"/>
    <w:basedOn w:val="Standard"/>
    <w:autoRedefine/>
    <w:rsid w:val="00BF0890"/>
    <w:pPr>
      <w:tabs>
        <w:tab w:val="num" w:pos="643"/>
      </w:tabs>
      <w:ind w:left="643" w:hanging="360"/>
    </w:pPr>
  </w:style>
  <w:style w:type="paragraph" w:styleId="Aufzhlungszeichen3">
    <w:name w:val="List Bullet 3"/>
    <w:basedOn w:val="Standard"/>
    <w:autoRedefine/>
    <w:rsid w:val="00BF0890"/>
    <w:pPr>
      <w:tabs>
        <w:tab w:val="num" w:pos="926"/>
      </w:tabs>
      <w:ind w:left="926" w:hanging="360"/>
    </w:pPr>
  </w:style>
  <w:style w:type="paragraph" w:styleId="Aufzhlungszeichen4">
    <w:name w:val="List Bullet 4"/>
    <w:basedOn w:val="Standard"/>
    <w:autoRedefine/>
    <w:rsid w:val="00BF0890"/>
    <w:pPr>
      <w:tabs>
        <w:tab w:val="num" w:pos="1209"/>
      </w:tabs>
      <w:ind w:left="1209" w:hanging="360"/>
    </w:pPr>
  </w:style>
  <w:style w:type="paragraph" w:styleId="Aufzhlungszeichen5">
    <w:name w:val="List Bullet 5"/>
    <w:basedOn w:val="Standard"/>
    <w:autoRedefine/>
    <w:rsid w:val="00BF0890"/>
    <w:pPr>
      <w:numPr>
        <w:numId w:val="16"/>
      </w:numPr>
      <w:tabs>
        <w:tab w:val="clear" w:pos="360"/>
        <w:tab w:val="num" w:pos="1492"/>
      </w:tabs>
    </w:pPr>
  </w:style>
  <w:style w:type="paragraph" w:styleId="Listenfortsetzung">
    <w:name w:val="List Continue"/>
    <w:basedOn w:val="Standard"/>
    <w:rsid w:val="00BF0890"/>
    <w:pPr>
      <w:tabs>
        <w:tab w:val="left" w:pos="400"/>
      </w:tabs>
      <w:ind w:left="400" w:hanging="400"/>
    </w:pPr>
  </w:style>
  <w:style w:type="paragraph" w:styleId="Listenfortsetzung2">
    <w:name w:val="List Continue 2"/>
    <w:basedOn w:val="Listenfortsetzung"/>
    <w:rsid w:val="00BF0890"/>
    <w:pPr>
      <w:numPr>
        <w:ilvl w:val="1"/>
        <w:numId w:val="17"/>
      </w:numPr>
      <w:tabs>
        <w:tab w:val="clear" w:pos="400"/>
        <w:tab w:val="left" w:pos="800"/>
      </w:tabs>
    </w:pPr>
  </w:style>
  <w:style w:type="paragraph" w:styleId="Listenfortsetzung3">
    <w:name w:val="List Continue 3"/>
    <w:basedOn w:val="Listenfortsetzung"/>
    <w:rsid w:val="00BF0890"/>
    <w:pPr>
      <w:numPr>
        <w:ilvl w:val="2"/>
        <w:numId w:val="17"/>
      </w:numPr>
      <w:tabs>
        <w:tab w:val="clear" w:pos="400"/>
        <w:tab w:val="left" w:pos="1200"/>
      </w:tabs>
    </w:pPr>
  </w:style>
  <w:style w:type="paragraph" w:styleId="Listenfortsetzung4">
    <w:name w:val="List Continue 4"/>
    <w:basedOn w:val="Listenfortsetzung"/>
    <w:rsid w:val="00BF0890"/>
    <w:pPr>
      <w:numPr>
        <w:numId w:val="18"/>
      </w:numPr>
      <w:tabs>
        <w:tab w:val="clear" w:pos="360"/>
        <w:tab w:val="clear" w:pos="400"/>
        <w:tab w:val="left" w:pos="1600"/>
      </w:tabs>
    </w:pPr>
  </w:style>
  <w:style w:type="paragraph" w:styleId="Listenfortsetzung5">
    <w:name w:val="List Continue 5"/>
    <w:basedOn w:val="Standard"/>
    <w:rsid w:val="00BF0890"/>
    <w:pPr>
      <w:spacing w:after="120"/>
      <w:ind w:left="1415"/>
    </w:pPr>
  </w:style>
  <w:style w:type="paragraph" w:styleId="StandardWeb">
    <w:name w:val="Normal (Web)"/>
    <w:basedOn w:val="Standard"/>
    <w:link w:val="StandardWebZchn"/>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Standard"/>
    <w:rsid w:val="003B41C3"/>
    <w:pPr>
      <w:spacing w:before="200" w:after="120" w:line="240" w:lineRule="auto"/>
      <w:ind w:left="1440" w:right="1440"/>
    </w:pPr>
    <w:rPr>
      <w:rFonts w:eastAsia="Times New Roman"/>
    </w:rPr>
  </w:style>
  <w:style w:type="paragraph" w:styleId="Endnotentext">
    <w:name w:val="endnote text"/>
    <w:basedOn w:val="Standard"/>
    <w:link w:val="EndnotentextZchn"/>
    <w:semiHidden/>
    <w:rsid w:val="003B41C3"/>
    <w:pPr>
      <w:spacing w:before="200" w:line="240" w:lineRule="auto"/>
    </w:pPr>
    <w:rPr>
      <w:rFonts w:eastAsia="Times New Roman"/>
    </w:rPr>
  </w:style>
  <w:style w:type="character" w:customStyle="1" w:styleId="EndnotentextZchn">
    <w:name w:val="Endnotentext Zchn"/>
    <w:link w:val="Endnotentext"/>
    <w:semiHidden/>
    <w:rsid w:val="003B41C3"/>
    <w:rPr>
      <w:rFonts w:ascii="Arial" w:eastAsia="Times New Roman" w:hAnsi="Arial" w:cs="Times New Roman"/>
      <w:sz w:val="20"/>
      <w:szCs w:val="20"/>
    </w:rPr>
  </w:style>
  <w:style w:type="paragraph" w:styleId="HTMLVorformatiert">
    <w:name w:val="HTML Preformatted"/>
    <w:basedOn w:val="Standard"/>
    <w:link w:val="HTMLVorformatiertZchn"/>
    <w:rsid w:val="003B41C3"/>
    <w:pPr>
      <w:spacing w:before="200" w:line="240" w:lineRule="auto"/>
    </w:pPr>
    <w:rPr>
      <w:rFonts w:ascii="Courier New" w:eastAsia="Times New Roman" w:hAnsi="Courier New" w:cs="Courier New"/>
    </w:rPr>
  </w:style>
  <w:style w:type="character" w:customStyle="1" w:styleId="HTMLVorformatiertZchn">
    <w:name w:val="HTML Vorformatiert Zchn"/>
    <w:link w:val="HTMLVorformatiert"/>
    <w:rsid w:val="003B41C3"/>
    <w:rPr>
      <w:rFonts w:ascii="Courier New" w:eastAsia="Times New Roman" w:hAnsi="Courier New" w:cs="Courier New"/>
      <w:sz w:val="20"/>
      <w:szCs w:val="20"/>
    </w:rPr>
  </w:style>
  <w:style w:type="paragraph" w:styleId="Textkrper-Erstzeileneinzug">
    <w:name w:val="Body Text First Indent"/>
    <w:basedOn w:val="Textkrper"/>
    <w:link w:val="Textkrper-ErstzeileneinzugZchn"/>
    <w:rsid w:val="003B41C3"/>
    <w:pPr>
      <w:spacing w:before="200" w:line="240" w:lineRule="auto"/>
      <w:ind w:left="567" w:firstLine="210"/>
    </w:pPr>
    <w:rPr>
      <w:rFonts w:ascii="Arial" w:eastAsia="Times New Roman" w:hAnsi="Arial"/>
      <w:sz w:val="22"/>
    </w:rPr>
  </w:style>
  <w:style w:type="character" w:customStyle="1" w:styleId="Textkrper-ErstzeileneinzugZchn">
    <w:name w:val="Textkörper-Erstzeileneinzug Zchn"/>
    <w:link w:val="Textkrper-Erstzeileneinzug"/>
    <w:rsid w:val="003B41C3"/>
    <w:rPr>
      <w:rFonts w:ascii="Arial" w:eastAsia="Times New Roman" w:hAnsi="Arial" w:cs="Times New Roman"/>
      <w:sz w:val="18"/>
    </w:rPr>
  </w:style>
  <w:style w:type="paragraph" w:styleId="Textkrper-Einzug2">
    <w:name w:val="Body Text Indent 2"/>
    <w:basedOn w:val="Standard"/>
    <w:link w:val="Textkrper-Einzug2Zchn"/>
    <w:rsid w:val="003B41C3"/>
    <w:pPr>
      <w:spacing w:before="200" w:after="120" w:line="480" w:lineRule="auto"/>
      <w:ind w:left="283"/>
    </w:pPr>
    <w:rPr>
      <w:rFonts w:eastAsia="Times New Roman"/>
    </w:rPr>
  </w:style>
  <w:style w:type="character" w:customStyle="1" w:styleId="Textkrper-Einzug2Zchn">
    <w:name w:val="Textkörper-Einzug 2 Zchn"/>
    <w:link w:val="Textkrper-Einzug2"/>
    <w:rsid w:val="003B41C3"/>
    <w:rPr>
      <w:rFonts w:ascii="Arial" w:eastAsia="Times New Roman" w:hAnsi="Arial" w:cs="Times New Roman"/>
      <w:sz w:val="20"/>
      <w:szCs w:val="20"/>
    </w:rPr>
  </w:style>
  <w:style w:type="paragraph" w:styleId="Textkrper-Einzug3">
    <w:name w:val="Body Text Indent 3"/>
    <w:basedOn w:val="Standard"/>
    <w:link w:val="Textkrper-Einzug3Zchn"/>
    <w:rsid w:val="003B41C3"/>
    <w:pPr>
      <w:spacing w:before="200" w:after="120" w:line="240" w:lineRule="auto"/>
      <w:ind w:left="283"/>
    </w:pPr>
    <w:rPr>
      <w:rFonts w:eastAsia="Times New Roman"/>
      <w:szCs w:val="16"/>
    </w:rPr>
  </w:style>
  <w:style w:type="character" w:customStyle="1" w:styleId="Textkrper-Einzug3Zchn">
    <w:name w:val="Textkörper-Einzug 3 Zchn"/>
    <w:link w:val="Textkrper-Einzug3"/>
    <w:rsid w:val="003B41C3"/>
    <w:rPr>
      <w:rFonts w:ascii="Arial" w:eastAsia="Times New Roman" w:hAnsi="Arial" w:cs="Times New Roman"/>
      <w:sz w:val="16"/>
      <w:szCs w:val="16"/>
    </w:rPr>
  </w:style>
  <w:style w:type="paragraph" w:styleId="Textkrper-Erstzeileneinzug2">
    <w:name w:val="Body Text First Indent 2"/>
    <w:basedOn w:val="Textkrper-Zeileneinzug"/>
    <w:link w:val="Textkrper-Erstzeileneinzug2Zchn"/>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Textkrper-Erstzeileneinzug2Zchn">
    <w:name w:val="Textkörper-Erstzeileneinzug 2 Zchn"/>
    <w:link w:val="Textkrper-Erstzeileneinzug2"/>
    <w:rsid w:val="003B41C3"/>
    <w:rPr>
      <w:rFonts w:ascii="Arial" w:eastAsia="Times New Roman" w:hAnsi="Arial" w:cs="Times New Roman"/>
      <w:sz w:val="20"/>
      <w:szCs w:val="20"/>
      <w:lang w:val="en-CA"/>
    </w:rPr>
  </w:style>
  <w:style w:type="paragraph" w:styleId="Standardeinzug">
    <w:name w:val="Normal Indent"/>
    <w:basedOn w:val="Standard"/>
    <w:rsid w:val="00112BD8"/>
    <w:pPr>
      <w:ind w:left="708"/>
    </w:pPr>
  </w:style>
  <w:style w:type="paragraph" w:styleId="Anrede">
    <w:name w:val="Salutation"/>
    <w:basedOn w:val="Standard"/>
    <w:next w:val="Standard"/>
    <w:link w:val="AnredeZchn"/>
    <w:rsid w:val="003B41C3"/>
    <w:pPr>
      <w:spacing w:before="200" w:line="240" w:lineRule="auto"/>
    </w:pPr>
    <w:rPr>
      <w:rFonts w:eastAsia="Times New Roman"/>
    </w:rPr>
  </w:style>
  <w:style w:type="character" w:customStyle="1" w:styleId="AnredeZchn">
    <w:name w:val="Anrede Zchn"/>
    <w:link w:val="Anrede"/>
    <w:rsid w:val="003B41C3"/>
    <w:rPr>
      <w:rFonts w:ascii="Arial" w:eastAsia="Times New Roman" w:hAnsi="Arial" w:cs="Times New Roman"/>
      <w:sz w:val="20"/>
      <w:szCs w:val="20"/>
    </w:rPr>
  </w:style>
  <w:style w:type="paragraph" w:styleId="Unterschrift">
    <w:name w:val="Signature"/>
    <w:basedOn w:val="Standard"/>
    <w:link w:val="UnterschriftZchn"/>
    <w:rsid w:val="003B41C3"/>
    <w:pPr>
      <w:spacing w:before="200" w:line="240" w:lineRule="auto"/>
      <w:ind w:left="4252"/>
    </w:pPr>
    <w:rPr>
      <w:rFonts w:eastAsia="Times New Roman"/>
    </w:rPr>
  </w:style>
  <w:style w:type="character" w:customStyle="1" w:styleId="UnterschriftZchn">
    <w:name w:val="Unterschrift Zchn"/>
    <w:link w:val="Unterschrift"/>
    <w:rsid w:val="003B41C3"/>
    <w:rPr>
      <w:rFonts w:ascii="Arial" w:eastAsia="Times New Roman" w:hAnsi="Arial" w:cs="Times New Roman"/>
      <w:sz w:val="20"/>
      <w:szCs w:val="20"/>
    </w:rPr>
  </w:style>
  <w:style w:type="paragraph" w:styleId="E-Mail-Signatur">
    <w:name w:val="E-mail Signature"/>
    <w:basedOn w:val="Standard"/>
    <w:link w:val="E-Mail-SignaturZchn"/>
    <w:rsid w:val="003B41C3"/>
    <w:pPr>
      <w:spacing w:before="200" w:line="240" w:lineRule="auto"/>
    </w:pPr>
    <w:rPr>
      <w:rFonts w:eastAsia="Times New Roman"/>
    </w:rPr>
  </w:style>
  <w:style w:type="character" w:customStyle="1" w:styleId="E-Mail-SignaturZchn">
    <w:name w:val="E-Mail-Signatur Zchn"/>
    <w:link w:val="E-Mail-Signatur"/>
    <w:rsid w:val="003B41C3"/>
    <w:rPr>
      <w:rFonts w:ascii="Arial" w:eastAsia="Times New Roman" w:hAnsi="Arial" w:cs="Times New Roman"/>
      <w:sz w:val="20"/>
      <w:szCs w:val="20"/>
    </w:rPr>
  </w:style>
  <w:style w:type="paragraph" w:styleId="Untertitel">
    <w:name w:val="Subtitle"/>
    <w:basedOn w:val="Standard"/>
    <w:link w:val="UntertitelZchn"/>
    <w:uiPriority w:val="11"/>
    <w:qFormat/>
    <w:rsid w:val="003B41C3"/>
    <w:pPr>
      <w:keepNext/>
      <w:spacing w:after="120" w:line="240" w:lineRule="auto"/>
      <w:jc w:val="center"/>
    </w:pPr>
    <w:rPr>
      <w:rFonts w:eastAsia="Times New Roman" w:cs="Arial"/>
      <w:color w:val="365F91"/>
      <w:sz w:val="24"/>
      <w:szCs w:val="24"/>
    </w:rPr>
  </w:style>
  <w:style w:type="character" w:customStyle="1" w:styleId="UntertitelZchn">
    <w:name w:val="Untertitel Zchn"/>
    <w:link w:val="Untertitel"/>
    <w:uiPriority w:val="11"/>
    <w:rsid w:val="003B41C3"/>
    <w:rPr>
      <w:rFonts w:ascii="Arial" w:eastAsia="Times New Roman" w:hAnsi="Arial" w:cs="Arial"/>
      <w:color w:val="365F91"/>
      <w:sz w:val="24"/>
      <w:szCs w:val="24"/>
    </w:rPr>
  </w:style>
  <w:style w:type="paragraph" w:styleId="Abbildungsverzeichnis">
    <w:name w:val="table of figures"/>
    <w:basedOn w:val="Standard"/>
    <w:next w:val="Standard"/>
    <w:semiHidden/>
    <w:rsid w:val="003B41C3"/>
    <w:pPr>
      <w:spacing w:before="200" w:line="240" w:lineRule="auto"/>
      <w:ind w:left="400" w:hanging="400"/>
    </w:pPr>
    <w:rPr>
      <w:rFonts w:eastAsia="Times New Roman"/>
    </w:rPr>
  </w:style>
  <w:style w:type="paragraph" w:styleId="Rechtsgrundlagenverzeichnis">
    <w:name w:val="table of authorities"/>
    <w:basedOn w:val="Standard"/>
    <w:next w:val="Standard"/>
    <w:semiHidden/>
    <w:rsid w:val="003B41C3"/>
    <w:pPr>
      <w:spacing w:before="200" w:line="240" w:lineRule="auto"/>
      <w:ind w:left="200" w:hanging="200"/>
    </w:pPr>
    <w:rPr>
      <w:rFonts w:eastAsia="Times New Roman"/>
    </w:rPr>
  </w:style>
  <w:style w:type="paragraph" w:styleId="NurText">
    <w:name w:val="Plain Text"/>
    <w:basedOn w:val="Standard"/>
    <w:link w:val="NurTextZchn"/>
    <w:rsid w:val="003B41C3"/>
    <w:pPr>
      <w:spacing w:before="200" w:line="240" w:lineRule="auto"/>
    </w:pPr>
    <w:rPr>
      <w:rFonts w:ascii="Courier New" w:eastAsia="Times New Roman" w:hAnsi="Courier New" w:cs="Courier New"/>
    </w:rPr>
  </w:style>
  <w:style w:type="character" w:customStyle="1" w:styleId="NurTextZchn">
    <w:name w:val="Nur Text Zchn"/>
    <w:link w:val="NurText"/>
    <w:rsid w:val="003B41C3"/>
    <w:rPr>
      <w:rFonts w:ascii="Courier New" w:eastAsia="Times New Roman" w:hAnsi="Courier New" w:cs="Courier New"/>
      <w:sz w:val="20"/>
      <w:szCs w:val="20"/>
    </w:rPr>
  </w:style>
  <w:style w:type="paragraph" w:styleId="Makrotext">
    <w:name w:val="macro"/>
    <w:link w:val="MakrotextZchn"/>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krotextZchn">
    <w:name w:val="Makrotext Zchn"/>
    <w:link w:val="Makrotext"/>
    <w:semiHidden/>
    <w:rsid w:val="003B41C3"/>
    <w:rPr>
      <w:rFonts w:ascii="Courier New" w:eastAsia="Times New Roman" w:hAnsi="Courier New" w:cs="Courier New"/>
      <w:sz w:val="20"/>
      <w:szCs w:val="20"/>
    </w:rPr>
  </w:style>
  <w:style w:type="paragraph" w:styleId="Fu-Endnotenberschrift">
    <w:name w:val="Note Heading"/>
    <w:basedOn w:val="Standard"/>
    <w:next w:val="Standard"/>
    <w:link w:val="Fu-EndnotenberschriftZchn"/>
    <w:rsid w:val="003B41C3"/>
    <w:pPr>
      <w:spacing w:before="200" w:line="240" w:lineRule="auto"/>
    </w:pPr>
    <w:rPr>
      <w:rFonts w:eastAsia="Times New Roman"/>
    </w:rPr>
  </w:style>
  <w:style w:type="character" w:customStyle="1" w:styleId="Fu-EndnotenberschriftZchn">
    <w:name w:val="Fuß/-Endnotenüberschrift Zchn"/>
    <w:link w:val="Fu-Endnotenberschrift"/>
    <w:rsid w:val="003B41C3"/>
    <w:rPr>
      <w:rFonts w:ascii="Arial" w:eastAsia="Times New Roman" w:hAnsi="Arial" w:cs="Times New Roman"/>
      <w:sz w:val="20"/>
      <w:szCs w:val="20"/>
    </w:rPr>
  </w:style>
  <w:style w:type="paragraph" w:styleId="Indexberschrift">
    <w:name w:val="index heading"/>
    <w:basedOn w:val="Standard"/>
    <w:next w:val="Index1"/>
    <w:semiHidden/>
    <w:rsid w:val="00BF0890"/>
    <w:pPr>
      <w:keepNext/>
      <w:spacing w:before="400" w:after="210"/>
      <w:jc w:val="center"/>
    </w:pPr>
  </w:style>
  <w:style w:type="paragraph" w:styleId="RGV-berschrift">
    <w:name w:val="toa heading"/>
    <w:basedOn w:val="Standard"/>
    <w:next w:val="Standard"/>
    <w:semiHidden/>
    <w:rsid w:val="003B41C3"/>
    <w:pPr>
      <w:spacing w:before="120" w:line="240" w:lineRule="auto"/>
    </w:pPr>
    <w:rPr>
      <w:rFonts w:eastAsia="Times New Roman" w:cs="Arial"/>
      <w:b/>
      <w:bCs/>
      <w:sz w:val="24"/>
      <w:szCs w:val="24"/>
    </w:rPr>
  </w:style>
  <w:style w:type="character" w:styleId="Besucht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Fett">
    <w:name w:val="Strong"/>
    <w:uiPriority w:val="22"/>
    <w:qFormat/>
    <w:rsid w:val="003B41C3"/>
    <w:rPr>
      <w:b/>
      <w:bCs/>
    </w:rPr>
  </w:style>
  <w:style w:type="paragraph" w:customStyle="1" w:styleId="Style1">
    <w:name w:val="Style1"/>
    <w:basedOn w:val="berschrift1"/>
    <w:rsid w:val="003B41C3"/>
    <w:pPr>
      <w:tabs>
        <w:tab w:val="num" w:pos="522"/>
      </w:tabs>
      <w:spacing w:before="360" w:after="120" w:line="240" w:lineRule="auto"/>
      <w:ind w:left="522"/>
    </w:pPr>
    <w:rPr>
      <w:bCs w:val="0"/>
      <w:kern w:val="32"/>
      <w:lang w:val="en-CA"/>
    </w:rPr>
  </w:style>
  <w:style w:type="paragraph" w:customStyle="1" w:styleId="Style2">
    <w:name w:val="Style2"/>
    <w:basedOn w:val="berschrift1"/>
    <w:rsid w:val="003B41C3"/>
    <w:pPr>
      <w:numPr>
        <w:numId w:val="3"/>
      </w:numPr>
      <w:spacing w:before="360" w:after="120" w:line="240" w:lineRule="auto"/>
    </w:pPr>
    <w:rPr>
      <w:bCs w:val="0"/>
      <w:kern w:val="32"/>
      <w:lang w:val="en-CA"/>
    </w:rPr>
  </w:style>
  <w:style w:type="paragraph" w:customStyle="1" w:styleId="Style3">
    <w:name w:val="Style3"/>
    <w:basedOn w:val="Style1"/>
    <w:rsid w:val="003B41C3"/>
    <w:pPr>
      <w:numPr>
        <w:numId w:val="2"/>
      </w:numPr>
    </w:pPr>
  </w:style>
  <w:style w:type="paragraph" w:customStyle="1" w:styleId="headercell">
    <w:name w:val="headercell"/>
    <w:basedOn w:val="Standard"/>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Standard"/>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Standard"/>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Standard"/>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Standard"/>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Standard"/>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Standard"/>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Standard"/>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Standard"/>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Standard"/>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Standard"/>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Standard"/>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Standard"/>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Standard"/>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Standard"/>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Standard"/>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Standard"/>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Standard"/>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Standard"/>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Standard"/>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Standard"/>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Standard"/>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Standard"/>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Standard"/>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Standard"/>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Standard"/>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Standard"/>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Standard"/>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Standard"/>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Standard"/>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Standard"/>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Standard"/>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Standard"/>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Hervorhebung">
    <w:name w:val="Emphasis"/>
    <w:uiPriority w:val="20"/>
    <w:qFormat/>
    <w:rsid w:val="003B41C3"/>
    <w:rPr>
      <w:b/>
      <w:bCs/>
      <w:i w:val="0"/>
      <w:iCs w:val="0"/>
    </w:rPr>
  </w:style>
  <w:style w:type="character" w:customStyle="1" w:styleId="highlightedsearchterm">
    <w:name w:val="highlightedsearchterm"/>
    <w:basedOn w:val="Absatz-Standardschriftart"/>
    <w:rsid w:val="003B41C3"/>
  </w:style>
  <w:style w:type="paragraph" w:customStyle="1" w:styleId="StyleBodyText11pt">
    <w:name w:val="Style Body Text + 11 pt"/>
    <w:basedOn w:val="Textkrper"/>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Standard"/>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Standard"/>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Textkrper"/>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Standard"/>
    <w:next w:val="Standard"/>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berschrift1"/>
    <w:qFormat/>
    <w:rsid w:val="003B41C3"/>
    <w:pPr>
      <w:spacing w:after="120" w:line="240" w:lineRule="auto"/>
      <w:ind w:left="90"/>
    </w:pPr>
    <w:rPr>
      <w:bCs w:val="0"/>
      <w:kern w:val="32"/>
      <w:szCs w:val="28"/>
      <w:lang w:val="en-CA"/>
    </w:rPr>
  </w:style>
  <w:style w:type="paragraph" w:styleId="Inhaltsverzeichnisberschrift">
    <w:name w:val="TOC Heading"/>
    <w:basedOn w:val="berschrift1"/>
    <w:next w:val="Standard"/>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NormaleTabelle"/>
    <w:next w:val="Tabellenraster"/>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FarbigeSchattierung-Akzent1">
    <w:name w:val="Colorful Shading Accent 1"/>
    <w:basedOn w:val="NormaleTabelle"/>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Standard"/>
    <w:qFormat/>
    <w:rsid w:val="003B41C3"/>
    <w:pPr>
      <w:spacing w:line="240" w:lineRule="auto"/>
    </w:pPr>
    <w:rPr>
      <w:b/>
      <w:color w:val="365F91"/>
      <w:sz w:val="24"/>
      <w:lang w:val="en-GB"/>
    </w:rPr>
  </w:style>
  <w:style w:type="paragraph" w:customStyle="1" w:styleId="Tabletype">
    <w:name w:val="Table type"/>
    <w:basedOn w:val="Standard"/>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berarbeitung">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e"/>
    <w:qFormat/>
    <w:rsid w:val="003B41C3"/>
    <w:pPr>
      <w:numPr>
        <w:numId w:val="4"/>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Standard"/>
    <w:rsid w:val="003B41C3"/>
  </w:style>
  <w:style w:type="paragraph" w:customStyle="1" w:styleId="AppH-1">
    <w:name w:val="AppH-1"/>
    <w:basedOn w:val="berschrift2"/>
    <w:rsid w:val="003B41C3"/>
    <w:pPr>
      <w:spacing w:after="80" w:line="240" w:lineRule="auto"/>
    </w:pPr>
    <w:rPr>
      <w:bCs w:val="0"/>
      <w:iCs/>
    </w:rPr>
  </w:style>
  <w:style w:type="paragraph" w:customStyle="1" w:styleId="Annex-F-2">
    <w:name w:val="Annex-F-2"/>
    <w:basedOn w:val="berschrift3"/>
    <w:next w:val="Textkrper"/>
    <w:uiPriority w:val="1"/>
    <w:qFormat/>
    <w:rsid w:val="2D8F900D"/>
    <w:rPr>
      <w:rFonts w:cs="Arial"/>
    </w:rPr>
  </w:style>
  <w:style w:type="paragraph" w:customStyle="1" w:styleId="AppH-C">
    <w:name w:val="AppH-C"/>
    <w:basedOn w:val="berschrift2"/>
    <w:next w:val="Textkrper"/>
    <w:link w:val="AppH-CChar"/>
    <w:qFormat/>
    <w:rsid w:val="003B41C3"/>
    <w:pPr>
      <w:spacing w:after="80" w:line="240" w:lineRule="auto"/>
    </w:pPr>
    <w:rPr>
      <w:bCs w:val="0"/>
      <w:iCs/>
    </w:rPr>
  </w:style>
  <w:style w:type="paragraph" w:customStyle="1" w:styleId="Annex-F-7">
    <w:name w:val="Annex-F-7"/>
    <w:basedOn w:val="berschrift2"/>
    <w:next w:val="Textkrper"/>
    <w:link w:val="Annex-F-7Char"/>
    <w:rsid w:val="00E901C0"/>
    <w:pPr>
      <w:spacing w:after="80" w:line="240" w:lineRule="auto"/>
    </w:pPr>
    <w:rPr>
      <w:bCs w:val="0"/>
      <w:iCs/>
    </w:rPr>
  </w:style>
  <w:style w:type="paragraph" w:customStyle="1" w:styleId="AppH-E">
    <w:name w:val="AppH-E"/>
    <w:basedOn w:val="berschrift2"/>
    <w:next w:val="Textkrper"/>
    <w:qFormat/>
    <w:rsid w:val="003B41C3"/>
    <w:pPr>
      <w:numPr>
        <w:numId w:val="7"/>
      </w:numPr>
      <w:tabs>
        <w:tab w:val="left" w:pos="851"/>
      </w:tabs>
      <w:spacing w:after="80" w:line="240" w:lineRule="auto"/>
      <w:ind w:left="709" w:hanging="425"/>
    </w:pPr>
    <w:rPr>
      <w:bCs w:val="0"/>
      <w:iCs/>
    </w:rPr>
  </w:style>
  <w:style w:type="numbering" w:customStyle="1" w:styleId="Style4">
    <w:name w:val="Style4"/>
    <w:uiPriority w:val="99"/>
    <w:rsid w:val="003B41C3"/>
    <w:pPr>
      <w:numPr>
        <w:numId w:val="6"/>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Standard"/>
    <w:rsid w:val="005A0747"/>
    <w:pPr>
      <w:spacing w:before="240" w:after="120" w:line="240" w:lineRule="auto"/>
      <w:ind w:left="1440" w:right="1440"/>
      <w:jc w:val="center"/>
    </w:pPr>
    <w:rPr>
      <w:rFonts w:eastAsia="Times New Roman"/>
      <w:b/>
      <w:lang w:val="en-GB" w:eastAsia="zh-CN"/>
    </w:rPr>
  </w:style>
  <w:style w:type="table" w:styleId="TabelleRaster1">
    <w:name w:val="Table Grid 1"/>
    <w:basedOn w:val="NormaleTabelle"/>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Standard"/>
    <w:rsid w:val="00BF0890"/>
    <w:pPr>
      <w:spacing w:after="0" w:line="240" w:lineRule="auto"/>
      <w:jc w:val="left"/>
    </w:pPr>
    <w:rPr>
      <w:rFonts w:eastAsia="Times New Roman"/>
      <w:b/>
      <w:sz w:val="28"/>
      <w:lang w:val="en-GB" w:eastAsia="zh-CN"/>
    </w:rPr>
  </w:style>
  <w:style w:type="paragraph" w:customStyle="1" w:styleId="Fig-Caption">
    <w:name w:val="Fig-Caption"/>
    <w:basedOn w:val="Standard"/>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Standard"/>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Standard"/>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berschrift4"/>
    <w:link w:val="Annex-F-3Char"/>
    <w:qFormat/>
    <w:rsid w:val="00157D93"/>
  </w:style>
  <w:style w:type="paragraph" w:customStyle="1" w:styleId="Annex-F-4">
    <w:name w:val="Annex-F-4"/>
    <w:basedOn w:val="Annex-F-3"/>
    <w:link w:val="Annex-F-4Char"/>
    <w:qFormat/>
    <w:rsid w:val="00157D93"/>
    <w:pPr>
      <w:numPr>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berschrift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9"/>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8"/>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StandardWebZchn">
    <w:name w:val="Standard (Web) Zchn"/>
    <w:link w:val="StandardWeb"/>
    <w:uiPriority w:val="99"/>
    <w:rsid w:val="00F11C3E"/>
    <w:rPr>
      <w:rFonts w:ascii="Times New Roman" w:eastAsia="Times New Roman" w:hAnsi="Times New Roman" w:cs="Times New Roman"/>
      <w:sz w:val="24"/>
      <w:szCs w:val="24"/>
    </w:rPr>
  </w:style>
  <w:style w:type="paragraph" w:customStyle="1" w:styleId="cross-reference">
    <w:name w:val="cross-reference"/>
    <w:basedOn w:val="Standard"/>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Standard"/>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NormaleTabelle"/>
    <w:next w:val="Tabellenraster"/>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NormaleTabelle"/>
    <w:next w:val="Tabellenraster"/>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10"/>
      </w:numPr>
      <w:ind w:left="432" w:hanging="432"/>
    </w:pPr>
  </w:style>
  <w:style w:type="paragraph" w:customStyle="1" w:styleId="AnnexD">
    <w:name w:val="Annex D"/>
    <w:basedOn w:val="berschrift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berschrift1Zchn"/>
    <w:link w:val="AnnexD"/>
    <w:rsid w:val="00D02374"/>
    <w:rPr>
      <w:rFonts w:ascii="Arial" w:eastAsia="MS Mincho" w:hAnsi="Arial"/>
      <w:b/>
      <w:bCs/>
      <w:sz w:val="24"/>
      <w:lang w:val="en-AU" w:eastAsia="ja-JP"/>
    </w:rPr>
  </w:style>
  <w:style w:type="paragraph" w:customStyle="1" w:styleId="11">
    <w:name w:val=".1.1."/>
    <w:basedOn w:val="berschrift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NormaleTabelle"/>
    <w:next w:val="Tabellenraster"/>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berschrift2Zchn"/>
    <w:link w:val="11"/>
    <w:rsid w:val="00D02374"/>
    <w:rPr>
      <w:rFonts w:ascii="Arial" w:eastAsia="MS Mincho" w:hAnsi="Arial"/>
      <w:b/>
      <w:bCs/>
      <w:sz w:val="22"/>
      <w:lang w:val="en-AU" w:eastAsia="ja-JP"/>
    </w:rPr>
  </w:style>
  <w:style w:type="table" w:customStyle="1" w:styleId="TableGrid5">
    <w:name w:val="Table Grid5"/>
    <w:basedOn w:val="NormaleTabelle"/>
    <w:next w:val="Tabellenraster"/>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NormaleTabelle"/>
    <w:next w:val="Tabellenraster"/>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NormaleTabelle"/>
    <w:next w:val="Tabellenraster"/>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KeineListe"/>
    <w:uiPriority w:val="99"/>
    <w:semiHidden/>
    <w:unhideWhenUsed/>
    <w:rsid w:val="00DE379F"/>
  </w:style>
  <w:style w:type="paragraph" w:customStyle="1" w:styleId="ANNEXN">
    <w:name w:val="ANNEXN"/>
    <w:basedOn w:val="ANNEX"/>
    <w:next w:val="Standard"/>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Standard"/>
    <w:rsid w:val="00DE379F"/>
    <w:pPr>
      <w:numPr>
        <w:numId w:val="11"/>
      </w:numPr>
      <w:spacing w:before="0" w:after="760" w:line="310" w:lineRule="exact"/>
      <w:jc w:val="center"/>
    </w:pPr>
    <w:rPr>
      <w:rFonts w:eastAsia="Calibri"/>
      <w:kern w:val="0"/>
      <w:lang w:val="en-US"/>
    </w:rPr>
  </w:style>
  <w:style w:type="paragraph" w:customStyle="1" w:styleId="Bibliography2">
    <w:name w:val="Bibliography2"/>
    <w:basedOn w:val="Standard"/>
    <w:rsid w:val="00DE379F"/>
    <w:pPr>
      <w:tabs>
        <w:tab w:val="left" w:pos="660"/>
      </w:tabs>
    </w:pPr>
    <w:rPr>
      <w:szCs w:val="24"/>
    </w:rPr>
  </w:style>
  <w:style w:type="paragraph" w:customStyle="1" w:styleId="Definition">
    <w:name w:val="Definition"/>
    <w:basedOn w:val="Standard"/>
    <w:next w:val="Standard"/>
    <w:rsid w:val="00DE379F"/>
    <w:rPr>
      <w:szCs w:val="24"/>
    </w:rPr>
  </w:style>
  <w:style w:type="character" w:customStyle="1" w:styleId="Defterms">
    <w:name w:val="Defterms"/>
    <w:rsid w:val="00DE379F"/>
    <w:rPr>
      <w:noProof w:val="0"/>
      <w:color w:val="auto"/>
      <w:lang w:val="fr-FR"/>
    </w:rPr>
  </w:style>
  <w:style w:type="paragraph" w:customStyle="1" w:styleId="dl">
    <w:name w:val="dl"/>
    <w:basedOn w:val="Standard"/>
    <w:rsid w:val="00DE379F"/>
    <w:pPr>
      <w:ind w:left="800" w:hanging="400"/>
    </w:pPr>
    <w:rPr>
      <w:szCs w:val="24"/>
    </w:rPr>
  </w:style>
  <w:style w:type="character" w:styleId="Endnotenzeichen">
    <w:name w:val="endnote reference"/>
    <w:semiHidden/>
    <w:rsid w:val="00DE379F"/>
    <w:rPr>
      <w:noProof w:val="0"/>
      <w:vertAlign w:val="superscript"/>
      <w:lang w:val="fr-FR"/>
    </w:rPr>
  </w:style>
  <w:style w:type="paragraph" w:customStyle="1" w:styleId="Example">
    <w:name w:val="Example"/>
    <w:basedOn w:val="Standard"/>
    <w:next w:val="Standard"/>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Standard"/>
    <w:rsid w:val="00DE379F"/>
    <w:pPr>
      <w:keepNext/>
      <w:tabs>
        <w:tab w:val="left" w:pos="340"/>
      </w:tabs>
      <w:spacing w:after="60" w:line="210" w:lineRule="atLeast"/>
    </w:pPr>
    <w:rPr>
      <w:sz w:val="18"/>
      <w:szCs w:val="24"/>
    </w:rPr>
  </w:style>
  <w:style w:type="paragraph" w:customStyle="1" w:styleId="Figuretitle">
    <w:name w:val="Figure title"/>
    <w:basedOn w:val="Standard"/>
    <w:next w:val="Standard"/>
    <w:rsid w:val="005A0747"/>
    <w:pPr>
      <w:suppressAutoHyphens/>
      <w:spacing w:before="220" w:after="220"/>
      <w:jc w:val="center"/>
    </w:pPr>
    <w:rPr>
      <w:b/>
    </w:rPr>
  </w:style>
  <w:style w:type="paragraph" w:customStyle="1" w:styleId="Foreword">
    <w:name w:val="Foreword"/>
    <w:basedOn w:val="Standard"/>
    <w:next w:val="Standard"/>
    <w:rsid w:val="00DE379F"/>
    <w:rPr>
      <w:color w:val="0000FF"/>
      <w:szCs w:val="24"/>
    </w:rPr>
  </w:style>
  <w:style w:type="paragraph" w:customStyle="1" w:styleId="Formula">
    <w:name w:val="Formula"/>
    <w:basedOn w:val="Standard"/>
    <w:next w:val="Standard"/>
    <w:rsid w:val="00DE379F"/>
    <w:pPr>
      <w:tabs>
        <w:tab w:val="right" w:pos="9752"/>
      </w:tabs>
      <w:spacing w:after="220" w:line="240" w:lineRule="auto"/>
      <w:ind w:left="403"/>
    </w:pPr>
    <w:rPr>
      <w:szCs w:val="24"/>
    </w:rPr>
  </w:style>
  <w:style w:type="paragraph" w:customStyle="1" w:styleId="Introduction">
    <w:name w:val="Introduction"/>
    <w:basedOn w:val="Standard"/>
    <w:next w:val="Standard"/>
    <w:rsid w:val="00DE379F"/>
    <w:pPr>
      <w:keepNext/>
      <w:pageBreakBefore/>
      <w:tabs>
        <w:tab w:val="left" w:pos="400"/>
      </w:tabs>
      <w:suppressAutoHyphens/>
      <w:spacing w:before="960" w:after="310" w:line="310" w:lineRule="exact"/>
    </w:pPr>
    <w:rPr>
      <w:b/>
      <w:sz w:val="28"/>
      <w:szCs w:val="24"/>
    </w:rPr>
  </w:style>
  <w:style w:type="character" w:styleId="Zeilennummer">
    <w:name w:val="line number"/>
    <w:rsid w:val="00DE379F"/>
    <w:rPr>
      <w:noProof w:val="0"/>
      <w:lang w:val="fr-FR"/>
    </w:rPr>
  </w:style>
  <w:style w:type="paragraph" w:customStyle="1" w:styleId="MSDNFR">
    <w:name w:val="MSDNFR"/>
    <w:basedOn w:val="Standard"/>
    <w:next w:val="Standard"/>
    <w:rsid w:val="00DE379F"/>
    <w:pPr>
      <w:spacing w:line="220" w:lineRule="atLeast"/>
    </w:pPr>
    <w:rPr>
      <w:color w:val="0000FF"/>
      <w:szCs w:val="24"/>
    </w:rPr>
  </w:style>
  <w:style w:type="paragraph" w:customStyle="1" w:styleId="na2">
    <w:name w:val="na2"/>
    <w:basedOn w:val="a2"/>
    <w:next w:val="Standard"/>
    <w:rsid w:val="00DE379F"/>
    <w:pPr>
      <w:numPr>
        <w:numId w:val="12"/>
      </w:numPr>
      <w:spacing w:after="0"/>
    </w:pPr>
    <w:rPr>
      <w:rFonts w:eastAsia="Calibri"/>
      <w:i w:val="0"/>
      <w:iCs/>
      <w:szCs w:val="24"/>
      <w:lang w:val="en-US" w:eastAsia="en-US"/>
    </w:rPr>
  </w:style>
  <w:style w:type="paragraph" w:customStyle="1" w:styleId="na3">
    <w:name w:val="na3"/>
    <w:basedOn w:val="a3"/>
    <w:next w:val="Standard"/>
    <w:rsid w:val="00DE379F"/>
    <w:pPr>
      <w:numPr>
        <w:numId w:val="0"/>
      </w:numPr>
      <w:spacing w:after="0"/>
    </w:pPr>
    <w:rPr>
      <w:rFonts w:eastAsia="Calibri"/>
      <w:bCs w:val="0"/>
      <w:szCs w:val="24"/>
      <w:lang w:val="en-US" w:eastAsia="en-US"/>
    </w:rPr>
  </w:style>
  <w:style w:type="paragraph" w:customStyle="1" w:styleId="na4">
    <w:name w:val="na4"/>
    <w:basedOn w:val="a4"/>
    <w:next w:val="Standard"/>
    <w:rsid w:val="00DE379F"/>
    <w:pPr>
      <w:numPr>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Standard"/>
    <w:rsid w:val="00DE379F"/>
    <w:pPr>
      <w:numPr>
        <w:numId w:val="12"/>
      </w:numPr>
      <w:spacing w:after="0"/>
    </w:pPr>
    <w:rPr>
      <w:rFonts w:eastAsia="Calibri"/>
      <w:szCs w:val="24"/>
      <w:lang w:val="en-US" w:eastAsia="en-US"/>
    </w:rPr>
  </w:style>
  <w:style w:type="paragraph" w:customStyle="1" w:styleId="na6">
    <w:name w:val="na6"/>
    <w:basedOn w:val="a6"/>
    <w:next w:val="Standard"/>
    <w:rsid w:val="00DE379F"/>
    <w:pPr>
      <w:numPr>
        <w:numId w:val="12"/>
      </w:numPr>
      <w:spacing w:after="0"/>
    </w:pPr>
    <w:rPr>
      <w:rFonts w:eastAsia="Calibri"/>
      <w:bCs/>
      <w:color w:val="auto"/>
      <w:szCs w:val="24"/>
      <w:lang w:val="en-US" w:eastAsia="en-US"/>
    </w:rPr>
  </w:style>
  <w:style w:type="paragraph" w:customStyle="1" w:styleId="p2">
    <w:name w:val="p2"/>
    <w:basedOn w:val="Standard"/>
    <w:next w:val="Standard"/>
    <w:rsid w:val="00DE379F"/>
    <w:pPr>
      <w:tabs>
        <w:tab w:val="left" w:pos="560"/>
      </w:tabs>
      <w:spacing w:line="240" w:lineRule="auto"/>
    </w:pPr>
    <w:rPr>
      <w:szCs w:val="24"/>
    </w:rPr>
  </w:style>
  <w:style w:type="paragraph" w:customStyle="1" w:styleId="p3">
    <w:name w:val="p3"/>
    <w:basedOn w:val="Standard"/>
    <w:next w:val="Standard"/>
    <w:rsid w:val="00DE379F"/>
    <w:pPr>
      <w:tabs>
        <w:tab w:val="left" w:pos="720"/>
      </w:tabs>
      <w:spacing w:line="240" w:lineRule="auto"/>
    </w:pPr>
    <w:rPr>
      <w:szCs w:val="24"/>
    </w:rPr>
  </w:style>
  <w:style w:type="paragraph" w:customStyle="1" w:styleId="p4">
    <w:name w:val="p4"/>
    <w:basedOn w:val="Standard"/>
    <w:next w:val="Standard"/>
    <w:rsid w:val="00DE379F"/>
    <w:pPr>
      <w:tabs>
        <w:tab w:val="left" w:pos="1100"/>
      </w:tabs>
      <w:spacing w:line="240" w:lineRule="auto"/>
    </w:pPr>
    <w:rPr>
      <w:szCs w:val="24"/>
    </w:rPr>
  </w:style>
  <w:style w:type="paragraph" w:customStyle="1" w:styleId="p5">
    <w:name w:val="p5"/>
    <w:basedOn w:val="Standard"/>
    <w:next w:val="Standard"/>
    <w:rsid w:val="00DE379F"/>
    <w:pPr>
      <w:tabs>
        <w:tab w:val="left" w:pos="1100"/>
      </w:tabs>
      <w:spacing w:line="240" w:lineRule="auto"/>
    </w:pPr>
    <w:rPr>
      <w:szCs w:val="24"/>
    </w:rPr>
  </w:style>
  <w:style w:type="paragraph" w:customStyle="1" w:styleId="p6">
    <w:name w:val="p6"/>
    <w:basedOn w:val="Standard"/>
    <w:next w:val="Standard"/>
    <w:rsid w:val="00DE379F"/>
    <w:pPr>
      <w:tabs>
        <w:tab w:val="left" w:pos="1440"/>
      </w:tabs>
      <w:spacing w:line="240" w:lineRule="auto"/>
    </w:pPr>
    <w:rPr>
      <w:szCs w:val="24"/>
    </w:rPr>
  </w:style>
  <w:style w:type="paragraph" w:customStyle="1" w:styleId="RefNorm">
    <w:name w:val="RefNorm"/>
    <w:basedOn w:val="Standard"/>
    <w:next w:val="Standard"/>
    <w:rsid w:val="00DE379F"/>
    <w:pPr>
      <w:spacing w:line="240" w:lineRule="auto"/>
    </w:pPr>
    <w:rPr>
      <w:szCs w:val="24"/>
    </w:rPr>
  </w:style>
  <w:style w:type="paragraph" w:customStyle="1" w:styleId="Special">
    <w:name w:val="Special"/>
    <w:basedOn w:val="Standard"/>
    <w:next w:val="Standard"/>
    <w:rsid w:val="00DE379F"/>
    <w:pPr>
      <w:spacing w:line="240" w:lineRule="auto"/>
    </w:pPr>
    <w:rPr>
      <w:szCs w:val="24"/>
    </w:rPr>
  </w:style>
  <w:style w:type="paragraph" w:customStyle="1" w:styleId="Tablefootnote">
    <w:name w:val="Table footnote"/>
    <w:basedOn w:val="Standard"/>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Standard"/>
    <w:next w:val="Definition"/>
    <w:rsid w:val="00DE379F"/>
    <w:pPr>
      <w:keepNext/>
      <w:suppressAutoHyphens/>
      <w:spacing w:line="240" w:lineRule="auto"/>
    </w:pPr>
    <w:rPr>
      <w:b/>
      <w:szCs w:val="24"/>
    </w:rPr>
  </w:style>
  <w:style w:type="paragraph" w:customStyle="1" w:styleId="TermNum">
    <w:name w:val="TermNum"/>
    <w:basedOn w:val="Standard"/>
    <w:next w:val="Terms"/>
    <w:rsid w:val="00DE379F"/>
    <w:pPr>
      <w:keepNext/>
      <w:spacing w:line="240" w:lineRule="auto"/>
    </w:pPr>
    <w:rPr>
      <w:b/>
      <w:szCs w:val="24"/>
    </w:rPr>
  </w:style>
  <w:style w:type="paragraph" w:customStyle="1" w:styleId="zzBiblio">
    <w:name w:val="zzBiblio"/>
    <w:basedOn w:val="Standard"/>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Verzeichnis1"/>
    <w:rsid w:val="00DE379F"/>
    <w:pPr>
      <w:tabs>
        <w:tab w:val="clear" w:pos="400"/>
      </w:tabs>
    </w:pPr>
  </w:style>
  <w:style w:type="paragraph" w:customStyle="1" w:styleId="zzCover">
    <w:name w:val="zzCover"/>
    <w:basedOn w:val="Standard"/>
    <w:rsid w:val="00DE379F"/>
    <w:pPr>
      <w:spacing w:after="220" w:line="240" w:lineRule="auto"/>
      <w:jc w:val="right"/>
    </w:pPr>
    <w:rPr>
      <w:b/>
      <w:color w:val="000000"/>
      <w:sz w:val="24"/>
      <w:szCs w:val="24"/>
    </w:rPr>
  </w:style>
  <w:style w:type="paragraph" w:customStyle="1" w:styleId="zzForeword">
    <w:name w:val="zzForeword"/>
    <w:basedOn w:val="Introduction"/>
    <w:next w:val="Standard"/>
    <w:rsid w:val="00DE379F"/>
    <w:pPr>
      <w:tabs>
        <w:tab w:val="clear" w:pos="400"/>
      </w:tabs>
    </w:pPr>
    <w:rPr>
      <w:color w:val="0000FF"/>
    </w:rPr>
  </w:style>
  <w:style w:type="paragraph" w:customStyle="1" w:styleId="zzHelp">
    <w:name w:val="zzHelp"/>
    <w:basedOn w:val="Standard"/>
    <w:rsid w:val="00DE379F"/>
    <w:pPr>
      <w:spacing w:line="240" w:lineRule="auto"/>
    </w:pPr>
    <w:rPr>
      <w:color w:val="008000"/>
      <w:szCs w:val="24"/>
    </w:rPr>
  </w:style>
  <w:style w:type="paragraph" w:customStyle="1" w:styleId="zzIndex">
    <w:name w:val="zzIndex"/>
    <w:basedOn w:val="zzBiblio"/>
    <w:next w:val="Indexberschrift"/>
    <w:rsid w:val="00DE379F"/>
  </w:style>
  <w:style w:type="paragraph" w:customStyle="1" w:styleId="zzLc5">
    <w:name w:val="zzLc5"/>
    <w:basedOn w:val="Standard"/>
    <w:next w:val="Standard"/>
    <w:rsid w:val="00DE379F"/>
    <w:pPr>
      <w:spacing w:line="240" w:lineRule="auto"/>
    </w:pPr>
    <w:rPr>
      <w:szCs w:val="24"/>
    </w:rPr>
  </w:style>
  <w:style w:type="paragraph" w:customStyle="1" w:styleId="zzLc6">
    <w:name w:val="zzLc6"/>
    <w:basedOn w:val="Standard"/>
    <w:next w:val="Standard"/>
    <w:rsid w:val="00DE379F"/>
    <w:pPr>
      <w:spacing w:line="240" w:lineRule="auto"/>
    </w:pPr>
    <w:rPr>
      <w:szCs w:val="24"/>
    </w:rPr>
  </w:style>
  <w:style w:type="paragraph" w:customStyle="1" w:styleId="zzSTDTitle">
    <w:name w:val="zzSTDTitle"/>
    <w:basedOn w:val="Standard"/>
    <w:next w:val="Standard"/>
    <w:rsid w:val="00DE379F"/>
    <w:pPr>
      <w:suppressAutoHyphens/>
      <w:spacing w:before="400" w:after="760" w:line="350" w:lineRule="exact"/>
    </w:pPr>
    <w:rPr>
      <w:b/>
      <w:color w:val="0000FF"/>
      <w:sz w:val="32"/>
      <w:szCs w:val="24"/>
    </w:rPr>
  </w:style>
  <w:style w:type="paragraph" w:customStyle="1" w:styleId="Tabletext10">
    <w:name w:val="Table text (10)"/>
    <w:basedOn w:val="Standard"/>
    <w:rsid w:val="00DE379F"/>
    <w:pPr>
      <w:spacing w:before="60" w:after="60" w:line="240" w:lineRule="auto"/>
    </w:pPr>
    <w:rPr>
      <w:szCs w:val="24"/>
    </w:rPr>
  </w:style>
  <w:style w:type="paragraph" w:customStyle="1" w:styleId="Tabletext9">
    <w:name w:val="Table text (9)"/>
    <w:basedOn w:val="Standard"/>
    <w:rsid w:val="00DE379F"/>
    <w:pPr>
      <w:spacing w:before="60" w:after="60" w:line="210" w:lineRule="atLeast"/>
    </w:pPr>
    <w:rPr>
      <w:sz w:val="18"/>
      <w:szCs w:val="24"/>
    </w:rPr>
  </w:style>
  <w:style w:type="paragraph" w:customStyle="1" w:styleId="Tabletext8">
    <w:name w:val="Table text (8)"/>
    <w:basedOn w:val="Standard"/>
    <w:rsid w:val="00DE379F"/>
    <w:pPr>
      <w:spacing w:before="60" w:after="60" w:line="190" w:lineRule="atLeast"/>
    </w:pPr>
    <w:rPr>
      <w:szCs w:val="24"/>
    </w:rPr>
  </w:style>
  <w:style w:type="paragraph" w:customStyle="1" w:styleId="Tabletext7">
    <w:name w:val="Table text (7)"/>
    <w:basedOn w:val="Standard"/>
    <w:rsid w:val="00DE379F"/>
    <w:pPr>
      <w:spacing w:before="60" w:after="60" w:line="170" w:lineRule="atLeast"/>
    </w:pPr>
    <w:rPr>
      <w:sz w:val="14"/>
      <w:szCs w:val="24"/>
    </w:rPr>
  </w:style>
  <w:style w:type="numbering" w:customStyle="1" w:styleId="NoList11">
    <w:name w:val="No List11"/>
    <w:next w:val="KeineListe"/>
    <w:uiPriority w:val="99"/>
    <w:semiHidden/>
    <w:unhideWhenUsed/>
    <w:rsid w:val="00DE379F"/>
  </w:style>
  <w:style w:type="table" w:customStyle="1" w:styleId="TableGrid8">
    <w:name w:val="Table Grid8"/>
    <w:basedOn w:val="NormaleTabelle"/>
    <w:next w:val="Tabellenraster"/>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NormaleTabelle"/>
    <w:next w:val="Tabellenraster"/>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NormaleTabelle"/>
    <w:next w:val="FarbigeSchattierung-Akz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NormaleTabelle"/>
    <w:next w:val="TabelleRaster1"/>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NormaleTabelle"/>
    <w:next w:val="Tabellenraster"/>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NormaleTabelle"/>
    <w:next w:val="Tabellenraster"/>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NormaleTabelle"/>
    <w:next w:val="Tabellenraster"/>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NormaleTabelle"/>
    <w:next w:val="Tabellenraster"/>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NormaleTabelle"/>
    <w:next w:val="Tabellenraster"/>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NormaleTabelle"/>
    <w:next w:val="Tabellenraster"/>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NormaleTabelle"/>
    <w:next w:val="Tabellenraster"/>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NormaleTabelle"/>
    <w:next w:val="Tabellenraster"/>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NormaleTabelle"/>
    <w:next w:val="Tabellenraster"/>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NormaleTabelle"/>
    <w:next w:val="Tabellenraster"/>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NormaleTabelle"/>
    <w:next w:val="Tabellenraster"/>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NormaleTabelle"/>
    <w:next w:val="Tabellenraster"/>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Standard"/>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Standard"/>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Absatz-Standardschriftart"/>
    <w:uiPriority w:val="99"/>
    <w:semiHidden/>
    <w:unhideWhenUsed/>
    <w:rsid w:val="00B66C1A"/>
    <w:rPr>
      <w:color w:val="605E5C"/>
      <w:shd w:val="clear" w:color="auto" w:fill="E1DFDD"/>
    </w:rPr>
  </w:style>
  <w:style w:type="paragraph" w:customStyle="1" w:styleId="Caption1">
    <w:name w:val="Caption1"/>
    <w:basedOn w:val="Standard"/>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Standard"/>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NormaleTabelle"/>
    <w:next w:val="Tabellenraster"/>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Standard"/>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Standard"/>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Standard"/>
    <w:next w:val="Standard"/>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Standard"/>
    <w:next w:val="Standard"/>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Standard"/>
    <w:rsid w:val="00E9151D"/>
    <w:pPr>
      <w:spacing w:before="210" w:after="0" w:line="210" w:lineRule="exact"/>
      <w:jc w:val="left"/>
    </w:pPr>
    <w:rPr>
      <w:rFonts w:eastAsia="Times New Roman"/>
      <w:sz w:val="18"/>
      <w:lang w:eastAsia="en-US"/>
    </w:rPr>
  </w:style>
  <w:style w:type="paragraph" w:customStyle="1" w:styleId="subpara">
    <w:name w:val="sub para"/>
    <w:basedOn w:val="Standard"/>
    <w:rsid w:val="00E9151D"/>
    <w:pPr>
      <w:spacing w:before="60" w:after="60" w:line="240" w:lineRule="auto"/>
      <w:ind w:left="1134" w:right="794" w:hanging="567"/>
    </w:pPr>
    <w:rPr>
      <w:rFonts w:ascii="Arial Narrow" w:eastAsia="Times New Roman" w:hAnsi="Arial Narrow"/>
      <w:sz w:val="22"/>
      <w:lang w:eastAsia="en-US"/>
    </w:rPr>
  </w:style>
  <w:style w:type="paragraph" w:styleId="KeinLeerraum">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Standard"/>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NormaleTabelle"/>
    <w:next w:val="Tabellenraster"/>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NormaleTabelle"/>
    <w:next w:val="Tabellenraster"/>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3"/>
      </w:numPr>
    </w:pPr>
  </w:style>
  <w:style w:type="character" w:customStyle="1" w:styleId="UnresolvedMention10">
    <w:name w:val="Unresolved Mention10"/>
    <w:basedOn w:val="Absatz-Standardschriftart"/>
    <w:uiPriority w:val="99"/>
    <w:semiHidden/>
    <w:unhideWhenUsed/>
    <w:rsid w:val="00E9151D"/>
    <w:rPr>
      <w:color w:val="605E5C"/>
      <w:shd w:val="clear" w:color="auto" w:fill="E1DFDD"/>
    </w:rPr>
  </w:style>
  <w:style w:type="paragraph" w:customStyle="1" w:styleId="dt">
    <w:name w:val="dt"/>
    <w:basedOn w:val="Standard"/>
    <w:next w:val="Standard"/>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Absatz-Standardschriftart"/>
    <w:uiPriority w:val="99"/>
    <w:semiHidden/>
    <w:unhideWhenUsed/>
    <w:rsid w:val="00E9151D"/>
    <w:rPr>
      <w:color w:val="605E5C"/>
      <w:shd w:val="clear" w:color="auto" w:fill="E1DFDD"/>
    </w:rPr>
  </w:style>
  <w:style w:type="paragraph" w:customStyle="1" w:styleId="Quote1">
    <w:name w:val="Quote1"/>
    <w:basedOn w:val="Standard"/>
    <w:next w:val="Standard"/>
    <w:uiPriority w:val="29"/>
    <w:qFormat/>
    <w:rsid w:val="00E9151D"/>
    <w:pPr>
      <w:spacing w:before="200" w:after="160"/>
      <w:ind w:left="864" w:right="864"/>
      <w:jc w:val="center"/>
    </w:pPr>
    <w:rPr>
      <w:i/>
      <w:iCs/>
      <w:color w:val="404040"/>
    </w:rPr>
  </w:style>
  <w:style w:type="character" w:customStyle="1" w:styleId="ZitatZchn">
    <w:name w:val="Zitat Zchn"/>
    <w:basedOn w:val="Absatz-Standardschriftart"/>
    <w:link w:val="Zitat"/>
    <w:uiPriority w:val="29"/>
    <w:rsid w:val="00E9151D"/>
    <w:rPr>
      <w:rFonts w:ascii="Arial" w:hAnsi="Arial"/>
      <w:i/>
      <w:iCs/>
      <w:color w:val="404040"/>
      <w:lang w:eastAsia="ja-JP"/>
    </w:rPr>
  </w:style>
  <w:style w:type="paragraph" w:styleId="Zitat">
    <w:name w:val="Quote"/>
    <w:basedOn w:val="Standard"/>
    <w:next w:val="Standard"/>
    <w:link w:val="ZitatZchn"/>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Absatz-Standardschriftar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Absatz-Standardschriftart"/>
    <w:uiPriority w:val="99"/>
    <w:semiHidden/>
    <w:unhideWhenUsed/>
    <w:rsid w:val="00F6101A"/>
    <w:rPr>
      <w:color w:val="605E5C"/>
      <w:shd w:val="clear" w:color="auto" w:fill="E1DFDD"/>
    </w:rPr>
  </w:style>
  <w:style w:type="character" w:styleId="NichtaufgelsteErwhnung">
    <w:name w:val="Unresolved Mention"/>
    <w:basedOn w:val="Absatz-Standardschriftart"/>
    <w:uiPriority w:val="99"/>
    <w:semiHidden/>
    <w:unhideWhenUsed/>
    <w:rsid w:val="00164948"/>
    <w:rPr>
      <w:color w:val="605E5C"/>
      <w:shd w:val="clear" w:color="auto" w:fill="E1DFDD"/>
    </w:rPr>
  </w:style>
  <w:style w:type="paragraph" w:customStyle="1" w:styleId="StylezzForewordAuto">
    <w:name w:val="Style zzForeword + Auto"/>
    <w:basedOn w:val="Standard"/>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32716745">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3978836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76773212">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20922849">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mailto:info@iho.in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hyperlink" Target="https://registry.iho.int" TargetMode="External"/><Relationship Id="rId27" Type="http://schemas.openxmlformats.org/officeDocument/2006/relationships/header" Target="header6.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2910</Words>
  <Characters>18337</Characters>
  <Application>Microsoft Office Word</Application>
  <DocSecurity>0</DocSecurity>
  <Lines>152</Lines>
  <Paragraphs>42</Paragraphs>
  <ScaleCrop>false</ScaleCrop>
  <Company/>
  <LinksUpToDate>false</LinksUpToDate>
  <CharactersWithSpaces>21205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Daniel Rohde</cp:lastModifiedBy>
  <cp:revision>63</cp:revision>
  <cp:lastPrinted>2023-06-09T07:47:00Z</cp:lastPrinted>
  <dcterms:created xsi:type="dcterms:W3CDTF">2024-10-01T18:40:00Z</dcterms:created>
  <dcterms:modified xsi:type="dcterms:W3CDTF">2025-10-01T14:16:00Z</dcterms:modified>
</cp:coreProperties>
</file>